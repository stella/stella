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8847E" w14:textId="43642AC7" w:rsidR="00366D6B" w:rsidRPr="00F56967" w:rsidRDefault="00366D6B" w:rsidP="00230CA2">
      <w:pPr>
        <w:widowControl w:val="0"/>
        <w:spacing w:before="120" w:after="120" w:line="300" w:lineRule="exact"/>
        <w:rPr>
          <w:rFonts w:ascii="Corbel" w:hAnsi="Corbel"/>
          <w:b/>
          <w:caps/>
          <w:color w:val="575757"/>
          <w:spacing w:val="20"/>
          <w:sz w:val="28"/>
          <w:szCs w:val="21"/>
        </w:rPr>
      </w:pPr>
      <w:r w:rsidRPr="00F56967">
        <w:rPr>
          <w:rFonts w:ascii="Corbel" w:hAnsi="Corbel"/>
          <w:b/>
          <w:caps/>
          <w:color w:val="575757"/>
          <w:spacing w:val="20"/>
          <w:sz w:val="28"/>
          <w:szCs w:val="21"/>
        </w:rPr>
        <w:t xml:space="preserve">Smlouva o převodu </w:t>
      </w:r>
      <w:r w:rsidR="00372063" w:rsidRPr="00F56967">
        <w:rPr>
          <w:rFonts w:ascii="Corbel" w:hAnsi="Corbel"/>
          <w:b/>
          <w:caps/>
          <w:color w:val="575757"/>
          <w:spacing w:val="20"/>
          <w:sz w:val="28"/>
          <w:szCs w:val="21"/>
        </w:rPr>
        <w:t>podíl</w:t>
      </w:r>
      <w:r w:rsidR="00B03999">
        <w:rPr>
          <w:rFonts w:ascii="Corbel" w:hAnsi="Corbel"/>
          <w:b/>
          <w:caps/>
          <w:color w:val="575757"/>
          <w:spacing w:val="20"/>
          <w:sz w:val="28"/>
          <w:szCs w:val="21"/>
        </w:rPr>
        <w:t>ů</w:t>
      </w:r>
      <w:r w:rsidR="00822D2B" w:rsidRPr="00F56967">
        <w:rPr>
          <w:rFonts w:ascii="Corbel" w:hAnsi="Corbel"/>
          <w:b/>
          <w:caps/>
          <w:color w:val="575757"/>
          <w:spacing w:val="20"/>
          <w:sz w:val="28"/>
          <w:szCs w:val="21"/>
        </w:rPr>
        <w:t xml:space="preserve"> VE </w:t>
      </w:r>
      <w:r w:rsidR="00BC4660">
        <w:rPr>
          <w:rFonts w:ascii="Corbel" w:hAnsi="Corbel"/>
          <w:b/>
          <w:caps/>
          <w:color w:val="575757"/>
          <w:spacing w:val="20"/>
          <w:sz w:val="28"/>
          <w:szCs w:val="21"/>
        </w:rPr>
        <w:t>SPOLEČNOST</w:t>
      </w:r>
      <w:r w:rsidR="00356041">
        <w:rPr>
          <w:rFonts w:ascii="Corbel" w:hAnsi="Corbel"/>
          <w:b/>
          <w:caps/>
          <w:color w:val="575757"/>
          <w:spacing w:val="20"/>
          <w:sz w:val="28"/>
          <w:szCs w:val="21"/>
        </w:rPr>
        <w:t>ECH</w:t>
      </w:r>
      <w:r w:rsidR="00BC4660">
        <w:rPr>
          <w:rFonts w:ascii="Corbel" w:hAnsi="Corbel"/>
          <w:b/>
          <w:caps/>
          <w:color w:val="575757"/>
          <w:spacing w:val="20"/>
          <w:sz w:val="28"/>
          <w:szCs w:val="21"/>
        </w:rPr>
        <w:t xml:space="preserve"> </w:t>
      </w:r>
      <w:r w:rsidR="00F359B7">
        <w:rPr>
          <w:rFonts w:ascii="Corbel" w:hAnsi="Corbel"/>
          <w:b/>
          <w:caps/>
          <w:color w:val="575757"/>
          <w:spacing w:val="20"/>
          <w:sz w:val="28"/>
          <w:szCs w:val="21"/>
        </w:rPr>
        <w:t>RELAKA</w:t>
      </w:r>
      <w:r w:rsidR="00893FDB">
        <w:rPr>
          <w:rFonts w:ascii="Corbel" w:hAnsi="Corbel"/>
          <w:b/>
          <w:bCs/>
          <w:caps/>
          <w:color w:val="575757"/>
          <w:spacing w:val="20"/>
          <w:sz w:val="28"/>
          <w:szCs w:val="21"/>
        </w:rPr>
        <w:t xml:space="preserve"> s.r.o.</w:t>
      </w:r>
      <w:r w:rsidR="00356041">
        <w:rPr>
          <w:rFonts w:ascii="Corbel" w:hAnsi="Corbel"/>
          <w:b/>
          <w:bCs/>
          <w:caps/>
          <w:color w:val="575757"/>
          <w:spacing w:val="20"/>
          <w:sz w:val="28"/>
          <w:szCs w:val="21"/>
        </w:rPr>
        <w:t xml:space="preserve"> a AGROBIOPLYN s.r.o.</w:t>
      </w:r>
    </w:p>
    <w:p w14:paraId="169FA1AE" w14:textId="77777777" w:rsidR="004D6AAC" w:rsidRPr="00F56967" w:rsidRDefault="004D6AAC" w:rsidP="00230CA2">
      <w:pPr>
        <w:widowControl w:val="0"/>
        <w:spacing w:before="120" w:after="120" w:line="300" w:lineRule="exact"/>
        <w:rPr>
          <w:rFonts w:ascii="Corbel" w:hAnsi="Corbel"/>
          <w:color w:val="575757"/>
          <w:szCs w:val="21"/>
        </w:rPr>
      </w:pPr>
    </w:p>
    <w:p w14:paraId="050A43C4" w14:textId="77777777" w:rsidR="00C8552A" w:rsidRPr="00F56967" w:rsidRDefault="00C8552A" w:rsidP="00230CA2">
      <w:pPr>
        <w:widowControl w:val="0"/>
        <w:spacing w:before="120" w:after="120" w:line="300" w:lineRule="exact"/>
        <w:rPr>
          <w:rFonts w:ascii="Corbel" w:hAnsi="Corbel"/>
          <w:color w:val="575757"/>
          <w:szCs w:val="21"/>
        </w:rPr>
      </w:pPr>
    </w:p>
    <w:p w14:paraId="75D6687A" w14:textId="77777777" w:rsidR="00C8552A" w:rsidRPr="00F56967" w:rsidRDefault="00C8552A" w:rsidP="00230CA2">
      <w:pPr>
        <w:widowControl w:val="0"/>
        <w:spacing w:before="120" w:after="120" w:line="300" w:lineRule="exact"/>
        <w:rPr>
          <w:rFonts w:ascii="Corbel" w:hAnsi="Corbel"/>
          <w:color w:val="575757"/>
          <w:szCs w:val="21"/>
        </w:rPr>
      </w:pPr>
    </w:p>
    <w:p w14:paraId="3D730BF4" w14:textId="77777777" w:rsidR="00366D6B" w:rsidRPr="00F56967" w:rsidRDefault="00366D6B" w:rsidP="00230CA2">
      <w:pPr>
        <w:widowControl w:val="0"/>
        <w:spacing w:before="120" w:after="120" w:line="300" w:lineRule="exact"/>
        <w:rPr>
          <w:rFonts w:ascii="Corbel" w:hAnsi="Corbel"/>
          <w:color w:val="575757"/>
          <w:szCs w:val="21"/>
        </w:rPr>
      </w:pPr>
      <w:r w:rsidRPr="00F56967">
        <w:rPr>
          <w:rFonts w:ascii="Corbel" w:hAnsi="Corbel"/>
          <w:color w:val="575757"/>
          <w:szCs w:val="21"/>
        </w:rPr>
        <w:t>mezi</w:t>
      </w:r>
    </w:p>
    <w:p w14:paraId="019E5E65" w14:textId="77777777" w:rsidR="004D6AAC" w:rsidRPr="00F56967" w:rsidRDefault="004D6AAC" w:rsidP="00230CA2">
      <w:pPr>
        <w:widowControl w:val="0"/>
        <w:spacing w:before="120" w:after="120" w:line="300" w:lineRule="exact"/>
        <w:rPr>
          <w:rFonts w:ascii="Corbel" w:hAnsi="Corbel"/>
          <w:color w:val="575757"/>
          <w:szCs w:val="21"/>
        </w:rPr>
      </w:pPr>
    </w:p>
    <w:p w14:paraId="3397F87F" w14:textId="77777777" w:rsidR="00C8552A" w:rsidRPr="00F56967" w:rsidRDefault="00C8552A" w:rsidP="00230CA2">
      <w:pPr>
        <w:widowControl w:val="0"/>
        <w:spacing w:before="120" w:after="120" w:line="300" w:lineRule="exact"/>
        <w:rPr>
          <w:rFonts w:ascii="Corbel" w:hAnsi="Corbel"/>
          <w:color w:val="575757"/>
          <w:szCs w:val="21"/>
        </w:rPr>
      </w:pPr>
    </w:p>
    <w:p w14:paraId="6824F5A1" w14:textId="0919B314" w:rsidR="004D6AAC" w:rsidRPr="00231E1F" w:rsidRDefault="00F359B7" w:rsidP="00230CA2">
      <w:pPr>
        <w:widowControl w:val="0"/>
        <w:spacing w:before="120" w:after="120" w:line="300" w:lineRule="exact"/>
        <w:rPr>
          <w:rFonts w:ascii="Corbel" w:hAnsi="Corbel"/>
          <w:b/>
          <w:bCs/>
          <w:color w:val="575757"/>
          <w:szCs w:val="21"/>
        </w:rPr>
      </w:pPr>
      <w:r w:rsidRPr="00231E1F">
        <w:rPr>
          <w:rFonts w:ascii="Corbel" w:hAnsi="Corbel"/>
          <w:b/>
          <w:bCs/>
          <w:color w:val="575757"/>
          <w:szCs w:val="21"/>
        </w:rPr>
        <w:t>ENCAP s.r.o.</w:t>
      </w:r>
    </w:p>
    <w:p w14:paraId="6CF0107E" w14:textId="730ECAF7" w:rsidR="00AE67A6" w:rsidRDefault="00510135" w:rsidP="00230CA2">
      <w:pPr>
        <w:widowControl w:val="0"/>
        <w:spacing w:before="120" w:after="120" w:line="300" w:lineRule="exact"/>
        <w:rPr>
          <w:rFonts w:ascii="Corbel" w:hAnsi="Corbel"/>
          <w:color w:val="575757"/>
          <w:szCs w:val="21"/>
        </w:rPr>
      </w:pPr>
      <w:r w:rsidRPr="00F56967">
        <w:rPr>
          <w:rFonts w:ascii="Corbel" w:hAnsi="Corbel"/>
          <w:color w:val="575757"/>
          <w:szCs w:val="21"/>
        </w:rPr>
        <w:t xml:space="preserve">jako </w:t>
      </w:r>
      <w:r w:rsidR="00001369" w:rsidRPr="00F56967">
        <w:rPr>
          <w:rFonts w:ascii="Corbel" w:hAnsi="Corbel"/>
          <w:color w:val="575757"/>
          <w:szCs w:val="21"/>
        </w:rPr>
        <w:t>prodávajícím</w:t>
      </w:r>
      <w:r w:rsidR="00893FDB">
        <w:rPr>
          <w:rFonts w:ascii="Corbel" w:hAnsi="Corbel"/>
          <w:color w:val="575757"/>
          <w:szCs w:val="21"/>
        </w:rPr>
        <w:t xml:space="preserve"> 1</w:t>
      </w:r>
    </w:p>
    <w:p w14:paraId="43FE22A2" w14:textId="7DBE2166" w:rsidR="00893FDB" w:rsidRDefault="00893FDB" w:rsidP="00230CA2">
      <w:pPr>
        <w:widowControl w:val="0"/>
        <w:spacing w:before="120" w:after="120" w:line="300" w:lineRule="exact"/>
        <w:rPr>
          <w:rFonts w:ascii="Corbel" w:hAnsi="Corbel"/>
          <w:color w:val="575757"/>
          <w:szCs w:val="21"/>
        </w:rPr>
      </w:pPr>
    </w:p>
    <w:p w14:paraId="02144DE7" w14:textId="3D141DE6" w:rsidR="00893FDB" w:rsidRDefault="00893FDB" w:rsidP="00230CA2">
      <w:pPr>
        <w:widowControl w:val="0"/>
        <w:spacing w:before="120" w:after="120" w:line="300" w:lineRule="exact"/>
        <w:rPr>
          <w:rFonts w:ascii="Corbel" w:hAnsi="Corbel"/>
          <w:color w:val="575757"/>
          <w:szCs w:val="21"/>
        </w:rPr>
      </w:pPr>
      <w:r>
        <w:rPr>
          <w:rFonts w:ascii="Corbel" w:hAnsi="Corbel"/>
          <w:color w:val="575757"/>
          <w:szCs w:val="21"/>
        </w:rPr>
        <w:t>a</w:t>
      </w:r>
    </w:p>
    <w:p w14:paraId="47CBC231" w14:textId="6EE5B022" w:rsidR="00893FDB" w:rsidRDefault="00893FDB" w:rsidP="00230CA2">
      <w:pPr>
        <w:widowControl w:val="0"/>
        <w:spacing w:before="120" w:after="120" w:line="300" w:lineRule="exact"/>
        <w:rPr>
          <w:rFonts w:ascii="Corbel" w:hAnsi="Corbel"/>
          <w:color w:val="575757"/>
          <w:szCs w:val="21"/>
        </w:rPr>
      </w:pPr>
    </w:p>
    <w:p w14:paraId="7CA2FC7D" w14:textId="4210854F" w:rsidR="00893FDB" w:rsidRPr="00231E1F" w:rsidRDefault="00893FDB" w:rsidP="00230CA2">
      <w:pPr>
        <w:widowControl w:val="0"/>
        <w:spacing w:before="120" w:after="120" w:line="300" w:lineRule="exact"/>
        <w:rPr>
          <w:rFonts w:ascii="Corbel" w:hAnsi="Corbel"/>
          <w:b/>
          <w:bCs/>
          <w:color w:val="575757"/>
          <w:szCs w:val="21"/>
        </w:rPr>
      </w:pPr>
      <w:r w:rsidRPr="00231E1F">
        <w:rPr>
          <w:rFonts w:ascii="Corbel" w:hAnsi="Corbel"/>
          <w:b/>
          <w:bCs/>
          <w:color w:val="575757"/>
          <w:szCs w:val="21"/>
        </w:rPr>
        <w:t xml:space="preserve">Ing. </w:t>
      </w:r>
      <w:r w:rsidR="00F359B7" w:rsidRPr="00231E1F">
        <w:rPr>
          <w:rFonts w:ascii="Corbel" w:hAnsi="Corbel"/>
          <w:b/>
          <w:bCs/>
          <w:color w:val="575757"/>
          <w:szCs w:val="21"/>
        </w:rPr>
        <w:t xml:space="preserve">Stanislavem </w:t>
      </w:r>
      <w:proofErr w:type="spellStart"/>
      <w:r w:rsidR="00F359B7" w:rsidRPr="00231E1F">
        <w:rPr>
          <w:rFonts w:ascii="Corbel" w:hAnsi="Corbel"/>
          <w:b/>
          <w:bCs/>
          <w:color w:val="575757"/>
          <w:szCs w:val="21"/>
        </w:rPr>
        <w:t>Braňkou</w:t>
      </w:r>
      <w:proofErr w:type="spellEnd"/>
    </w:p>
    <w:p w14:paraId="61DBFEE0" w14:textId="5C1B77A7" w:rsidR="00893FDB" w:rsidRDefault="00893FDB" w:rsidP="00230CA2">
      <w:pPr>
        <w:widowControl w:val="0"/>
        <w:spacing w:before="120" w:after="120" w:line="300" w:lineRule="exact"/>
        <w:rPr>
          <w:rFonts w:ascii="Corbel" w:hAnsi="Corbel"/>
          <w:color w:val="575757"/>
          <w:szCs w:val="21"/>
        </w:rPr>
      </w:pPr>
      <w:r>
        <w:rPr>
          <w:rFonts w:ascii="Corbel" w:hAnsi="Corbel"/>
          <w:color w:val="575757"/>
          <w:szCs w:val="21"/>
        </w:rPr>
        <w:t>jako prodávajícím 2</w:t>
      </w:r>
    </w:p>
    <w:p w14:paraId="53500E97" w14:textId="77D71104" w:rsidR="00893FDB" w:rsidRDefault="00893FDB" w:rsidP="00230CA2">
      <w:pPr>
        <w:widowControl w:val="0"/>
        <w:spacing w:before="120" w:after="120" w:line="300" w:lineRule="exact"/>
        <w:rPr>
          <w:rFonts w:ascii="Corbel" w:hAnsi="Corbel"/>
          <w:color w:val="575757"/>
          <w:szCs w:val="21"/>
        </w:rPr>
      </w:pPr>
    </w:p>
    <w:p w14:paraId="10B4AE4F" w14:textId="2455941F" w:rsidR="00893FDB" w:rsidRDefault="00893FDB" w:rsidP="00230CA2">
      <w:pPr>
        <w:widowControl w:val="0"/>
        <w:spacing w:before="120" w:after="120" w:line="300" w:lineRule="exact"/>
        <w:rPr>
          <w:rFonts w:ascii="Corbel" w:hAnsi="Corbel"/>
          <w:color w:val="575757"/>
          <w:szCs w:val="21"/>
        </w:rPr>
      </w:pPr>
      <w:r>
        <w:rPr>
          <w:rFonts w:ascii="Corbel" w:hAnsi="Corbel"/>
          <w:color w:val="575757"/>
          <w:szCs w:val="21"/>
        </w:rPr>
        <w:t>a</w:t>
      </w:r>
    </w:p>
    <w:p w14:paraId="022026A2" w14:textId="75B51E6A" w:rsidR="00893FDB" w:rsidRDefault="00893FDB" w:rsidP="00230CA2">
      <w:pPr>
        <w:widowControl w:val="0"/>
        <w:spacing w:before="120" w:after="120" w:line="300" w:lineRule="exact"/>
        <w:rPr>
          <w:rFonts w:ascii="Corbel" w:hAnsi="Corbel"/>
          <w:color w:val="575757"/>
          <w:szCs w:val="21"/>
        </w:rPr>
      </w:pPr>
    </w:p>
    <w:p w14:paraId="705E1FC8" w14:textId="7E364400" w:rsidR="00893FDB" w:rsidRPr="00231E1F" w:rsidRDefault="00F359B7" w:rsidP="00893FDB">
      <w:pPr>
        <w:widowControl w:val="0"/>
        <w:spacing w:before="120" w:after="120" w:line="300" w:lineRule="exact"/>
        <w:rPr>
          <w:rFonts w:ascii="Corbel" w:hAnsi="Corbel"/>
          <w:b/>
          <w:bCs/>
          <w:color w:val="575757"/>
          <w:szCs w:val="21"/>
        </w:rPr>
      </w:pPr>
      <w:r w:rsidRPr="00231E1F">
        <w:rPr>
          <w:rFonts w:ascii="Corbel" w:hAnsi="Corbel"/>
          <w:b/>
          <w:bCs/>
          <w:color w:val="575757"/>
          <w:szCs w:val="21"/>
        </w:rPr>
        <w:t xml:space="preserve">Miroslavem </w:t>
      </w:r>
      <w:proofErr w:type="spellStart"/>
      <w:r w:rsidRPr="00231E1F">
        <w:rPr>
          <w:rFonts w:ascii="Corbel" w:hAnsi="Corbel"/>
          <w:b/>
          <w:bCs/>
          <w:color w:val="575757"/>
          <w:szCs w:val="21"/>
        </w:rPr>
        <w:t>Braňkou</w:t>
      </w:r>
      <w:proofErr w:type="spellEnd"/>
    </w:p>
    <w:p w14:paraId="405CC57D" w14:textId="4E7AB7D1" w:rsidR="00893FDB" w:rsidRPr="00F56967" w:rsidRDefault="00893FDB" w:rsidP="00893FDB">
      <w:pPr>
        <w:widowControl w:val="0"/>
        <w:spacing w:before="120" w:after="120" w:line="300" w:lineRule="exact"/>
        <w:rPr>
          <w:rFonts w:ascii="Corbel" w:hAnsi="Corbel"/>
          <w:color w:val="575757"/>
          <w:szCs w:val="21"/>
        </w:rPr>
      </w:pPr>
      <w:r>
        <w:rPr>
          <w:rFonts w:ascii="Corbel" w:hAnsi="Corbel"/>
          <w:color w:val="575757"/>
          <w:szCs w:val="21"/>
        </w:rPr>
        <w:t>jako prodávajícím 3</w:t>
      </w:r>
    </w:p>
    <w:p w14:paraId="50B5A29D" w14:textId="77777777" w:rsidR="00924AF6" w:rsidRPr="00F56967" w:rsidRDefault="00924AF6" w:rsidP="00230CA2">
      <w:pPr>
        <w:widowControl w:val="0"/>
        <w:spacing w:before="120" w:after="120" w:line="300" w:lineRule="exact"/>
        <w:rPr>
          <w:rFonts w:ascii="Corbel" w:hAnsi="Corbel"/>
          <w:color w:val="575757"/>
          <w:szCs w:val="21"/>
        </w:rPr>
      </w:pPr>
    </w:p>
    <w:p w14:paraId="360BD052" w14:textId="77777777" w:rsidR="00001369" w:rsidRPr="00F56967" w:rsidRDefault="00001369" w:rsidP="00230CA2">
      <w:pPr>
        <w:widowControl w:val="0"/>
        <w:spacing w:before="120" w:after="120" w:line="300" w:lineRule="exact"/>
        <w:rPr>
          <w:rFonts w:ascii="Corbel" w:hAnsi="Corbel"/>
          <w:color w:val="575757"/>
          <w:szCs w:val="21"/>
        </w:rPr>
      </w:pPr>
      <w:r w:rsidRPr="00F56967">
        <w:rPr>
          <w:rFonts w:ascii="Corbel" w:hAnsi="Corbel"/>
          <w:color w:val="575757"/>
          <w:szCs w:val="21"/>
        </w:rPr>
        <w:t>a</w:t>
      </w:r>
    </w:p>
    <w:p w14:paraId="03525B91" w14:textId="77777777" w:rsidR="00924AF6" w:rsidRPr="00F56967" w:rsidRDefault="00924AF6" w:rsidP="00230CA2">
      <w:pPr>
        <w:widowControl w:val="0"/>
        <w:spacing w:before="120" w:after="120" w:line="300" w:lineRule="exact"/>
        <w:rPr>
          <w:rFonts w:ascii="Corbel" w:hAnsi="Corbel"/>
          <w:color w:val="575757"/>
          <w:szCs w:val="21"/>
        </w:rPr>
      </w:pPr>
    </w:p>
    <w:p w14:paraId="098F6C5F" w14:textId="4942403B" w:rsidR="00366D6B" w:rsidRPr="00231E1F" w:rsidRDefault="00F359B7" w:rsidP="00230CA2">
      <w:pPr>
        <w:widowControl w:val="0"/>
        <w:spacing w:before="120" w:after="120" w:line="300" w:lineRule="exact"/>
        <w:rPr>
          <w:rFonts w:ascii="Corbel" w:hAnsi="Corbel"/>
          <w:b/>
          <w:bCs/>
          <w:color w:val="575757"/>
          <w:szCs w:val="21"/>
        </w:rPr>
      </w:pPr>
      <w:r w:rsidRPr="00231E1F">
        <w:rPr>
          <w:rFonts w:ascii="Corbel" w:hAnsi="Corbel"/>
          <w:b/>
          <w:bCs/>
          <w:color w:val="575757"/>
          <w:szCs w:val="21"/>
        </w:rPr>
        <w:t>Pražské služby, a.s.</w:t>
      </w:r>
    </w:p>
    <w:p w14:paraId="5E3D2FCF" w14:textId="4EA2B2A4" w:rsidR="005E61E0" w:rsidRPr="00F56967" w:rsidRDefault="00366D6B" w:rsidP="00230CA2">
      <w:pPr>
        <w:widowControl w:val="0"/>
        <w:spacing w:before="120" w:after="120" w:line="300" w:lineRule="exact"/>
        <w:rPr>
          <w:rFonts w:ascii="Corbel" w:hAnsi="Corbel"/>
          <w:color w:val="575757"/>
          <w:szCs w:val="21"/>
        </w:rPr>
      </w:pPr>
      <w:r w:rsidRPr="00F56967">
        <w:rPr>
          <w:rFonts w:ascii="Corbel" w:hAnsi="Corbel"/>
          <w:color w:val="575757"/>
          <w:szCs w:val="21"/>
        </w:rPr>
        <w:t xml:space="preserve">jako </w:t>
      </w:r>
      <w:r w:rsidR="00001369" w:rsidRPr="00F56967">
        <w:rPr>
          <w:rFonts w:ascii="Corbel" w:hAnsi="Corbel"/>
          <w:color w:val="575757"/>
          <w:szCs w:val="21"/>
        </w:rPr>
        <w:t>kupujícím</w:t>
      </w:r>
    </w:p>
    <w:p w14:paraId="3B92143A" w14:textId="77777777" w:rsidR="00396EC2" w:rsidRPr="00F56967" w:rsidRDefault="00396EC2" w:rsidP="00396EC2">
      <w:pPr>
        <w:widowControl w:val="0"/>
        <w:spacing w:before="120" w:after="120" w:line="300" w:lineRule="exact"/>
        <w:rPr>
          <w:rFonts w:ascii="Corbel" w:hAnsi="Corbel"/>
          <w:color w:val="575757"/>
          <w:szCs w:val="21"/>
        </w:rPr>
      </w:pPr>
    </w:p>
    <w:p w14:paraId="26B8C5C8" w14:textId="77777777" w:rsidR="00EE7C36" w:rsidRPr="00F56967" w:rsidRDefault="00EE7C36" w:rsidP="00230CA2">
      <w:pPr>
        <w:widowControl w:val="0"/>
        <w:spacing w:before="120" w:after="120" w:line="300" w:lineRule="exact"/>
        <w:rPr>
          <w:rFonts w:ascii="Corbel" w:hAnsi="Corbel"/>
          <w:color w:val="575757"/>
          <w:szCs w:val="21"/>
        </w:rPr>
      </w:pPr>
    </w:p>
    <w:p w14:paraId="19885EED" w14:textId="0981AB02" w:rsidR="00924AF6" w:rsidRPr="00F56967" w:rsidRDefault="00366D6B" w:rsidP="00230CA2">
      <w:pPr>
        <w:widowControl w:val="0"/>
        <w:spacing w:before="120" w:after="120" w:line="300" w:lineRule="exact"/>
        <w:rPr>
          <w:rFonts w:ascii="Corbel" w:hAnsi="Corbel"/>
          <w:color w:val="575757"/>
          <w:szCs w:val="21"/>
        </w:rPr>
      </w:pPr>
      <w:r w:rsidRPr="00F56967">
        <w:rPr>
          <w:rFonts w:ascii="Corbel" w:hAnsi="Corbel"/>
          <w:color w:val="575757"/>
          <w:szCs w:val="21"/>
        </w:rPr>
        <w:t xml:space="preserve">ze dne </w:t>
      </w:r>
      <w:r w:rsidR="000D39F9">
        <w:rPr>
          <w:rFonts w:ascii="Corbel" w:hAnsi="Corbel"/>
          <w:color w:val="575757"/>
          <w:szCs w:val="21"/>
        </w:rPr>
        <w:t>27. května</w:t>
      </w:r>
      <w:r w:rsidR="00231E1F">
        <w:rPr>
          <w:rFonts w:ascii="Corbel" w:hAnsi="Corbel"/>
          <w:color w:val="575757"/>
          <w:szCs w:val="21"/>
        </w:rPr>
        <w:t xml:space="preserve"> 2022</w:t>
      </w:r>
    </w:p>
    <w:p w14:paraId="1FAE78B3" w14:textId="4E8A32FC" w:rsidR="00BC7356" w:rsidRPr="00F56967" w:rsidRDefault="00366D6B" w:rsidP="00230CA2">
      <w:pPr>
        <w:widowControl w:val="0"/>
        <w:spacing w:before="120" w:after="240" w:line="300" w:lineRule="exact"/>
        <w:rPr>
          <w:rFonts w:ascii="Corbel" w:hAnsi="Corbel"/>
          <w:bCs/>
          <w:color w:val="575757"/>
          <w:lang w:eastAsia="en-US"/>
        </w:rPr>
      </w:pPr>
      <w:r w:rsidRPr="00F56967">
        <w:rPr>
          <w:rFonts w:ascii="Corbel" w:hAnsi="Corbel"/>
          <w:bCs/>
          <w:color w:val="575757"/>
          <w:szCs w:val="21"/>
          <w:lang w:eastAsia="en-US"/>
        </w:rPr>
        <w:br w:type="page"/>
      </w:r>
      <w:r w:rsidR="00753965" w:rsidRPr="00F56967">
        <w:rPr>
          <w:rFonts w:ascii="Corbel" w:hAnsi="Corbel"/>
          <w:bCs/>
          <w:color w:val="575757"/>
          <w:lang w:eastAsia="en-US"/>
        </w:rPr>
        <w:lastRenderedPageBreak/>
        <w:t>Tato</w:t>
      </w:r>
      <w:r w:rsidR="00D134B3">
        <w:rPr>
          <w:rFonts w:ascii="Corbel" w:hAnsi="Corbel"/>
          <w:bCs/>
          <w:color w:val="575757"/>
          <w:lang w:eastAsia="en-US"/>
        </w:rPr>
        <w:t xml:space="preserve"> smlouva o převodu podílů </w:t>
      </w:r>
      <w:bookmarkStart w:id="0" w:name="_Hlk104469911"/>
      <w:r w:rsidR="00D134B3">
        <w:rPr>
          <w:rFonts w:ascii="Corbel" w:hAnsi="Corbel"/>
          <w:bCs/>
          <w:color w:val="575757"/>
          <w:lang w:eastAsia="en-US"/>
        </w:rPr>
        <w:t>ve společnostech RELAKA s.r.o. a AGROBIOPLYN s.r.o.</w:t>
      </w:r>
      <w:bookmarkEnd w:id="0"/>
      <w:r w:rsidR="00D134B3">
        <w:rPr>
          <w:rFonts w:ascii="Corbel" w:hAnsi="Corbel"/>
          <w:bCs/>
          <w:color w:val="575757"/>
          <w:lang w:eastAsia="en-US"/>
        </w:rPr>
        <w:t xml:space="preserve"> </w:t>
      </w:r>
      <w:r w:rsidR="00664090" w:rsidRPr="00F56967">
        <w:rPr>
          <w:rFonts w:ascii="Corbel" w:hAnsi="Corbel"/>
          <w:bCs/>
          <w:color w:val="575757"/>
          <w:lang w:eastAsia="en-US"/>
        </w:rPr>
        <w:t>(„</w:t>
      </w:r>
      <w:r w:rsidR="00664090" w:rsidRPr="00F56967">
        <w:rPr>
          <w:rFonts w:ascii="Corbel" w:hAnsi="Corbel"/>
          <w:b/>
          <w:bCs/>
          <w:color w:val="575757"/>
          <w:lang w:eastAsia="en-US"/>
        </w:rPr>
        <w:t>Smlouva</w:t>
      </w:r>
      <w:r w:rsidR="00664090" w:rsidRPr="00F56967">
        <w:rPr>
          <w:rFonts w:ascii="Corbel" w:hAnsi="Corbel"/>
          <w:bCs/>
          <w:color w:val="575757"/>
          <w:lang w:eastAsia="en-US"/>
        </w:rPr>
        <w:t xml:space="preserve">“) </w:t>
      </w:r>
      <w:r w:rsidR="00753965" w:rsidRPr="00F56967">
        <w:rPr>
          <w:rFonts w:ascii="Corbel" w:hAnsi="Corbel"/>
          <w:bCs/>
          <w:color w:val="575757"/>
          <w:lang w:eastAsia="en-US"/>
        </w:rPr>
        <w:t xml:space="preserve">byla uzavřena </w:t>
      </w:r>
      <w:r w:rsidR="00AE67A6" w:rsidRPr="00F56967">
        <w:rPr>
          <w:rFonts w:ascii="Corbel" w:hAnsi="Corbel"/>
          <w:bCs/>
          <w:color w:val="575757"/>
          <w:lang w:eastAsia="en-US"/>
        </w:rPr>
        <w:t xml:space="preserve">podle </w:t>
      </w:r>
      <w:r w:rsidR="00AE67A6" w:rsidRPr="00F56967">
        <w:rPr>
          <w:rFonts w:ascii="Corbel" w:hAnsi="Corbel"/>
          <w:color w:val="575757"/>
        </w:rPr>
        <w:t xml:space="preserve">§ </w:t>
      </w:r>
      <w:r w:rsidR="00231E1F" w:rsidRPr="00F56967">
        <w:rPr>
          <w:rFonts w:ascii="Corbel" w:hAnsi="Corbel"/>
          <w:color w:val="575757"/>
        </w:rPr>
        <w:t>17</w:t>
      </w:r>
      <w:r w:rsidR="00231E1F">
        <w:rPr>
          <w:rFonts w:ascii="Corbel" w:hAnsi="Corbel"/>
          <w:color w:val="575757"/>
        </w:rPr>
        <w:t>46 odst. 2</w:t>
      </w:r>
      <w:r w:rsidR="00231E1F" w:rsidRPr="00F56967">
        <w:rPr>
          <w:rFonts w:ascii="Corbel" w:hAnsi="Corbel"/>
          <w:color w:val="575757"/>
        </w:rPr>
        <w:t xml:space="preserve"> </w:t>
      </w:r>
      <w:r w:rsidR="00506026" w:rsidRPr="00F56967">
        <w:rPr>
          <w:rFonts w:ascii="Corbel" w:hAnsi="Corbel"/>
          <w:color w:val="575757"/>
        </w:rPr>
        <w:t>a násl.</w:t>
      </w:r>
      <w:r w:rsidR="00C91C33" w:rsidRPr="00F56967">
        <w:rPr>
          <w:rFonts w:ascii="Corbel" w:hAnsi="Corbel"/>
          <w:color w:val="575757"/>
        </w:rPr>
        <w:t xml:space="preserve"> </w:t>
      </w:r>
      <w:r w:rsidR="00263DF5" w:rsidRPr="00F56967">
        <w:rPr>
          <w:rFonts w:ascii="Corbel" w:hAnsi="Corbel"/>
          <w:color w:val="575757"/>
        </w:rPr>
        <w:t>ve spojení s</w:t>
      </w:r>
      <w:r w:rsidR="00BB5448" w:rsidRPr="00F56967">
        <w:rPr>
          <w:rFonts w:ascii="Corbel" w:hAnsi="Corbel"/>
          <w:color w:val="575757"/>
        </w:rPr>
        <w:t> </w:t>
      </w:r>
      <w:r w:rsidR="00263DF5" w:rsidRPr="00F56967">
        <w:rPr>
          <w:rFonts w:ascii="Corbel" w:hAnsi="Corbel"/>
          <w:color w:val="575757"/>
        </w:rPr>
        <w:t xml:space="preserve">§ </w:t>
      </w:r>
      <w:r w:rsidR="00AE67A6" w:rsidRPr="00F56967">
        <w:rPr>
          <w:rFonts w:ascii="Corbel" w:hAnsi="Corbel"/>
          <w:color w:val="575757"/>
        </w:rPr>
        <w:t xml:space="preserve">2079 </w:t>
      </w:r>
      <w:r w:rsidR="000C5D84" w:rsidRPr="00F56967">
        <w:rPr>
          <w:rFonts w:ascii="Corbel" w:hAnsi="Corbel"/>
          <w:color w:val="575757"/>
        </w:rPr>
        <w:t xml:space="preserve">Občanského zákoníku </w:t>
      </w:r>
      <w:r w:rsidR="00263DF5" w:rsidRPr="00F56967">
        <w:rPr>
          <w:rFonts w:ascii="Corbel" w:hAnsi="Corbel"/>
          <w:color w:val="575757"/>
        </w:rPr>
        <w:t>a</w:t>
      </w:r>
      <w:r w:rsidR="00231E1F">
        <w:rPr>
          <w:rFonts w:ascii="Corbel" w:hAnsi="Corbel"/>
          <w:color w:val="575757"/>
        </w:rPr>
        <w:t> </w:t>
      </w:r>
      <w:r w:rsidR="00AE67A6" w:rsidRPr="00F56967">
        <w:rPr>
          <w:rFonts w:ascii="Corbel" w:hAnsi="Corbel"/>
          <w:color w:val="575757"/>
        </w:rPr>
        <w:t>s</w:t>
      </w:r>
      <w:r w:rsidR="00231E1F">
        <w:rPr>
          <w:rFonts w:ascii="Corbel" w:hAnsi="Corbel"/>
          <w:color w:val="575757"/>
        </w:rPr>
        <w:t> </w:t>
      </w:r>
      <w:r w:rsidR="00AE67A6" w:rsidRPr="00F56967">
        <w:rPr>
          <w:rFonts w:ascii="Corbel" w:hAnsi="Corbel"/>
          <w:color w:val="575757"/>
        </w:rPr>
        <w:t>§</w:t>
      </w:r>
      <w:r w:rsidR="00921D27" w:rsidRPr="00F56967">
        <w:rPr>
          <w:rFonts w:ascii="Corbel" w:hAnsi="Corbel"/>
          <w:color w:val="575757"/>
        </w:rPr>
        <w:t> </w:t>
      </w:r>
      <w:r w:rsidR="00AE67A6" w:rsidRPr="00F56967">
        <w:rPr>
          <w:rFonts w:ascii="Corbel" w:hAnsi="Corbel"/>
          <w:color w:val="575757"/>
        </w:rPr>
        <w:t xml:space="preserve">207 </w:t>
      </w:r>
      <w:r w:rsidR="000C5D84" w:rsidRPr="00F56967">
        <w:rPr>
          <w:rFonts w:ascii="Corbel" w:hAnsi="Corbel"/>
          <w:color w:val="575757"/>
        </w:rPr>
        <w:t xml:space="preserve">Zákona o obchodních korporacích </w:t>
      </w:r>
      <w:r w:rsidR="00753965" w:rsidRPr="00F56967">
        <w:rPr>
          <w:rFonts w:ascii="Corbel" w:hAnsi="Corbel"/>
          <w:bCs/>
          <w:color w:val="575757"/>
          <w:lang w:eastAsia="en-US"/>
        </w:rPr>
        <w:t xml:space="preserve">mezi </w:t>
      </w:r>
      <w:r w:rsidR="007F0DF5" w:rsidRPr="00F56967">
        <w:rPr>
          <w:rFonts w:ascii="Corbel" w:hAnsi="Corbel"/>
          <w:bCs/>
          <w:color w:val="575757"/>
          <w:lang w:eastAsia="en-US"/>
        </w:rPr>
        <w:t xml:space="preserve">následujícími smluvními </w:t>
      </w:r>
      <w:r w:rsidR="00753965" w:rsidRPr="00F56967">
        <w:rPr>
          <w:rFonts w:ascii="Corbel" w:hAnsi="Corbel"/>
          <w:bCs/>
          <w:color w:val="575757"/>
          <w:lang w:eastAsia="en-US"/>
        </w:rPr>
        <w:t>stranami:</w:t>
      </w:r>
    </w:p>
    <w:p w14:paraId="03593343" w14:textId="75BFAD5A" w:rsidR="00E70DDE" w:rsidRPr="00893FDB" w:rsidRDefault="00F359B7" w:rsidP="00893FDB">
      <w:pPr>
        <w:pStyle w:val="ListParagraph"/>
        <w:widowControl w:val="0"/>
        <w:numPr>
          <w:ilvl w:val="0"/>
          <w:numId w:val="1"/>
        </w:numPr>
        <w:spacing w:before="120" w:after="120" w:line="300" w:lineRule="exact"/>
        <w:ind w:left="709" w:hanging="709"/>
        <w:contextualSpacing w:val="0"/>
        <w:rPr>
          <w:rFonts w:ascii="Corbel" w:hAnsi="Corbel"/>
          <w:bCs/>
          <w:color w:val="575757"/>
        </w:rPr>
      </w:pPr>
      <w:r w:rsidRPr="00CD1282">
        <w:rPr>
          <w:rFonts w:ascii="Corbel" w:hAnsi="Corbel"/>
          <w:b/>
          <w:color w:val="595959" w:themeColor="text1" w:themeTint="A6"/>
        </w:rPr>
        <w:t>ENCAP s.r.o.</w:t>
      </w:r>
      <w:r w:rsidRPr="00CD1282">
        <w:rPr>
          <w:rFonts w:ascii="Corbel" w:hAnsi="Corbel"/>
          <w:color w:val="595959" w:themeColor="text1" w:themeTint="A6"/>
        </w:rPr>
        <w:t>, IČO: 09332219, se sídlem Rybná 716/24, Staré Město, 110 00 Praha 1, zapsaná v</w:t>
      </w:r>
      <w:r w:rsidR="002E3E5A">
        <w:rPr>
          <w:rFonts w:ascii="Corbel" w:hAnsi="Corbel"/>
          <w:color w:val="595959" w:themeColor="text1" w:themeTint="A6"/>
        </w:rPr>
        <w:t> </w:t>
      </w:r>
      <w:r w:rsidRPr="00CD1282">
        <w:rPr>
          <w:rFonts w:ascii="Corbel" w:hAnsi="Corbel"/>
          <w:color w:val="595959" w:themeColor="text1" w:themeTint="A6"/>
        </w:rPr>
        <w:t xml:space="preserve">obchodním rejstříku vedeném Městským soudem v Praze, oddíl C, vložka </w:t>
      </w:r>
      <w:r w:rsidRPr="00CD1282">
        <w:rPr>
          <w:rFonts w:ascii="Corbel" w:hAnsi="Corbel"/>
          <w:color w:val="595959" w:themeColor="text1" w:themeTint="A6"/>
          <w:shd w:val="clear" w:color="auto" w:fill="FFFFFF"/>
        </w:rPr>
        <w:t>334648 </w:t>
      </w:r>
    </w:p>
    <w:p w14:paraId="101048B7" w14:textId="1B15DB48" w:rsidR="00E70DDE" w:rsidRPr="00F56967" w:rsidRDefault="00E70DDE" w:rsidP="00230CA2">
      <w:pPr>
        <w:pStyle w:val="ListParagraph"/>
        <w:widowControl w:val="0"/>
        <w:spacing w:before="120" w:after="120" w:line="300" w:lineRule="exact"/>
        <w:ind w:left="709"/>
        <w:contextualSpacing w:val="0"/>
        <w:rPr>
          <w:rFonts w:ascii="Corbel" w:hAnsi="Corbel"/>
          <w:bCs/>
          <w:color w:val="575757"/>
          <w:lang w:eastAsia="en-US"/>
        </w:rPr>
      </w:pPr>
      <w:r w:rsidRPr="00F56967">
        <w:rPr>
          <w:rFonts w:ascii="Corbel" w:hAnsi="Corbel"/>
          <w:bCs/>
          <w:color w:val="575757"/>
          <w:lang w:eastAsia="en-US"/>
        </w:rPr>
        <w:t>(„</w:t>
      </w:r>
      <w:r w:rsidR="00F359B7" w:rsidRPr="00F359B7">
        <w:rPr>
          <w:rFonts w:ascii="Corbel" w:hAnsi="Corbel"/>
          <w:b/>
          <w:color w:val="575757"/>
          <w:lang w:eastAsia="en-US"/>
        </w:rPr>
        <w:t>P</w:t>
      </w:r>
      <w:r w:rsidRPr="00F359B7">
        <w:rPr>
          <w:rFonts w:ascii="Corbel" w:hAnsi="Corbel"/>
          <w:b/>
          <w:color w:val="575757"/>
          <w:lang w:eastAsia="en-US"/>
        </w:rPr>
        <w:t>rodávající</w:t>
      </w:r>
      <w:r w:rsidR="00893FDB">
        <w:rPr>
          <w:rFonts w:ascii="Corbel" w:hAnsi="Corbel"/>
          <w:b/>
          <w:bCs/>
          <w:color w:val="575757"/>
          <w:lang w:eastAsia="en-US"/>
        </w:rPr>
        <w:t xml:space="preserve"> 1</w:t>
      </w:r>
      <w:r w:rsidRPr="00F56967">
        <w:rPr>
          <w:rFonts w:ascii="Corbel" w:hAnsi="Corbel"/>
          <w:bCs/>
          <w:color w:val="575757"/>
          <w:lang w:eastAsia="en-US"/>
        </w:rPr>
        <w:t>“)</w:t>
      </w:r>
      <w:r w:rsidR="0078543D" w:rsidRPr="00F56967">
        <w:rPr>
          <w:rFonts w:ascii="Corbel" w:hAnsi="Corbel"/>
          <w:bCs/>
          <w:color w:val="575757"/>
          <w:lang w:eastAsia="en-US"/>
        </w:rPr>
        <w:t>;</w:t>
      </w:r>
    </w:p>
    <w:p w14:paraId="5BC250DF" w14:textId="77777777" w:rsidR="00E70DDE" w:rsidRPr="00F56967" w:rsidRDefault="00E70DDE" w:rsidP="00230CA2">
      <w:pPr>
        <w:widowControl w:val="0"/>
        <w:spacing w:before="240" w:after="240" w:line="300" w:lineRule="exact"/>
        <w:rPr>
          <w:rFonts w:ascii="Corbel" w:hAnsi="Corbel"/>
          <w:bCs/>
          <w:color w:val="575757"/>
          <w:lang w:eastAsia="en-US"/>
        </w:rPr>
      </w:pPr>
      <w:r w:rsidRPr="00F56967">
        <w:rPr>
          <w:rFonts w:ascii="Corbel" w:hAnsi="Corbel"/>
          <w:bCs/>
          <w:color w:val="575757"/>
          <w:lang w:eastAsia="en-US"/>
        </w:rPr>
        <w:t>a</w:t>
      </w:r>
    </w:p>
    <w:p w14:paraId="68A3A8F1" w14:textId="7C9BBE7A" w:rsidR="00893FDB" w:rsidRDefault="00893FDB" w:rsidP="00230CA2">
      <w:pPr>
        <w:pStyle w:val="ListParagraph"/>
        <w:widowControl w:val="0"/>
        <w:numPr>
          <w:ilvl w:val="0"/>
          <w:numId w:val="1"/>
        </w:numPr>
        <w:spacing w:before="120" w:after="120" w:line="300" w:lineRule="exact"/>
        <w:ind w:left="709" w:hanging="709"/>
        <w:contextualSpacing w:val="0"/>
        <w:rPr>
          <w:rFonts w:ascii="Corbel" w:hAnsi="Corbel"/>
          <w:bCs/>
          <w:color w:val="575757"/>
          <w:lang w:eastAsia="en-US"/>
        </w:rPr>
      </w:pPr>
      <w:r w:rsidRPr="00893FDB">
        <w:rPr>
          <w:rFonts w:ascii="Corbel" w:hAnsi="Corbel"/>
          <w:b/>
          <w:color w:val="575757"/>
          <w:lang w:eastAsia="en-US"/>
        </w:rPr>
        <w:t xml:space="preserve">Ing. </w:t>
      </w:r>
      <w:r w:rsidR="00F359B7" w:rsidRPr="00CD1282">
        <w:rPr>
          <w:rFonts w:ascii="Corbel" w:hAnsi="Corbel"/>
          <w:b/>
          <w:bCs/>
          <w:color w:val="595959" w:themeColor="text1" w:themeTint="A6"/>
        </w:rPr>
        <w:t>Stanislav Braňka</w:t>
      </w:r>
      <w:r w:rsidR="00F359B7" w:rsidRPr="00CD1282">
        <w:rPr>
          <w:rFonts w:ascii="Corbel" w:hAnsi="Corbel"/>
          <w:color w:val="595959" w:themeColor="text1" w:themeTint="A6"/>
        </w:rPr>
        <w:t xml:space="preserve">, dat. nar. 22. února 1967, </w:t>
      </w:r>
      <w:r w:rsidR="0043195F">
        <w:rPr>
          <w:rFonts w:ascii="Corbel" w:hAnsi="Corbel"/>
          <w:color w:val="595959" w:themeColor="text1" w:themeTint="A6"/>
        </w:rPr>
        <w:t xml:space="preserve">bytem </w:t>
      </w:r>
      <w:r w:rsidR="00F359B7" w:rsidRPr="00B715E8">
        <w:rPr>
          <w:rFonts w:ascii="Corbel" w:hAnsi="Corbel"/>
          <w:color w:val="595959" w:themeColor="text1" w:themeTint="A6"/>
        </w:rPr>
        <w:t xml:space="preserve">č.p. </w:t>
      </w:r>
      <w:r w:rsidR="00F359B7" w:rsidRPr="00CD1282">
        <w:rPr>
          <w:rFonts w:ascii="Corbel" w:hAnsi="Corbel"/>
          <w:color w:val="595959" w:themeColor="text1" w:themeTint="A6"/>
        </w:rPr>
        <w:t>205</w:t>
      </w:r>
      <w:r w:rsidR="00F359B7" w:rsidRPr="00B715E8">
        <w:rPr>
          <w:rFonts w:ascii="Corbel" w:hAnsi="Corbel"/>
          <w:color w:val="595959" w:themeColor="text1" w:themeTint="A6"/>
        </w:rPr>
        <w:t>, 289 14 Chrást</w:t>
      </w:r>
    </w:p>
    <w:p w14:paraId="208DE8C1" w14:textId="7E730ECF" w:rsidR="00893FDB" w:rsidRDefault="00893FDB" w:rsidP="00893FDB">
      <w:pPr>
        <w:pStyle w:val="ListParagraph"/>
        <w:widowControl w:val="0"/>
        <w:spacing w:before="120" w:after="120" w:line="300" w:lineRule="exact"/>
        <w:ind w:left="709"/>
        <w:contextualSpacing w:val="0"/>
        <w:rPr>
          <w:rFonts w:ascii="Corbel" w:hAnsi="Corbel"/>
          <w:bCs/>
          <w:color w:val="575757"/>
          <w:lang w:eastAsia="en-US"/>
        </w:rPr>
      </w:pPr>
      <w:r>
        <w:rPr>
          <w:rFonts w:ascii="Corbel" w:hAnsi="Corbel"/>
          <w:bCs/>
          <w:color w:val="575757"/>
          <w:lang w:eastAsia="en-US"/>
        </w:rPr>
        <w:t>(„</w:t>
      </w:r>
      <w:r w:rsidR="00F359B7" w:rsidRPr="00F359B7">
        <w:rPr>
          <w:rFonts w:ascii="Corbel" w:hAnsi="Corbel"/>
          <w:b/>
          <w:color w:val="575757"/>
          <w:lang w:eastAsia="en-US"/>
        </w:rPr>
        <w:t>P</w:t>
      </w:r>
      <w:r w:rsidRPr="00F359B7">
        <w:rPr>
          <w:rFonts w:ascii="Corbel" w:hAnsi="Corbel"/>
          <w:b/>
          <w:color w:val="575757"/>
          <w:lang w:eastAsia="en-US"/>
        </w:rPr>
        <w:t>rodávající</w:t>
      </w:r>
      <w:r w:rsidRPr="00893FDB">
        <w:rPr>
          <w:rFonts w:ascii="Corbel" w:hAnsi="Corbel"/>
          <w:b/>
          <w:color w:val="575757"/>
          <w:lang w:eastAsia="en-US"/>
        </w:rPr>
        <w:t xml:space="preserve"> 2</w:t>
      </w:r>
      <w:r>
        <w:rPr>
          <w:rFonts w:ascii="Corbel" w:hAnsi="Corbel"/>
          <w:bCs/>
          <w:color w:val="575757"/>
          <w:lang w:eastAsia="en-US"/>
        </w:rPr>
        <w:t>“);</w:t>
      </w:r>
    </w:p>
    <w:p w14:paraId="709A3DAA" w14:textId="438F3068" w:rsidR="00893FDB" w:rsidRPr="00893FDB" w:rsidRDefault="00893FDB" w:rsidP="00893FDB">
      <w:pPr>
        <w:widowControl w:val="0"/>
        <w:spacing w:before="120" w:after="120" w:line="300" w:lineRule="exact"/>
        <w:rPr>
          <w:rFonts w:ascii="Corbel" w:hAnsi="Corbel"/>
          <w:bCs/>
          <w:color w:val="575757"/>
          <w:lang w:eastAsia="en-US"/>
        </w:rPr>
      </w:pPr>
      <w:r>
        <w:rPr>
          <w:rFonts w:ascii="Corbel" w:hAnsi="Corbel"/>
          <w:bCs/>
          <w:color w:val="575757"/>
          <w:lang w:eastAsia="en-US"/>
        </w:rPr>
        <w:t>a</w:t>
      </w:r>
    </w:p>
    <w:p w14:paraId="0042008D" w14:textId="5756F894" w:rsidR="00893FDB" w:rsidRDefault="00F359B7" w:rsidP="00230CA2">
      <w:pPr>
        <w:pStyle w:val="ListParagraph"/>
        <w:widowControl w:val="0"/>
        <w:numPr>
          <w:ilvl w:val="0"/>
          <w:numId w:val="1"/>
        </w:numPr>
        <w:spacing w:before="120" w:after="120" w:line="300" w:lineRule="exact"/>
        <w:ind w:left="709" w:hanging="709"/>
        <w:contextualSpacing w:val="0"/>
        <w:rPr>
          <w:rFonts w:ascii="Corbel" w:hAnsi="Corbel"/>
          <w:bCs/>
          <w:color w:val="575757"/>
          <w:lang w:eastAsia="en-US"/>
        </w:rPr>
      </w:pPr>
      <w:r w:rsidRPr="00CD1282">
        <w:rPr>
          <w:rFonts w:ascii="Corbel" w:hAnsi="Corbel"/>
          <w:b/>
          <w:bCs/>
          <w:color w:val="595959" w:themeColor="text1" w:themeTint="A6"/>
        </w:rPr>
        <w:t>Miroslav Braňka</w:t>
      </w:r>
      <w:r w:rsidRPr="00CD1282">
        <w:rPr>
          <w:rFonts w:ascii="Corbel" w:hAnsi="Corbel"/>
          <w:color w:val="595959" w:themeColor="text1" w:themeTint="A6"/>
        </w:rPr>
        <w:t xml:space="preserve">, dat. nar. 26. října 1972, </w:t>
      </w:r>
      <w:r w:rsidR="0043195F">
        <w:rPr>
          <w:rFonts w:ascii="Corbel" w:hAnsi="Corbel"/>
          <w:color w:val="595959" w:themeColor="text1" w:themeTint="A6"/>
        </w:rPr>
        <w:t xml:space="preserve">bytem </w:t>
      </w:r>
      <w:r w:rsidRPr="00B715E8">
        <w:rPr>
          <w:rFonts w:ascii="Corbel" w:hAnsi="Corbel"/>
          <w:color w:val="595959" w:themeColor="text1" w:themeTint="A6"/>
        </w:rPr>
        <w:t>č.p. 208, 289 14 Chrást</w:t>
      </w:r>
    </w:p>
    <w:p w14:paraId="27431C8B" w14:textId="5297A1DE" w:rsidR="00893FDB" w:rsidRDefault="00893FDB" w:rsidP="00893FDB">
      <w:pPr>
        <w:pStyle w:val="ListParagraph"/>
        <w:widowControl w:val="0"/>
        <w:spacing w:before="120" w:after="120" w:line="300" w:lineRule="exact"/>
        <w:ind w:left="709"/>
        <w:contextualSpacing w:val="0"/>
        <w:rPr>
          <w:rFonts w:ascii="Corbel" w:hAnsi="Corbel"/>
          <w:bCs/>
          <w:color w:val="575757"/>
          <w:lang w:eastAsia="en-US"/>
        </w:rPr>
      </w:pPr>
      <w:r>
        <w:rPr>
          <w:rFonts w:ascii="Corbel" w:hAnsi="Corbel"/>
          <w:bCs/>
          <w:color w:val="575757"/>
          <w:lang w:eastAsia="en-US"/>
        </w:rPr>
        <w:t>(„</w:t>
      </w:r>
      <w:r w:rsidR="00F359B7" w:rsidRPr="00F359B7">
        <w:rPr>
          <w:rFonts w:ascii="Corbel" w:hAnsi="Corbel"/>
          <w:b/>
          <w:color w:val="575757"/>
          <w:lang w:eastAsia="en-US"/>
        </w:rPr>
        <w:t>P</w:t>
      </w:r>
      <w:r w:rsidRPr="00F359B7">
        <w:rPr>
          <w:rFonts w:ascii="Corbel" w:hAnsi="Corbel"/>
          <w:b/>
          <w:color w:val="575757"/>
          <w:lang w:eastAsia="en-US"/>
        </w:rPr>
        <w:t>rodávající</w:t>
      </w:r>
      <w:r w:rsidRPr="00893FDB">
        <w:rPr>
          <w:rFonts w:ascii="Corbel" w:hAnsi="Corbel"/>
          <w:b/>
          <w:color w:val="575757"/>
          <w:lang w:eastAsia="en-US"/>
        </w:rPr>
        <w:t xml:space="preserve"> 3</w:t>
      </w:r>
      <w:r>
        <w:rPr>
          <w:rFonts w:ascii="Corbel" w:hAnsi="Corbel"/>
          <w:bCs/>
          <w:color w:val="575757"/>
          <w:lang w:eastAsia="en-US"/>
        </w:rPr>
        <w:t>“);</w:t>
      </w:r>
    </w:p>
    <w:p w14:paraId="594E1891" w14:textId="011B6901" w:rsidR="00893FDB" w:rsidRPr="00893FDB" w:rsidRDefault="00893FDB" w:rsidP="00893FDB">
      <w:pPr>
        <w:widowControl w:val="0"/>
        <w:spacing w:before="120" w:after="120" w:line="300" w:lineRule="exact"/>
        <w:rPr>
          <w:rFonts w:ascii="Corbel" w:hAnsi="Corbel"/>
          <w:bCs/>
          <w:color w:val="575757"/>
          <w:lang w:eastAsia="en-US"/>
        </w:rPr>
      </w:pPr>
      <w:r>
        <w:rPr>
          <w:rFonts w:ascii="Corbel" w:hAnsi="Corbel"/>
          <w:bCs/>
          <w:color w:val="575757"/>
          <w:lang w:eastAsia="en-US"/>
        </w:rPr>
        <w:t>a</w:t>
      </w:r>
    </w:p>
    <w:p w14:paraId="48A56449" w14:textId="0BAA2A36" w:rsidR="00AE67A6" w:rsidRPr="00F56967" w:rsidRDefault="00F359B7" w:rsidP="00230CA2">
      <w:pPr>
        <w:pStyle w:val="ListParagraph"/>
        <w:widowControl w:val="0"/>
        <w:numPr>
          <w:ilvl w:val="0"/>
          <w:numId w:val="1"/>
        </w:numPr>
        <w:spacing w:before="120" w:after="120" w:line="300" w:lineRule="exact"/>
        <w:ind w:left="709" w:hanging="709"/>
        <w:contextualSpacing w:val="0"/>
        <w:rPr>
          <w:rFonts w:ascii="Corbel" w:hAnsi="Corbel"/>
          <w:bCs/>
          <w:color w:val="575757"/>
          <w:lang w:eastAsia="en-US"/>
        </w:rPr>
      </w:pPr>
      <w:r w:rsidRPr="00CD1282">
        <w:rPr>
          <w:rFonts w:ascii="Corbel" w:hAnsi="Corbel"/>
          <w:b/>
          <w:color w:val="595959" w:themeColor="text1" w:themeTint="A6"/>
        </w:rPr>
        <w:t>Pražské služby, a.s.</w:t>
      </w:r>
      <w:r w:rsidRPr="00CD1282">
        <w:rPr>
          <w:rFonts w:ascii="Corbel" w:hAnsi="Corbel"/>
          <w:color w:val="595959" w:themeColor="text1" w:themeTint="A6"/>
        </w:rPr>
        <w:t>, IČO: 60194120, se sídlem Praha 9, Pod Šancemi 444/1, zapsaná v obchodním rejstříku vedeném Městským soudem v Praze, oddíl B, vložka 2432</w:t>
      </w:r>
    </w:p>
    <w:p w14:paraId="0C05263B" w14:textId="187BEAC3" w:rsidR="005E61E0" w:rsidRPr="00F56967" w:rsidRDefault="00753965" w:rsidP="00230CA2">
      <w:pPr>
        <w:pStyle w:val="ListParagraph"/>
        <w:widowControl w:val="0"/>
        <w:spacing w:before="120" w:after="120" w:line="300" w:lineRule="exact"/>
        <w:contextualSpacing w:val="0"/>
        <w:rPr>
          <w:rFonts w:ascii="Corbel" w:hAnsi="Corbel"/>
          <w:bCs/>
          <w:color w:val="575757"/>
          <w:lang w:eastAsia="en-US"/>
        </w:rPr>
      </w:pPr>
      <w:r w:rsidRPr="00F56967">
        <w:rPr>
          <w:rFonts w:ascii="Corbel" w:hAnsi="Corbel"/>
          <w:bCs/>
          <w:color w:val="575757"/>
          <w:lang w:eastAsia="en-US"/>
        </w:rPr>
        <w:t>(„</w:t>
      </w:r>
      <w:r w:rsidR="00F359B7">
        <w:rPr>
          <w:rFonts w:ascii="Corbel" w:hAnsi="Corbel"/>
          <w:b/>
          <w:bCs/>
          <w:color w:val="575757"/>
          <w:lang w:eastAsia="en-US"/>
        </w:rPr>
        <w:t>K</w:t>
      </w:r>
      <w:r w:rsidR="0078543D" w:rsidRPr="00F56967">
        <w:rPr>
          <w:rFonts w:ascii="Corbel" w:hAnsi="Corbel"/>
          <w:b/>
          <w:bCs/>
          <w:color w:val="575757"/>
          <w:lang w:eastAsia="en-US"/>
        </w:rPr>
        <w:t>upující</w:t>
      </w:r>
      <w:r w:rsidR="00FA608F" w:rsidRPr="00F56967">
        <w:rPr>
          <w:rFonts w:ascii="Corbel" w:hAnsi="Corbel"/>
          <w:bCs/>
          <w:color w:val="575757"/>
          <w:lang w:eastAsia="en-US"/>
        </w:rPr>
        <w:t>“</w:t>
      </w:r>
      <w:r w:rsidRPr="00F56967">
        <w:rPr>
          <w:rFonts w:ascii="Corbel" w:hAnsi="Corbel"/>
          <w:bCs/>
          <w:color w:val="575757"/>
          <w:lang w:eastAsia="en-US"/>
        </w:rPr>
        <w:t>)</w:t>
      </w:r>
      <w:r w:rsidR="007F0DF5" w:rsidRPr="00F56967">
        <w:rPr>
          <w:rFonts w:ascii="Corbel" w:hAnsi="Corbel"/>
          <w:bCs/>
          <w:color w:val="575757"/>
          <w:lang w:eastAsia="en-US"/>
        </w:rPr>
        <w:t>;</w:t>
      </w:r>
    </w:p>
    <w:p w14:paraId="3C985384" w14:textId="67383AB9" w:rsidR="00921D27" w:rsidRPr="00F56967" w:rsidRDefault="00280A94" w:rsidP="00230CA2">
      <w:pPr>
        <w:widowControl w:val="0"/>
        <w:spacing w:before="120" w:after="120" w:line="300" w:lineRule="exact"/>
        <w:rPr>
          <w:rFonts w:ascii="Corbel" w:hAnsi="Corbel"/>
          <w:bCs/>
          <w:color w:val="575757"/>
          <w:lang w:eastAsia="en-US"/>
        </w:rPr>
      </w:pPr>
      <w:r w:rsidRPr="00F56967">
        <w:rPr>
          <w:rFonts w:ascii="Corbel" w:hAnsi="Corbel"/>
          <w:bCs/>
          <w:color w:val="575757"/>
          <w:lang w:eastAsia="en-US"/>
        </w:rPr>
        <w:t>(</w:t>
      </w:r>
      <w:r w:rsidR="00F359B7">
        <w:rPr>
          <w:rFonts w:ascii="Corbel" w:hAnsi="Corbel"/>
          <w:bCs/>
          <w:color w:val="575757"/>
          <w:lang w:eastAsia="en-US"/>
        </w:rPr>
        <w:t>Pr</w:t>
      </w:r>
      <w:r w:rsidR="00893FDB">
        <w:rPr>
          <w:rFonts w:ascii="Corbel" w:hAnsi="Corbel"/>
          <w:bCs/>
          <w:color w:val="575757"/>
          <w:lang w:eastAsia="en-US"/>
        </w:rPr>
        <w:t xml:space="preserve">odávající 1, </w:t>
      </w:r>
      <w:r w:rsidR="00F359B7">
        <w:rPr>
          <w:rFonts w:ascii="Corbel" w:hAnsi="Corbel"/>
          <w:bCs/>
          <w:color w:val="575757"/>
          <w:lang w:eastAsia="en-US"/>
        </w:rPr>
        <w:t>P</w:t>
      </w:r>
      <w:r w:rsidR="00893FDB">
        <w:rPr>
          <w:rFonts w:ascii="Corbel" w:hAnsi="Corbel"/>
          <w:bCs/>
          <w:color w:val="575757"/>
          <w:lang w:eastAsia="en-US"/>
        </w:rPr>
        <w:t xml:space="preserve">rodávající 2 a </w:t>
      </w:r>
      <w:r w:rsidR="00F359B7">
        <w:rPr>
          <w:rFonts w:ascii="Corbel" w:hAnsi="Corbel"/>
          <w:bCs/>
          <w:color w:val="575757"/>
          <w:lang w:eastAsia="en-US"/>
        </w:rPr>
        <w:t>P</w:t>
      </w:r>
      <w:r w:rsidR="00893FDB">
        <w:rPr>
          <w:rFonts w:ascii="Corbel" w:hAnsi="Corbel"/>
          <w:bCs/>
          <w:color w:val="575757"/>
          <w:lang w:eastAsia="en-US"/>
        </w:rPr>
        <w:t>rodávající 3 společně též jen „</w:t>
      </w:r>
      <w:r w:rsidR="00F359B7">
        <w:rPr>
          <w:rFonts w:ascii="Corbel" w:hAnsi="Corbel"/>
          <w:b/>
          <w:color w:val="575757"/>
          <w:lang w:eastAsia="en-US"/>
        </w:rPr>
        <w:t>P</w:t>
      </w:r>
      <w:r w:rsidR="00893FDB" w:rsidRPr="00893FDB">
        <w:rPr>
          <w:rFonts w:ascii="Corbel" w:hAnsi="Corbel"/>
          <w:b/>
          <w:color w:val="575757"/>
          <w:lang w:eastAsia="en-US"/>
        </w:rPr>
        <w:t>rodávající</w:t>
      </w:r>
      <w:r w:rsidR="00893FDB">
        <w:rPr>
          <w:rFonts w:ascii="Corbel" w:hAnsi="Corbel"/>
          <w:bCs/>
          <w:color w:val="575757"/>
          <w:lang w:eastAsia="en-US"/>
        </w:rPr>
        <w:t xml:space="preserve">“; </w:t>
      </w:r>
      <w:r w:rsidR="00F359B7">
        <w:rPr>
          <w:rFonts w:ascii="Corbel" w:hAnsi="Corbel"/>
          <w:bCs/>
          <w:color w:val="575757"/>
          <w:lang w:eastAsia="en-US"/>
        </w:rPr>
        <w:t>P</w:t>
      </w:r>
      <w:r w:rsidR="0078543D" w:rsidRPr="00F56967">
        <w:rPr>
          <w:rFonts w:ascii="Corbel" w:hAnsi="Corbel"/>
          <w:bCs/>
          <w:color w:val="575757"/>
          <w:lang w:eastAsia="en-US"/>
        </w:rPr>
        <w:t xml:space="preserve">rodávající a </w:t>
      </w:r>
      <w:r w:rsidR="00F359B7">
        <w:rPr>
          <w:rFonts w:ascii="Corbel" w:hAnsi="Corbel"/>
          <w:bCs/>
          <w:color w:val="575757"/>
          <w:lang w:eastAsia="en-US"/>
        </w:rPr>
        <w:t>K</w:t>
      </w:r>
      <w:r w:rsidR="0078543D" w:rsidRPr="00F56967">
        <w:rPr>
          <w:rFonts w:ascii="Corbel" w:hAnsi="Corbel"/>
          <w:bCs/>
          <w:color w:val="575757"/>
          <w:lang w:eastAsia="en-US"/>
        </w:rPr>
        <w:t xml:space="preserve">upující </w:t>
      </w:r>
      <w:r w:rsidR="000B5BC9" w:rsidRPr="00F56967">
        <w:rPr>
          <w:rFonts w:ascii="Corbel" w:hAnsi="Corbel"/>
          <w:bCs/>
          <w:color w:val="575757"/>
          <w:lang w:eastAsia="en-US"/>
        </w:rPr>
        <w:t xml:space="preserve">společně </w:t>
      </w:r>
      <w:r w:rsidR="00AE67A6" w:rsidRPr="00F56967">
        <w:rPr>
          <w:rFonts w:ascii="Corbel" w:hAnsi="Corbel"/>
          <w:bCs/>
          <w:color w:val="575757"/>
          <w:lang w:eastAsia="en-US"/>
        </w:rPr>
        <w:t xml:space="preserve">též </w:t>
      </w:r>
      <w:r w:rsidR="007F0DF5" w:rsidRPr="00F56967">
        <w:rPr>
          <w:rFonts w:ascii="Corbel" w:hAnsi="Corbel"/>
          <w:bCs/>
          <w:color w:val="575757"/>
          <w:lang w:eastAsia="en-US"/>
        </w:rPr>
        <w:t xml:space="preserve">jen </w:t>
      </w:r>
      <w:r w:rsidR="00206FB5" w:rsidRPr="00F56967">
        <w:rPr>
          <w:rFonts w:ascii="Corbel" w:hAnsi="Corbel"/>
          <w:bCs/>
          <w:color w:val="575757"/>
          <w:lang w:eastAsia="en-US"/>
        </w:rPr>
        <w:t>„</w:t>
      </w:r>
      <w:r w:rsidR="00206FB5" w:rsidRPr="00F56967">
        <w:rPr>
          <w:rFonts w:ascii="Corbel" w:hAnsi="Corbel"/>
          <w:b/>
          <w:bCs/>
          <w:color w:val="575757"/>
          <w:lang w:eastAsia="en-US"/>
        </w:rPr>
        <w:t>S</w:t>
      </w:r>
      <w:r w:rsidR="00AE67A6" w:rsidRPr="00F56967">
        <w:rPr>
          <w:rFonts w:ascii="Corbel" w:hAnsi="Corbel"/>
          <w:b/>
          <w:bCs/>
          <w:color w:val="575757"/>
          <w:lang w:eastAsia="en-US"/>
        </w:rPr>
        <w:t>mluvní s</w:t>
      </w:r>
      <w:r w:rsidR="00206FB5" w:rsidRPr="00F56967">
        <w:rPr>
          <w:rFonts w:ascii="Corbel" w:hAnsi="Corbel"/>
          <w:b/>
          <w:bCs/>
          <w:color w:val="575757"/>
          <w:lang w:eastAsia="en-US"/>
        </w:rPr>
        <w:t>trany</w:t>
      </w:r>
      <w:r w:rsidR="00206FB5" w:rsidRPr="00F56967">
        <w:rPr>
          <w:rFonts w:ascii="Corbel" w:hAnsi="Corbel"/>
          <w:bCs/>
          <w:color w:val="575757"/>
          <w:lang w:eastAsia="en-US"/>
        </w:rPr>
        <w:t xml:space="preserve">“ nebo </w:t>
      </w:r>
      <w:r w:rsidR="002E3E5A">
        <w:rPr>
          <w:rFonts w:ascii="Corbel" w:hAnsi="Corbel"/>
          <w:bCs/>
          <w:color w:val="575757"/>
          <w:lang w:eastAsia="en-US"/>
        </w:rPr>
        <w:t xml:space="preserve">každý </w:t>
      </w:r>
      <w:r w:rsidR="00206FB5" w:rsidRPr="00F56967">
        <w:rPr>
          <w:rFonts w:ascii="Corbel" w:hAnsi="Corbel"/>
          <w:bCs/>
          <w:color w:val="575757"/>
          <w:lang w:eastAsia="en-US"/>
        </w:rPr>
        <w:t xml:space="preserve">jednotlivě </w:t>
      </w:r>
      <w:r w:rsidR="00AE67A6" w:rsidRPr="00F56967">
        <w:rPr>
          <w:rFonts w:ascii="Corbel" w:hAnsi="Corbel"/>
          <w:bCs/>
          <w:color w:val="575757"/>
          <w:lang w:eastAsia="en-US"/>
        </w:rPr>
        <w:t xml:space="preserve">též jen </w:t>
      </w:r>
      <w:r w:rsidR="00206FB5" w:rsidRPr="00F56967">
        <w:rPr>
          <w:rFonts w:ascii="Corbel" w:hAnsi="Corbel"/>
          <w:bCs/>
          <w:color w:val="575757"/>
          <w:lang w:eastAsia="en-US"/>
        </w:rPr>
        <w:t>„</w:t>
      </w:r>
      <w:r w:rsidR="00206FB5" w:rsidRPr="00F56967">
        <w:rPr>
          <w:rFonts w:ascii="Corbel" w:hAnsi="Corbel"/>
          <w:b/>
          <w:bCs/>
          <w:color w:val="575757"/>
          <w:lang w:eastAsia="en-US"/>
        </w:rPr>
        <w:t>S</w:t>
      </w:r>
      <w:r w:rsidR="00AE67A6" w:rsidRPr="00F56967">
        <w:rPr>
          <w:rFonts w:ascii="Corbel" w:hAnsi="Corbel"/>
          <w:b/>
          <w:bCs/>
          <w:color w:val="575757"/>
          <w:lang w:eastAsia="en-US"/>
        </w:rPr>
        <w:t>mluvní s</w:t>
      </w:r>
      <w:r w:rsidR="00206FB5" w:rsidRPr="00F56967">
        <w:rPr>
          <w:rFonts w:ascii="Corbel" w:hAnsi="Corbel"/>
          <w:b/>
          <w:bCs/>
          <w:color w:val="575757"/>
          <w:lang w:eastAsia="en-US"/>
        </w:rPr>
        <w:t>trana</w:t>
      </w:r>
      <w:r w:rsidR="00206FB5" w:rsidRPr="00F56967">
        <w:rPr>
          <w:rFonts w:ascii="Corbel" w:hAnsi="Corbel"/>
          <w:bCs/>
          <w:color w:val="575757"/>
          <w:lang w:eastAsia="en-US"/>
        </w:rPr>
        <w:t>“)</w:t>
      </w:r>
      <w:r w:rsidR="00ED734D" w:rsidRPr="00F56967">
        <w:rPr>
          <w:rFonts w:ascii="Corbel" w:hAnsi="Corbel"/>
          <w:bCs/>
          <w:color w:val="575757"/>
          <w:lang w:eastAsia="en-US"/>
        </w:rPr>
        <w:t>;</w:t>
      </w:r>
    </w:p>
    <w:p w14:paraId="3AC8BDA1" w14:textId="77777777" w:rsidR="00206FB5" w:rsidRPr="00F56967" w:rsidRDefault="00206FB5" w:rsidP="00480B23">
      <w:pPr>
        <w:widowControl w:val="0"/>
        <w:spacing w:before="360" w:after="120"/>
        <w:rPr>
          <w:rFonts w:ascii="Corbel" w:hAnsi="Corbel"/>
          <w:b/>
          <w:bCs/>
          <w:smallCaps/>
          <w:color w:val="575757"/>
          <w:sz w:val="24"/>
        </w:rPr>
      </w:pPr>
      <w:r w:rsidRPr="00F56967">
        <w:rPr>
          <w:rFonts w:ascii="Corbel" w:hAnsi="Corbel"/>
          <w:b/>
          <w:smallCaps/>
          <w:color w:val="575757"/>
          <w:sz w:val="24"/>
        </w:rPr>
        <w:t>Preambule</w:t>
      </w:r>
    </w:p>
    <w:p w14:paraId="421F98B0" w14:textId="77777777" w:rsidR="00206FB5" w:rsidRPr="00F56967" w:rsidRDefault="00206FB5" w:rsidP="00230CA2">
      <w:pPr>
        <w:widowControl w:val="0"/>
        <w:spacing w:before="120" w:after="120" w:line="300" w:lineRule="exact"/>
        <w:rPr>
          <w:rFonts w:ascii="Corbel" w:hAnsi="Corbel"/>
          <w:bCs/>
          <w:smallCaps/>
          <w:color w:val="575757"/>
          <w:lang w:eastAsia="en-US"/>
        </w:rPr>
      </w:pPr>
      <w:r w:rsidRPr="00F56967">
        <w:rPr>
          <w:rFonts w:ascii="Corbel" w:hAnsi="Corbel"/>
          <w:bCs/>
          <w:smallCaps/>
          <w:color w:val="575757"/>
          <w:lang w:eastAsia="en-US"/>
        </w:rPr>
        <w:t>Vzhledem k</w:t>
      </w:r>
      <w:r w:rsidR="00346E2E" w:rsidRPr="00F56967">
        <w:rPr>
          <w:rFonts w:ascii="Corbel" w:hAnsi="Corbel"/>
          <w:bCs/>
          <w:smallCaps/>
          <w:color w:val="575757"/>
          <w:lang w:eastAsia="en-US"/>
        </w:rPr>
        <w:t> </w:t>
      </w:r>
      <w:r w:rsidRPr="00F56967">
        <w:rPr>
          <w:rFonts w:ascii="Corbel" w:hAnsi="Corbel"/>
          <w:bCs/>
          <w:smallCaps/>
          <w:color w:val="575757"/>
          <w:lang w:eastAsia="en-US"/>
        </w:rPr>
        <w:t>tomu, že:</w:t>
      </w:r>
    </w:p>
    <w:p w14:paraId="5131718D" w14:textId="7331AF75" w:rsidR="00E6194C" w:rsidRPr="00F56967" w:rsidRDefault="00F359B7" w:rsidP="00230CA2">
      <w:pPr>
        <w:pStyle w:val="ListParagraph"/>
        <w:widowControl w:val="0"/>
        <w:numPr>
          <w:ilvl w:val="0"/>
          <w:numId w:val="2"/>
        </w:numPr>
        <w:spacing w:before="120" w:after="120" w:line="300" w:lineRule="exact"/>
        <w:ind w:left="567" w:hanging="567"/>
        <w:contextualSpacing w:val="0"/>
        <w:rPr>
          <w:rFonts w:ascii="Corbel" w:hAnsi="Corbel"/>
          <w:bCs/>
          <w:color w:val="575757"/>
          <w:lang w:eastAsia="en-US"/>
        </w:rPr>
      </w:pPr>
      <w:bookmarkStart w:id="1" w:name="_Ref486319261"/>
      <w:bookmarkStart w:id="2" w:name="_Ref426450713"/>
      <w:r>
        <w:rPr>
          <w:rFonts w:ascii="Corbel" w:hAnsi="Corbel"/>
          <w:bCs/>
          <w:color w:val="575757"/>
          <w:lang w:eastAsia="en-US"/>
        </w:rPr>
        <w:t>Prod</w:t>
      </w:r>
      <w:r w:rsidR="00F73AF5" w:rsidRPr="00F56967">
        <w:rPr>
          <w:rFonts w:ascii="Corbel" w:hAnsi="Corbel"/>
          <w:bCs/>
          <w:color w:val="575757"/>
          <w:lang w:eastAsia="en-US"/>
        </w:rPr>
        <w:t xml:space="preserve">ávající </w:t>
      </w:r>
      <w:r w:rsidR="00893FDB">
        <w:rPr>
          <w:rFonts w:ascii="Corbel" w:hAnsi="Corbel"/>
          <w:bCs/>
          <w:color w:val="575757"/>
          <w:lang w:eastAsia="en-US"/>
        </w:rPr>
        <w:t xml:space="preserve">1 </w:t>
      </w:r>
      <w:r w:rsidR="00F73AF5" w:rsidRPr="00F56967">
        <w:rPr>
          <w:rFonts w:ascii="Corbel" w:hAnsi="Corbel"/>
          <w:bCs/>
          <w:color w:val="575757"/>
          <w:lang w:eastAsia="en-US"/>
        </w:rPr>
        <w:t xml:space="preserve">je vlastníkem podílu ve </w:t>
      </w:r>
      <w:r w:rsidR="00480B23">
        <w:rPr>
          <w:rFonts w:ascii="Corbel" w:hAnsi="Corbel"/>
          <w:bCs/>
          <w:color w:val="575757"/>
          <w:lang w:eastAsia="en-US"/>
        </w:rPr>
        <w:t xml:space="preserve">společnosti </w:t>
      </w:r>
      <w:r w:rsidR="009C566E" w:rsidRPr="00CD1282">
        <w:rPr>
          <w:rFonts w:ascii="Corbel" w:hAnsi="Corbel"/>
          <w:bCs/>
          <w:color w:val="595959" w:themeColor="text1" w:themeTint="A6"/>
        </w:rPr>
        <w:t>RELAKA s.r.o., IČO: 06772731, se sídlem Rybná 716/24, Staré Město, 110 00 Praha 1, zapsané v obchodním rejstříku vedeném Městským soudem v Praze, oddíl C, vložka 287888</w:t>
      </w:r>
      <w:r w:rsidR="009C566E" w:rsidRPr="00CD1282">
        <w:rPr>
          <w:rFonts w:ascii="Corbel" w:hAnsi="Corbel"/>
          <w:color w:val="595959" w:themeColor="text1" w:themeTint="A6"/>
          <w:shd w:val="clear" w:color="auto" w:fill="FFFFFF"/>
        </w:rPr>
        <w:t> </w:t>
      </w:r>
      <w:r w:rsidR="00480B23">
        <w:rPr>
          <w:rFonts w:ascii="Corbel" w:hAnsi="Corbel"/>
          <w:bCs/>
          <w:color w:val="575757"/>
          <w:lang w:eastAsia="en-US"/>
        </w:rPr>
        <w:t>(„</w:t>
      </w:r>
      <w:r w:rsidR="00480B23" w:rsidRPr="00480B23">
        <w:rPr>
          <w:rFonts w:ascii="Corbel" w:hAnsi="Corbel"/>
          <w:b/>
          <w:bCs/>
          <w:color w:val="575757"/>
          <w:lang w:eastAsia="en-US"/>
        </w:rPr>
        <w:t>Společnost</w:t>
      </w:r>
      <w:r w:rsidR="00356041">
        <w:rPr>
          <w:rFonts w:ascii="Corbel" w:hAnsi="Corbel"/>
          <w:b/>
          <w:bCs/>
          <w:color w:val="575757"/>
          <w:lang w:eastAsia="en-US"/>
        </w:rPr>
        <w:t xml:space="preserve"> RELAKA</w:t>
      </w:r>
      <w:r w:rsidR="00480B23">
        <w:rPr>
          <w:rFonts w:ascii="Corbel" w:hAnsi="Corbel"/>
          <w:bCs/>
          <w:color w:val="575757"/>
          <w:lang w:eastAsia="en-US"/>
        </w:rPr>
        <w:t>“)</w:t>
      </w:r>
      <w:r w:rsidR="00745A1E" w:rsidRPr="00F56967">
        <w:rPr>
          <w:rFonts w:ascii="Corbel" w:hAnsi="Corbel"/>
          <w:bCs/>
          <w:color w:val="575757"/>
          <w:lang w:eastAsia="en-US"/>
        </w:rPr>
        <w:t xml:space="preserve">, o velikosti </w:t>
      </w:r>
      <w:r w:rsidR="009C566E">
        <w:rPr>
          <w:rFonts w:ascii="Corbel" w:hAnsi="Corbel"/>
          <w:bCs/>
          <w:color w:val="575757"/>
          <w:lang w:eastAsia="en-US"/>
        </w:rPr>
        <w:t>50</w:t>
      </w:r>
      <w:r w:rsidR="00745A1E" w:rsidRPr="00F56967">
        <w:rPr>
          <w:rFonts w:ascii="Corbel" w:hAnsi="Corbel"/>
          <w:bCs/>
          <w:color w:val="575757"/>
          <w:lang w:eastAsia="en-US"/>
        </w:rPr>
        <w:t xml:space="preserve"> %, jemuž odpovídá zcela splacený vklad do</w:t>
      </w:r>
      <w:r w:rsidR="002E3E5A">
        <w:rPr>
          <w:rFonts w:ascii="Corbel" w:hAnsi="Corbel"/>
          <w:bCs/>
          <w:color w:val="575757"/>
          <w:lang w:eastAsia="en-US"/>
        </w:rPr>
        <w:t> </w:t>
      </w:r>
      <w:r w:rsidR="00745A1E" w:rsidRPr="00F56967">
        <w:rPr>
          <w:rFonts w:ascii="Corbel" w:hAnsi="Corbel"/>
          <w:bCs/>
          <w:color w:val="575757"/>
          <w:lang w:eastAsia="en-US"/>
        </w:rPr>
        <w:t xml:space="preserve">základního kapitálu </w:t>
      </w:r>
      <w:r w:rsidR="00356041">
        <w:rPr>
          <w:rFonts w:ascii="Corbel" w:hAnsi="Corbel"/>
          <w:bCs/>
          <w:color w:val="575757"/>
          <w:lang w:eastAsia="en-US"/>
        </w:rPr>
        <w:t xml:space="preserve">Společnosti RELAKA </w:t>
      </w:r>
      <w:r w:rsidR="00745A1E" w:rsidRPr="00F56967">
        <w:rPr>
          <w:rFonts w:ascii="Corbel" w:hAnsi="Corbel"/>
          <w:bCs/>
          <w:color w:val="575757"/>
          <w:lang w:eastAsia="en-US"/>
        </w:rPr>
        <w:t xml:space="preserve">ve výši </w:t>
      </w:r>
      <w:r w:rsidR="009C566E">
        <w:rPr>
          <w:rFonts w:ascii="Corbel" w:hAnsi="Corbel"/>
          <w:bCs/>
          <w:color w:val="575757"/>
          <w:lang w:eastAsia="en-US"/>
        </w:rPr>
        <w:t>5</w:t>
      </w:r>
      <w:r w:rsidR="00745A1E" w:rsidRPr="00F56967">
        <w:rPr>
          <w:rFonts w:ascii="Corbel" w:hAnsi="Corbel"/>
          <w:bCs/>
          <w:color w:val="575757"/>
          <w:lang w:eastAsia="en-US"/>
        </w:rPr>
        <w:t>00 Kč („</w:t>
      </w:r>
      <w:r w:rsidR="00745A1E" w:rsidRPr="00F56967">
        <w:rPr>
          <w:rFonts w:ascii="Corbel" w:hAnsi="Corbel"/>
          <w:b/>
          <w:bCs/>
          <w:color w:val="575757"/>
          <w:lang w:eastAsia="en-US"/>
        </w:rPr>
        <w:t>Podíl</w:t>
      </w:r>
      <w:r w:rsidR="00893FDB">
        <w:rPr>
          <w:rFonts w:ascii="Corbel" w:hAnsi="Corbel"/>
          <w:b/>
          <w:bCs/>
          <w:color w:val="575757"/>
          <w:lang w:eastAsia="en-US"/>
        </w:rPr>
        <w:t xml:space="preserve"> 1</w:t>
      </w:r>
      <w:r w:rsidR="00745A1E" w:rsidRPr="00F56967">
        <w:rPr>
          <w:rFonts w:ascii="Corbel" w:hAnsi="Corbel"/>
          <w:bCs/>
          <w:color w:val="575757"/>
          <w:lang w:eastAsia="en-US"/>
        </w:rPr>
        <w:t>“</w:t>
      </w:r>
      <w:r w:rsidR="00804FB9" w:rsidRPr="00F56967">
        <w:rPr>
          <w:rFonts w:ascii="Corbel" w:hAnsi="Corbel"/>
          <w:bCs/>
          <w:color w:val="575757"/>
          <w:lang w:eastAsia="en-US"/>
        </w:rPr>
        <w:t>)</w:t>
      </w:r>
      <w:r w:rsidR="00E6194C" w:rsidRPr="00F56967">
        <w:rPr>
          <w:rFonts w:ascii="Corbel" w:hAnsi="Corbel"/>
          <w:bCs/>
          <w:color w:val="575757"/>
          <w:lang w:eastAsia="en-US"/>
        </w:rPr>
        <w:t>;</w:t>
      </w:r>
      <w:bookmarkEnd w:id="1"/>
    </w:p>
    <w:p w14:paraId="53C4AAA7" w14:textId="205FB1C0" w:rsidR="00893FDB" w:rsidRPr="00F56967" w:rsidRDefault="00F359B7" w:rsidP="00893FDB">
      <w:pPr>
        <w:pStyle w:val="ListParagraph"/>
        <w:widowControl w:val="0"/>
        <w:numPr>
          <w:ilvl w:val="0"/>
          <w:numId w:val="2"/>
        </w:numPr>
        <w:spacing w:before="120" w:after="120" w:line="300" w:lineRule="exact"/>
        <w:ind w:left="567" w:hanging="567"/>
        <w:contextualSpacing w:val="0"/>
        <w:rPr>
          <w:rFonts w:ascii="Corbel" w:hAnsi="Corbel"/>
          <w:bCs/>
          <w:color w:val="575757"/>
          <w:lang w:eastAsia="en-US"/>
        </w:rPr>
      </w:pPr>
      <w:bookmarkStart w:id="3" w:name="_Ref76562357"/>
      <w:bookmarkEnd w:id="2"/>
      <w:r>
        <w:rPr>
          <w:rFonts w:ascii="Corbel" w:hAnsi="Corbel"/>
          <w:bCs/>
          <w:color w:val="575757"/>
          <w:lang w:eastAsia="en-US"/>
        </w:rPr>
        <w:t>Prod</w:t>
      </w:r>
      <w:r w:rsidR="00893FDB" w:rsidRPr="00F56967">
        <w:rPr>
          <w:rFonts w:ascii="Corbel" w:hAnsi="Corbel"/>
          <w:bCs/>
          <w:color w:val="575757"/>
          <w:lang w:eastAsia="en-US"/>
        </w:rPr>
        <w:t xml:space="preserve">ávající </w:t>
      </w:r>
      <w:r w:rsidR="00893FDB">
        <w:rPr>
          <w:rFonts w:ascii="Corbel" w:hAnsi="Corbel"/>
          <w:bCs/>
          <w:color w:val="575757"/>
          <w:lang w:eastAsia="en-US"/>
        </w:rPr>
        <w:t xml:space="preserve">2 </w:t>
      </w:r>
      <w:r w:rsidR="00893FDB" w:rsidRPr="00F56967">
        <w:rPr>
          <w:rFonts w:ascii="Corbel" w:hAnsi="Corbel"/>
          <w:bCs/>
          <w:color w:val="575757"/>
          <w:lang w:eastAsia="en-US"/>
        </w:rPr>
        <w:t xml:space="preserve">je vlastníkem podílu ve </w:t>
      </w:r>
      <w:r w:rsidR="00356041">
        <w:rPr>
          <w:rFonts w:ascii="Corbel" w:hAnsi="Corbel"/>
          <w:bCs/>
          <w:color w:val="575757"/>
          <w:lang w:eastAsia="en-US"/>
        </w:rPr>
        <w:t xml:space="preserve">Společnosti RELAKA </w:t>
      </w:r>
      <w:r w:rsidR="00893FDB" w:rsidRPr="00F56967">
        <w:rPr>
          <w:rFonts w:ascii="Corbel" w:hAnsi="Corbel"/>
          <w:bCs/>
          <w:color w:val="575757"/>
          <w:lang w:eastAsia="en-US"/>
        </w:rPr>
        <w:t xml:space="preserve">o velikosti </w:t>
      </w:r>
      <w:r w:rsidR="009C566E">
        <w:rPr>
          <w:rFonts w:ascii="Corbel" w:hAnsi="Corbel"/>
          <w:bCs/>
          <w:color w:val="575757"/>
          <w:lang w:eastAsia="en-US"/>
        </w:rPr>
        <w:t>2</w:t>
      </w:r>
      <w:r w:rsidR="00893FDB">
        <w:rPr>
          <w:rFonts w:ascii="Corbel" w:hAnsi="Corbel"/>
          <w:bCs/>
          <w:color w:val="575757"/>
          <w:lang w:eastAsia="en-US"/>
        </w:rPr>
        <w:t>5</w:t>
      </w:r>
      <w:r w:rsidR="00893FDB" w:rsidRPr="00F56967">
        <w:rPr>
          <w:rFonts w:ascii="Corbel" w:hAnsi="Corbel"/>
          <w:bCs/>
          <w:color w:val="575757"/>
          <w:lang w:eastAsia="en-US"/>
        </w:rPr>
        <w:t xml:space="preserve"> %, jemuž odpovídá zcela splacený vklad do základního kapitálu </w:t>
      </w:r>
      <w:r w:rsidR="00356041">
        <w:rPr>
          <w:rFonts w:ascii="Corbel" w:hAnsi="Corbel"/>
          <w:bCs/>
          <w:color w:val="575757"/>
          <w:lang w:eastAsia="en-US"/>
        </w:rPr>
        <w:t xml:space="preserve">Společnosti RELAKA </w:t>
      </w:r>
      <w:r w:rsidR="00893FDB" w:rsidRPr="00F56967">
        <w:rPr>
          <w:rFonts w:ascii="Corbel" w:hAnsi="Corbel"/>
          <w:bCs/>
          <w:color w:val="575757"/>
          <w:lang w:eastAsia="en-US"/>
        </w:rPr>
        <w:t xml:space="preserve">ve výši </w:t>
      </w:r>
      <w:r w:rsidR="00CD156A">
        <w:rPr>
          <w:rFonts w:ascii="Corbel" w:hAnsi="Corbel"/>
          <w:bCs/>
          <w:color w:val="575757"/>
          <w:lang w:eastAsia="en-US"/>
        </w:rPr>
        <w:t>250</w:t>
      </w:r>
      <w:r w:rsidR="00CD156A" w:rsidRPr="00F56967">
        <w:rPr>
          <w:rFonts w:ascii="Corbel" w:hAnsi="Corbel"/>
          <w:bCs/>
          <w:color w:val="575757"/>
          <w:lang w:eastAsia="en-US"/>
        </w:rPr>
        <w:t> </w:t>
      </w:r>
      <w:r w:rsidR="00893FDB" w:rsidRPr="00F56967">
        <w:rPr>
          <w:rFonts w:ascii="Corbel" w:hAnsi="Corbel"/>
          <w:bCs/>
          <w:color w:val="575757"/>
          <w:lang w:eastAsia="en-US"/>
        </w:rPr>
        <w:t>Kč („</w:t>
      </w:r>
      <w:r w:rsidR="00893FDB" w:rsidRPr="00F56967">
        <w:rPr>
          <w:rFonts w:ascii="Corbel" w:hAnsi="Corbel"/>
          <w:b/>
          <w:bCs/>
          <w:color w:val="575757"/>
          <w:lang w:eastAsia="en-US"/>
        </w:rPr>
        <w:t>Podíl</w:t>
      </w:r>
      <w:r w:rsidR="00893FDB">
        <w:rPr>
          <w:rFonts w:ascii="Corbel" w:hAnsi="Corbel"/>
          <w:b/>
          <w:bCs/>
          <w:color w:val="575757"/>
          <w:lang w:eastAsia="en-US"/>
        </w:rPr>
        <w:t xml:space="preserve"> 2</w:t>
      </w:r>
      <w:r w:rsidR="00893FDB" w:rsidRPr="00F56967">
        <w:rPr>
          <w:rFonts w:ascii="Corbel" w:hAnsi="Corbel"/>
          <w:bCs/>
          <w:color w:val="575757"/>
          <w:lang w:eastAsia="en-US"/>
        </w:rPr>
        <w:t>“);</w:t>
      </w:r>
      <w:bookmarkEnd w:id="3"/>
    </w:p>
    <w:p w14:paraId="11246CFB" w14:textId="72CEDF04" w:rsidR="00893FDB" w:rsidRDefault="00F359B7" w:rsidP="0062656B">
      <w:pPr>
        <w:pStyle w:val="ListParagraph"/>
        <w:widowControl w:val="0"/>
        <w:numPr>
          <w:ilvl w:val="0"/>
          <w:numId w:val="2"/>
        </w:numPr>
        <w:spacing w:before="120" w:after="120" w:line="300" w:lineRule="exact"/>
        <w:ind w:left="567" w:hanging="567"/>
        <w:contextualSpacing w:val="0"/>
        <w:rPr>
          <w:rFonts w:ascii="Corbel" w:hAnsi="Corbel"/>
          <w:bCs/>
          <w:color w:val="575757"/>
          <w:lang w:eastAsia="en-US"/>
        </w:rPr>
      </w:pPr>
      <w:bookmarkStart w:id="4" w:name="_Ref76562362"/>
      <w:r>
        <w:rPr>
          <w:rFonts w:ascii="Corbel" w:hAnsi="Corbel"/>
          <w:bCs/>
          <w:color w:val="575757"/>
          <w:lang w:eastAsia="en-US"/>
        </w:rPr>
        <w:t>Prod</w:t>
      </w:r>
      <w:r w:rsidR="00893FDB" w:rsidRPr="00F56967">
        <w:rPr>
          <w:rFonts w:ascii="Corbel" w:hAnsi="Corbel"/>
          <w:bCs/>
          <w:color w:val="575757"/>
          <w:lang w:eastAsia="en-US"/>
        </w:rPr>
        <w:t xml:space="preserve">ávající </w:t>
      </w:r>
      <w:r w:rsidR="00893FDB">
        <w:rPr>
          <w:rFonts w:ascii="Corbel" w:hAnsi="Corbel"/>
          <w:bCs/>
          <w:color w:val="575757"/>
          <w:lang w:eastAsia="en-US"/>
        </w:rPr>
        <w:t xml:space="preserve">3 </w:t>
      </w:r>
      <w:r w:rsidR="00893FDB" w:rsidRPr="00F56967">
        <w:rPr>
          <w:rFonts w:ascii="Corbel" w:hAnsi="Corbel"/>
          <w:bCs/>
          <w:color w:val="575757"/>
          <w:lang w:eastAsia="en-US"/>
        </w:rPr>
        <w:t xml:space="preserve">je vlastníkem podílu ve </w:t>
      </w:r>
      <w:r w:rsidR="00356041">
        <w:rPr>
          <w:rFonts w:ascii="Corbel" w:hAnsi="Corbel"/>
          <w:bCs/>
          <w:color w:val="575757"/>
          <w:lang w:eastAsia="en-US"/>
        </w:rPr>
        <w:t xml:space="preserve">Společnosti RELAKA </w:t>
      </w:r>
      <w:r w:rsidR="00893FDB" w:rsidRPr="00F56967">
        <w:rPr>
          <w:rFonts w:ascii="Corbel" w:hAnsi="Corbel"/>
          <w:bCs/>
          <w:color w:val="575757"/>
          <w:lang w:eastAsia="en-US"/>
        </w:rPr>
        <w:t xml:space="preserve">o velikosti </w:t>
      </w:r>
      <w:r w:rsidR="009C566E">
        <w:rPr>
          <w:rFonts w:ascii="Corbel" w:hAnsi="Corbel"/>
          <w:bCs/>
          <w:color w:val="575757"/>
          <w:lang w:eastAsia="en-US"/>
        </w:rPr>
        <w:t>25</w:t>
      </w:r>
      <w:r w:rsidR="00893FDB" w:rsidRPr="00F56967">
        <w:rPr>
          <w:rFonts w:ascii="Corbel" w:hAnsi="Corbel"/>
          <w:bCs/>
          <w:color w:val="575757"/>
          <w:lang w:eastAsia="en-US"/>
        </w:rPr>
        <w:t xml:space="preserve"> %, jemuž odpovídá zcela splacený vklad do základního kapitálu </w:t>
      </w:r>
      <w:r w:rsidR="00356041">
        <w:rPr>
          <w:rFonts w:ascii="Corbel" w:hAnsi="Corbel"/>
          <w:bCs/>
          <w:color w:val="575757"/>
          <w:lang w:eastAsia="en-US"/>
        </w:rPr>
        <w:t xml:space="preserve">Společnosti RELAKA </w:t>
      </w:r>
      <w:r w:rsidR="00893FDB" w:rsidRPr="00F56967">
        <w:rPr>
          <w:rFonts w:ascii="Corbel" w:hAnsi="Corbel"/>
          <w:bCs/>
          <w:color w:val="575757"/>
          <w:lang w:eastAsia="en-US"/>
        </w:rPr>
        <w:t xml:space="preserve">ve výši </w:t>
      </w:r>
      <w:r w:rsidR="00CD156A">
        <w:rPr>
          <w:rFonts w:ascii="Corbel" w:hAnsi="Corbel"/>
          <w:bCs/>
          <w:color w:val="575757"/>
          <w:lang w:eastAsia="en-US"/>
        </w:rPr>
        <w:t>250</w:t>
      </w:r>
      <w:r w:rsidR="00CD156A" w:rsidRPr="00F56967">
        <w:rPr>
          <w:rFonts w:ascii="Corbel" w:hAnsi="Corbel"/>
          <w:bCs/>
          <w:color w:val="575757"/>
          <w:lang w:eastAsia="en-US"/>
        </w:rPr>
        <w:t> </w:t>
      </w:r>
      <w:r w:rsidR="00893FDB" w:rsidRPr="00F56967">
        <w:rPr>
          <w:rFonts w:ascii="Corbel" w:hAnsi="Corbel"/>
          <w:bCs/>
          <w:color w:val="575757"/>
          <w:lang w:eastAsia="en-US"/>
        </w:rPr>
        <w:t>Kč („</w:t>
      </w:r>
      <w:r w:rsidR="00893FDB" w:rsidRPr="00F56967">
        <w:rPr>
          <w:rFonts w:ascii="Corbel" w:hAnsi="Corbel"/>
          <w:b/>
          <w:bCs/>
          <w:color w:val="575757"/>
          <w:lang w:eastAsia="en-US"/>
        </w:rPr>
        <w:t>Podíl</w:t>
      </w:r>
      <w:r w:rsidR="00893FDB">
        <w:rPr>
          <w:rFonts w:ascii="Corbel" w:hAnsi="Corbel"/>
          <w:b/>
          <w:bCs/>
          <w:color w:val="575757"/>
          <w:lang w:eastAsia="en-US"/>
        </w:rPr>
        <w:t xml:space="preserve"> 3</w:t>
      </w:r>
      <w:r w:rsidR="00893FDB" w:rsidRPr="00F56967">
        <w:rPr>
          <w:rFonts w:ascii="Corbel" w:hAnsi="Corbel"/>
          <w:bCs/>
          <w:color w:val="575757"/>
          <w:lang w:eastAsia="en-US"/>
        </w:rPr>
        <w:t>“);</w:t>
      </w:r>
      <w:bookmarkEnd w:id="4"/>
    </w:p>
    <w:p w14:paraId="4BF4016B" w14:textId="6BE71367" w:rsidR="00356041" w:rsidRPr="00356041" w:rsidRDefault="00356041" w:rsidP="00356041">
      <w:pPr>
        <w:pStyle w:val="ListParagraph"/>
        <w:widowControl w:val="0"/>
        <w:numPr>
          <w:ilvl w:val="0"/>
          <w:numId w:val="2"/>
        </w:numPr>
        <w:spacing w:before="120" w:after="120" w:line="300" w:lineRule="exact"/>
        <w:ind w:left="567" w:hanging="567"/>
        <w:contextualSpacing w:val="0"/>
        <w:rPr>
          <w:rFonts w:ascii="Corbel" w:hAnsi="Corbel"/>
          <w:bCs/>
          <w:color w:val="575757"/>
          <w:lang w:eastAsia="en-US"/>
        </w:rPr>
      </w:pPr>
      <w:r>
        <w:rPr>
          <w:rFonts w:ascii="Corbel" w:hAnsi="Corbel"/>
          <w:bCs/>
          <w:color w:val="575757"/>
          <w:lang w:eastAsia="en-US"/>
        </w:rPr>
        <w:t>Prodávající</w:t>
      </w:r>
      <w:r w:rsidRPr="00356041">
        <w:rPr>
          <w:rFonts w:ascii="Corbel" w:hAnsi="Corbel"/>
          <w:bCs/>
          <w:color w:val="575757"/>
          <w:lang w:eastAsia="en-US"/>
        </w:rPr>
        <w:t xml:space="preserve"> 2 </w:t>
      </w:r>
      <w:r>
        <w:rPr>
          <w:rFonts w:ascii="Corbel" w:hAnsi="Corbel"/>
          <w:bCs/>
          <w:color w:val="575757"/>
          <w:lang w:eastAsia="en-US"/>
        </w:rPr>
        <w:t>je</w:t>
      </w:r>
      <w:r w:rsidRPr="00356041">
        <w:rPr>
          <w:rFonts w:ascii="Corbel" w:hAnsi="Corbel"/>
          <w:bCs/>
          <w:color w:val="575757"/>
          <w:lang w:eastAsia="en-US"/>
        </w:rPr>
        <w:t xml:space="preserve"> </w:t>
      </w:r>
      <w:r w:rsidRPr="00F56967">
        <w:rPr>
          <w:rFonts w:ascii="Corbel" w:hAnsi="Corbel"/>
          <w:bCs/>
          <w:color w:val="575757"/>
          <w:lang w:eastAsia="en-US"/>
        </w:rPr>
        <w:t xml:space="preserve">vlastníkem podílu ve </w:t>
      </w:r>
      <w:r>
        <w:rPr>
          <w:rFonts w:ascii="Corbel" w:hAnsi="Corbel"/>
          <w:bCs/>
          <w:color w:val="575757"/>
          <w:lang w:eastAsia="en-US"/>
        </w:rPr>
        <w:t xml:space="preserve">společnosti </w:t>
      </w:r>
      <w:r w:rsidRPr="00356041">
        <w:rPr>
          <w:rFonts w:ascii="Corbel" w:hAnsi="Corbel"/>
          <w:bCs/>
          <w:color w:val="575757"/>
          <w:lang w:eastAsia="en-US"/>
        </w:rPr>
        <w:t>AGROBIOPLYN s.r.o., IČO: 10967192, se sídlem Ječná 550/1, Nové Město, 120 00 Praha 2, zapsané v obchodním rejstříku vedeném Městským soudem v</w:t>
      </w:r>
      <w:r w:rsidR="00C45655">
        <w:rPr>
          <w:rFonts w:ascii="Corbel" w:hAnsi="Corbel"/>
          <w:bCs/>
          <w:color w:val="575757"/>
          <w:lang w:eastAsia="en-US"/>
        </w:rPr>
        <w:t> </w:t>
      </w:r>
      <w:r w:rsidRPr="00356041">
        <w:rPr>
          <w:rFonts w:ascii="Corbel" w:hAnsi="Corbel"/>
          <w:bCs/>
          <w:color w:val="575757"/>
          <w:lang w:eastAsia="en-US"/>
        </w:rPr>
        <w:t>Praze, oddíl C, vložka 351483 („</w:t>
      </w:r>
      <w:r w:rsidRPr="00356041">
        <w:rPr>
          <w:rFonts w:ascii="Corbel" w:hAnsi="Corbel"/>
          <w:b/>
          <w:color w:val="575757"/>
          <w:lang w:eastAsia="en-US"/>
        </w:rPr>
        <w:t>Společnost AGROBIOPLYN</w:t>
      </w:r>
      <w:r w:rsidRPr="00356041">
        <w:rPr>
          <w:rFonts w:ascii="Corbel" w:hAnsi="Corbel"/>
          <w:bCs/>
          <w:color w:val="575757"/>
          <w:lang w:eastAsia="en-US"/>
        </w:rPr>
        <w:t>“)</w:t>
      </w:r>
      <w:r>
        <w:rPr>
          <w:rFonts w:ascii="Corbel" w:hAnsi="Corbel"/>
          <w:bCs/>
          <w:color w:val="575757"/>
          <w:lang w:eastAsia="en-US"/>
        </w:rPr>
        <w:t>,</w:t>
      </w:r>
      <w:r w:rsidRPr="00356041">
        <w:rPr>
          <w:rFonts w:ascii="Corbel" w:hAnsi="Corbel"/>
          <w:bCs/>
          <w:color w:val="575757"/>
          <w:lang w:eastAsia="en-US"/>
        </w:rPr>
        <w:t xml:space="preserve"> </w:t>
      </w:r>
      <w:r w:rsidRPr="00F56967">
        <w:rPr>
          <w:rFonts w:ascii="Corbel" w:hAnsi="Corbel"/>
          <w:bCs/>
          <w:color w:val="575757"/>
          <w:lang w:eastAsia="en-US"/>
        </w:rPr>
        <w:t xml:space="preserve">o velikosti </w:t>
      </w:r>
      <w:r>
        <w:rPr>
          <w:rFonts w:ascii="Corbel" w:hAnsi="Corbel"/>
          <w:bCs/>
          <w:color w:val="575757"/>
          <w:lang w:eastAsia="en-US"/>
        </w:rPr>
        <w:t>50</w:t>
      </w:r>
      <w:r w:rsidRPr="00F56967">
        <w:rPr>
          <w:rFonts w:ascii="Corbel" w:hAnsi="Corbel"/>
          <w:bCs/>
          <w:color w:val="575757"/>
          <w:lang w:eastAsia="en-US"/>
        </w:rPr>
        <w:t xml:space="preserve"> %, jemuž odpovídá zcela splacený vklad do základního kapitálu </w:t>
      </w:r>
      <w:r>
        <w:rPr>
          <w:rFonts w:ascii="Corbel" w:hAnsi="Corbel"/>
          <w:bCs/>
          <w:color w:val="575757"/>
          <w:lang w:eastAsia="en-US"/>
        </w:rPr>
        <w:t xml:space="preserve">Společnosti </w:t>
      </w:r>
      <w:r w:rsidR="00621BC0">
        <w:rPr>
          <w:rFonts w:ascii="Corbel" w:hAnsi="Corbel"/>
          <w:bCs/>
          <w:color w:val="575757"/>
          <w:lang w:eastAsia="en-US"/>
        </w:rPr>
        <w:t>AGROBIOPLYN</w:t>
      </w:r>
      <w:r>
        <w:rPr>
          <w:rFonts w:ascii="Corbel" w:hAnsi="Corbel"/>
          <w:bCs/>
          <w:color w:val="575757"/>
          <w:lang w:eastAsia="en-US"/>
        </w:rPr>
        <w:t xml:space="preserve"> </w:t>
      </w:r>
      <w:r w:rsidRPr="00F56967">
        <w:rPr>
          <w:rFonts w:ascii="Corbel" w:hAnsi="Corbel"/>
          <w:bCs/>
          <w:color w:val="575757"/>
          <w:lang w:eastAsia="en-US"/>
        </w:rPr>
        <w:t xml:space="preserve">ve výši </w:t>
      </w:r>
      <w:r w:rsidR="00621BC0">
        <w:rPr>
          <w:rFonts w:ascii="Corbel" w:hAnsi="Corbel"/>
          <w:bCs/>
          <w:color w:val="575757"/>
          <w:lang w:eastAsia="en-US"/>
        </w:rPr>
        <w:t>100.000</w:t>
      </w:r>
      <w:r w:rsidRPr="00F56967">
        <w:rPr>
          <w:rFonts w:ascii="Corbel" w:hAnsi="Corbel"/>
          <w:bCs/>
          <w:color w:val="575757"/>
          <w:lang w:eastAsia="en-US"/>
        </w:rPr>
        <w:t> Kč („</w:t>
      </w:r>
      <w:r w:rsidRPr="00F56967">
        <w:rPr>
          <w:rFonts w:ascii="Corbel" w:hAnsi="Corbel"/>
          <w:b/>
          <w:bCs/>
          <w:color w:val="575757"/>
          <w:lang w:eastAsia="en-US"/>
        </w:rPr>
        <w:t>Podíl</w:t>
      </w:r>
      <w:r>
        <w:rPr>
          <w:rFonts w:ascii="Corbel" w:hAnsi="Corbel"/>
          <w:b/>
          <w:bCs/>
          <w:color w:val="575757"/>
          <w:lang w:eastAsia="en-US"/>
        </w:rPr>
        <w:t xml:space="preserve"> </w:t>
      </w:r>
      <w:r w:rsidR="00621BC0">
        <w:rPr>
          <w:rFonts w:ascii="Corbel" w:hAnsi="Corbel"/>
          <w:b/>
          <w:bCs/>
          <w:color w:val="575757"/>
          <w:lang w:eastAsia="en-US"/>
        </w:rPr>
        <w:t>4</w:t>
      </w:r>
      <w:r w:rsidRPr="00F56967">
        <w:rPr>
          <w:rFonts w:ascii="Corbel" w:hAnsi="Corbel"/>
          <w:bCs/>
          <w:color w:val="575757"/>
          <w:lang w:eastAsia="en-US"/>
        </w:rPr>
        <w:t>“);</w:t>
      </w:r>
    </w:p>
    <w:p w14:paraId="03C5CB6D" w14:textId="02F1D22C" w:rsidR="00621BC0" w:rsidRDefault="00621BC0" w:rsidP="00C15E84">
      <w:pPr>
        <w:pStyle w:val="ListParagraph"/>
        <w:keepNext/>
        <w:keepLines/>
        <w:widowControl w:val="0"/>
        <w:numPr>
          <w:ilvl w:val="0"/>
          <w:numId w:val="2"/>
        </w:numPr>
        <w:spacing w:before="120" w:after="120" w:line="300" w:lineRule="exact"/>
        <w:ind w:left="567" w:hanging="567"/>
        <w:contextualSpacing w:val="0"/>
        <w:rPr>
          <w:rFonts w:ascii="Corbel" w:hAnsi="Corbel"/>
          <w:bCs/>
          <w:color w:val="575757"/>
          <w:lang w:eastAsia="en-US"/>
        </w:rPr>
      </w:pPr>
      <w:r>
        <w:rPr>
          <w:rFonts w:ascii="Corbel" w:hAnsi="Corbel"/>
          <w:bCs/>
          <w:color w:val="575757"/>
          <w:lang w:eastAsia="en-US"/>
        </w:rPr>
        <w:lastRenderedPageBreak/>
        <w:t>Prod</w:t>
      </w:r>
      <w:r w:rsidRPr="00F56967">
        <w:rPr>
          <w:rFonts w:ascii="Corbel" w:hAnsi="Corbel"/>
          <w:bCs/>
          <w:color w:val="575757"/>
          <w:lang w:eastAsia="en-US"/>
        </w:rPr>
        <w:t xml:space="preserve">ávající </w:t>
      </w:r>
      <w:r>
        <w:rPr>
          <w:rFonts w:ascii="Corbel" w:hAnsi="Corbel"/>
          <w:bCs/>
          <w:color w:val="575757"/>
          <w:lang w:eastAsia="en-US"/>
        </w:rPr>
        <w:t xml:space="preserve">3 </w:t>
      </w:r>
      <w:r w:rsidRPr="00F56967">
        <w:rPr>
          <w:rFonts w:ascii="Corbel" w:hAnsi="Corbel"/>
          <w:bCs/>
          <w:color w:val="575757"/>
          <w:lang w:eastAsia="en-US"/>
        </w:rPr>
        <w:t xml:space="preserve">je vlastníkem podílu ve </w:t>
      </w:r>
      <w:r>
        <w:rPr>
          <w:rFonts w:ascii="Corbel" w:hAnsi="Corbel"/>
          <w:bCs/>
          <w:color w:val="575757"/>
          <w:lang w:eastAsia="en-US"/>
        </w:rPr>
        <w:t xml:space="preserve">Společnosti AGROBIOPLYN </w:t>
      </w:r>
      <w:r w:rsidRPr="00F56967">
        <w:rPr>
          <w:rFonts w:ascii="Corbel" w:hAnsi="Corbel"/>
          <w:bCs/>
          <w:color w:val="575757"/>
          <w:lang w:eastAsia="en-US"/>
        </w:rPr>
        <w:t xml:space="preserve">o velikosti </w:t>
      </w:r>
      <w:r>
        <w:rPr>
          <w:rFonts w:ascii="Corbel" w:hAnsi="Corbel"/>
          <w:bCs/>
          <w:color w:val="575757"/>
          <w:lang w:eastAsia="en-US"/>
        </w:rPr>
        <w:t>50</w:t>
      </w:r>
      <w:r w:rsidRPr="00F56967">
        <w:rPr>
          <w:rFonts w:ascii="Corbel" w:hAnsi="Corbel"/>
          <w:bCs/>
          <w:color w:val="575757"/>
          <w:lang w:eastAsia="en-US"/>
        </w:rPr>
        <w:t xml:space="preserve"> %, jemuž odpovídá zcela splacený vklad do základního kapitálu </w:t>
      </w:r>
      <w:r>
        <w:rPr>
          <w:rFonts w:ascii="Corbel" w:hAnsi="Corbel"/>
          <w:bCs/>
          <w:color w:val="575757"/>
          <w:lang w:eastAsia="en-US"/>
        </w:rPr>
        <w:t xml:space="preserve">Společnosti AGROBIOPLYN </w:t>
      </w:r>
      <w:r w:rsidRPr="00F56967">
        <w:rPr>
          <w:rFonts w:ascii="Corbel" w:hAnsi="Corbel"/>
          <w:bCs/>
          <w:color w:val="575757"/>
          <w:lang w:eastAsia="en-US"/>
        </w:rPr>
        <w:t xml:space="preserve">ve výši </w:t>
      </w:r>
      <w:r>
        <w:rPr>
          <w:rFonts w:ascii="Corbel" w:hAnsi="Corbel"/>
          <w:bCs/>
          <w:color w:val="575757"/>
          <w:lang w:eastAsia="en-US"/>
        </w:rPr>
        <w:t>100.000</w:t>
      </w:r>
      <w:r w:rsidRPr="00F56967">
        <w:rPr>
          <w:rFonts w:ascii="Corbel" w:hAnsi="Corbel"/>
          <w:bCs/>
          <w:color w:val="575757"/>
          <w:lang w:eastAsia="en-US"/>
        </w:rPr>
        <w:t> Kč („</w:t>
      </w:r>
      <w:r w:rsidRPr="00F56967">
        <w:rPr>
          <w:rFonts w:ascii="Corbel" w:hAnsi="Corbel"/>
          <w:b/>
          <w:bCs/>
          <w:color w:val="575757"/>
          <w:lang w:eastAsia="en-US"/>
        </w:rPr>
        <w:t>Podíl</w:t>
      </w:r>
      <w:r>
        <w:rPr>
          <w:rFonts w:ascii="Corbel" w:hAnsi="Corbel"/>
          <w:b/>
          <w:bCs/>
          <w:color w:val="575757"/>
          <w:lang w:eastAsia="en-US"/>
        </w:rPr>
        <w:t xml:space="preserve"> 5</w:t>
      </w:r>
      <w:r w:rsidRPr="00F56967">
        <w:rPr>
          <w:rFonts w:ascii="Corbel" w:hAnsi="Corbel"/>
          <w:bCs/>
          <w:color w:val="575757"/>
          <w:lang w:eastAsia="en-US"/>
        </w:rPr>
        <w:t>“);</w:t>
      </w:r>
    </w:p>
    <w:p w14:paraId="70DE115A" w14:textId="1218A041" w:rsidR="0062656B" w:rsidRDefault="00F359B7" w:rsidP="0062656B">
      <w:pPr>
        <w:pStyle w:val="ListParagraph"/>
        <w:widowControl w:val="0"/>
        <w:numPr>
          <w:ilvl w:val="0"/>
          <w:numId w:val="2"/>
        </w:numPr>
        <w:spacing w:before="120" w:after="120" w:line="300" w:lineRule="exact"/>
        <w:ind w:left="567" w:hanging="567"/>
        <w:contextualSpacing w:val="0"/>
        <w:rPr>
          <w:rFonts w:ascii="Corbel" w:hAnsi="Corbel"/>
          <w:bCs/>
          <w:color w:val="575757"/>
          <w:lang w:eastAsia="en-US"/>
        </w:rPr>
      </w:pPr>
      <w:r>
        <w:rPr>
          <w:rFonts w:ascii="Corbel" w:hAnsi="Corbel"/>
          <w:bCs/>
          <w:color w:val="575757"/>
          <w:lang w:eastAsia="en-US"/>
        </w:rPr>
        <w:t>Prod</w:t>
      </w:r>
      <w:r w:rsidR="00EE21EA" w:rsidRPr="00F56967">
        <w:rPr>
          <w:rFonts w:ascii="Corbel" w:hAnsi="Corbel"/>
          <w:bCs/>
          <w:color w:val="575757"/>
          <w:lang w:eastAsia="en-US"/>
        </w:rPr>
        <w:t>ávající m</w:t>
      </w:r>
      <w:r w:rsidR="00C072CF">
        <w:rPr>
          <w:rFonts w:ascii="Corbel" w:hAnsi="Corbel"/>
          <w:bCs/>
          <w:color w:val="575757"/>
          <w:lang w:eastAsia="en-US"/>
        </w:rPr>
        <w:t>ají</w:t>
      </w:r>
      <w:r w:rsidR="00EE21EA" w:rsidRPr="00F56967">
        <w:rPr>
          <w:rFonts w:ascii="Corbel" w:hAnsi="Corbel"/>
          <w:bCs/>
          <w:color w:val="575757"/>
          <w:lang w:eastAsia="en-US"/>
        </w:rPr>
        <w:t xml:space="preserve"> za podmínek sjednaných v této Smlouvě zájem převést na </w:t>
      </w:r>
      <w:r>
        <w:rPr>
          <w:rFonts w:ascii="Corbel" w:hAnsi="Corbel"/>
          <w:bCs/>
          <w:color w:val="575757"/>
          <w:lang w:eastAsia="en-US"/>
        </w:rPr>
        <w:t>Kup</w:t>
      </w:r>
      <w:r w:rsidR="00EE21EA" w:rsidRPr="00F56967">
        <w:rPr>
          <w:rFonts w:ascii="Corbel" w:hAnsi="Corbel"/>
          <w:bCs/>
          <w:color w:val="575757"/>
          <w:lang w:eastAsia="en-US"/>
        </w:rPr>
        <w:t>ujícího vlastnické právo k</w:t>
      </w:r>
      <w:r w:rsidR="00C45655">
        <w:rPr>
          <w:rFonts w:ascii="Corbel" w:hAnsi="Corbel"/>
          <w:bCs/>
          <w:color w:val="575757"/>
          <w:lang w:eastAsia="en-US"/>
        </w:rPr>
        <w:t> </w:t>
      </w:r>
      <w:r w:rsidR="00106AE3" w:rsidRPr="00F56967">
        <w:rPr>
          <w:rFonts w:ascii="Corbel" w:hAnsi="Corbel"/>
          <w:bCs/>
          <w:color w:val="575757"/>
          <w:lang w:eastAsia="en-US"/>
        </w:rPr>
        <w:t>Podíl</w:t>
      </w:r>
      <w:r w:rsidR="00C072CF">
        <w:rPr>
          <w:rFonts w:ascii="Corbel" w:hAnsi="Corbel"/>
          <w:bCs/>
          <w:color w:val="575757"/>
          <w:lang w:eastAsia="en-US"/>
        </w:rPr>
        <w:t>ům</w:t>
      </w:r>
      <w:r w:rsidR="00EE21EA" w:rsidRPr="00F56967">
        <w:rPr>
          <w:rFonts w:ascii="Corbel" w:hAnsi="Corbel"/>
          <w:bCs/>
          <w:color w:val="575757"/>
          <w:lang w:eastAsia="en-US"/>
        </w:rPr>
        <w:t xml:space="preserve"> a </w:t>
      </w:r>
      <w:r>
        <w:rPr>
          <w:rFonts w:ascii="Corbel" w:hAnsi="Corbel"/>
          <w:bCs/>
          <w:color w:val="575757"/>
          <w:lang w:eastAsia="en-US"/>
        </w:rPr>
        <w:t>Kup</w:t>
      </w:r>
      <w:r w:rsidR="00EE21EA" w:rsidRPr="00F56967">
        <w:rPr>
          <w:rFonts w:ascii="Corbel" w:hAnsi="Corbel"/>
          <w:bCs/>
          <w:color w:val="575757"/>
          <w:lang w:eastAsia="en-US"/>
        </w:rPr>
        <w:t>ující si přeje Podíl</w:t>
      </w:r>
      <w:r w:rsidR="00C072CF">
        <w:rPr>
          <w:rFonts w:ascii="Corbel" w:hAnsi="Corbel"/>
          <w:bCs/>
          <w:color w:val="575757"/>
          <w:lang w:eastAsia="en-US"/>
        </w:rPr>
        <w:t>y</w:t>
      </w:r>
      <w:r w:rsidR="00721F1B" w:rsidRPr="00F56967">
        <w:rPr>
          <w:rFonts w:ascii="Corbel" w:hAnsi="Corbel"/>
          <w:bCs/>
          <w:color w:val="575757"/>
          <w:lang w:eastAsia="en-US"/>
        </w:rPr>
        <w:t xml:space="preserve"> </w:t>
      </w:r>
      <w:r w:rsidR="00EE21EA" w:rsidRPr="00F56967">
        <w:rPr>
          <w:rFonts w:ascii="Corbel" w:hAnsi="Corbel"/>
          <w:bCs/>
          <w:color w:val="575757"/>
          <w:lang w:eastAsia="en-US"/>
        </w:rPr>
        <w:t xml:space="preserve">od </w:t>
      </w:r>
      <w:r>
        <w:rPr>
          <w:rFonts w:ascii="Corbel" w:hAnsi="Corbel"/>
          <w:bCs/>
          <w:color w:val="575757"/>
          <w:lang w:eastAsia="en-US"/>
        </w:rPr>
        <w:t>Prod</w:t>
      </w:r>
      <w:r w:rsidR="00106AE3" w:rsidRPr="00F56967">
        <w:rPr>
          <w:rFonts w:ascii="Corbel" w:hAnsi="Corbel"/>
          <w:bCs/>
          <w:color w:val="575757"/>
          <w:lang w:eastAsia="en-US"/>
        </w:rPr>
        <w:t>ávající</w:t>
      </w:r>
      <w:r w:rsidR="00C072CF">
        <w:rPr>
          <w:rFonts w:ascii="Corbel" w:hAnsi="Corbel"/>
          <w:bCs/>
          <w:color w:val="575757"/>
          <w:lang w:eastAsia="en-US"/>
        </w:rPr>
        <w:t>c</w:t>
      </w:r>
      <w:r w:rsidR="00106AE3" w:rsidRPr="00F56967">
        <w:rPr>
          <w:rFonts w:ascii="Corbel" w:hAnsi="Corbel"/>
          <w:bCs/>
          <w:color w:val="575757"/>
          <w:lang w:eastAsia="en-US"/>
        </w:rPr>
        <w:t>h</w:t>
      </w:r>
      <w:r w:rsidR="00EE21EA" w:rsidRPr="00F56967">
        <w:rPr>
          <w:rFonts w:ascii="Corbel" w:hAnsi="Corbel"/>
          <w:bCs/>
          <w:color w:val="575757"/>
          <w:lang w:eastAsia="en-US"/>
        </w:rPr>
        <w:t xml:space="preserve"> při splnění podmínek sjednaných v této Smlouvě koupit a stát se jediným společníkem Společnosti</w:t>
      </w:r>
      <w:r w:rsidR="00C45655">
        <w:rPr>
          <w:rFonts w:ascii="Corbel" w:hAnsi="Corbel"/>
          <w:bCs/>
          <w:color w:val="575757"/>
          <w:lang w:eastAsia="en-US"/>
        </w:rPr>
        <w:t xml:space="preserve"> RELAKA a jediným společníkem Společnosti AGROBIOPLYN</w:t>
      </w:r>
      <w:r w:rsidR="00EE21EA" w:rsidRPr="00F56967">
        <w:rPr>
          <w:rFonts w:ascii="Corbel" w:hAnsi="Corbel"/>
          <w:bCs/>
          <w:color w:val="575757"/>
          <w:lang w:eastAsia="en-US"/>
        </w:rPr>
        <w:t>;</w:t>
      </w:r>
    </w:p>
    <w:p w14:paraId="259BF03D" w14:textId="4602A8B8" w:rsidR="00064418" w:rsidRPr="00802A16" w:rsidRDefault="00064418" w:rsidP="00064418">
      <w:pPr>
        <w:pStyle w:val="ListParagraph"/>
        <w:widowControl w:val="0"/>
        <w:numPr>
          <w:ilvl w:val="0"/>
          <w:numId w:val="2"/>
        </w:numPr>
        <w:spacing w:before="120" w:after="120" w:line="300" w:lineRule="exact"/>
        <w:ind w:left="567" w:hanging="567"/>
        <w:contextualSpacing w:val="0"/>
        <w:rPr>
          <w:rFonts w:ascii="Corbel" w:hAnsi="Corbel"/>
          <w:bCs/>
          <w:color w:val="575757"/>
          <w:lang w:eastAsia="en-US"/>
        </w:rPr>
      </w:pPr>
      <w:bookmarkStart w:id="5" w:name="_Ref450084947"/>
      <w:bookmarkStart w:id="6" w:name="_Ref486332404"/>
      <w:bookmarkStart w:id="7" w:name="_Ref488949163"/>
      <w:r w:rsidRPr="00802A16">
        <w:rPr>
          <w:rFonts w:ascii="Corbel" w:hAnsi="Corbel"/>
          <w:bCs/>
          <w:color w:val="575757"/>
          <w:lang w:eastAsia="en-US"/>
        </w:rPr>
        <w:t>Valn</w:t>
      </w:r>
      <w:r w:rsidR="00802A16" w:rsidRPr="00802A16">
        <w:rPr>
          <w:rFonts w:ascii="Corbel" w:hAnsi="Corbel"/>
          <w:bCs/>
          <w:color w:val="575757"/>
          <w:lang w:eastAsia="en-US"/>
        </w:rPr>
        <w:t>é</w:t>
      </w:r>
      <w:r w:rsidRPr="00802A16">
        <w:rPr>
          <w:rFonts w:ascii="Corbel" w:hAnsi="Corbel"/>
          <w:bCs/>
          <w:color w:val="575757"/>
          <w:lang w:eastAsia="en-US"/>
        </w:rPr>
        <w:t xml:space="preserve"> hromad</w:t>
      </w:r>
      <w:r w:rsidR="00802A16" w:rsidRPr="00802A16">
        <w:rPr>
          <w:rFonts w:ascii="Corbel" w:hAnsi="Corbel"/>
          <w:bCs/>
          <w:color w:val="575757"/>
          <w:lang w:eastAsia="en-US"/>
        </w:rPr>
        <w:t>y</w:t>
      </w:r>
      <w:r w:rsidRPr="00802A16">
        <w:rPr>
          <w:rFonts w:ascii="Corbel" w:hAnsi="Corbel"/>
          <w:bCs/>
          <w:color w:val="575757"/>
          <w:lang w:eastAsia="en-US"/>
        </w:rPr>
        <w:t xml:space="preserve"> </w:t>
      </w:r>
      <w:r w:rsidR="00356041" w:rsidRPr="00802A16">
        <w:rPr>
          <w:rFonts w:ascii="Corbel" w:hAnsi="Corbel"/>
          <w:bCs/>
          <w:color w:val="575757"/>
          <w:lang w:eastAsia="en-US"/>
        </w:rPr>
        <w:t>Společnost</w:t>
      </w:r>
      <w:r w:rsidR="00802A16" w:rsidRPr="00802A16">
        <w:rPr>
          <w:rFonts w:ascii="Corbel" w:hAnsi="Corbel"/>
          <w:bCs/>
          <w:color w:val="575757"/>
          <w:lang w:eastAsia="en-US"/>
        </w:rPr>
        <w:t>í</w:t>
      </w:r>
      <w:r w:rsidR="00356041" w:rsidRPr="00802A16">
        <w:rPr>
          <w:rFonts w:ascii="Corbel" w:hAnsi="Corbel"/>
          <w:bCs/>
          <w:color w:val="575757"/>
          <w:lang w:eastAsia="en-US"/>
        </w:rPr>
        <w:t xml:space="preserve"> </w:t>
      </w:r>
      <w:r w:rsidRPr="00802A16">
        <w:rPr>
          <w:rFonts w:ascii="Corbel" w:hAnsi="Corbel"/>
          <w:bCs/>
          <w:color w:val="575757"/>
          <w:lang w:eastAsia="en-US"/>
        </w:rPr>
        <w:t>udělil</w:t>
      </w:r>
      <w:r w:rsidR="00802A16" w:rsidRPr="00802A16">
        <w:rPr>
          <w:rFonts w:ascii="Corbel" w:hAnsi="Corbel"/>
          <w:bCs/>
          <w:color w:val="575757"/>
          <w:lang w:eastAsia="en-US"/>
        </w:rPr>
        <w:t>y</w:t>
      </w:r>
      <w:r w:rsidRPr="00802A16">
        <w:rPr>
          <w:rFonts w:ascii="Corbel" w:hAnsi="Corbel"/>
          <w:bCs/>
          <w:color w:val="575757"/>
          <w:lang w:eastAsia="en-US"/>
        </w:rPr>
        <w:t xml:space="preserve"> souhlas</w:t>
      </w:r>
      <w:r w:rsidR="00802A16" w:rsidRPr="00802A16">
        <w:rPr>
          <w:rFonts w:ascii="Corbel" w:hAnsi="Corbel"/>
          <w:bCs/>
          <w:color w:val="575757"/>
          <w:lang w:eastAsia="en-US"/>
        </w:rPr>
        <w:t>y</w:t>
      </w:r>
      <w:r w:rsidRPr="00802A16">
        <w:rPr>
          <w:rFonts w:ascii="Corbel" w:hAnsi="Corbel"/>
          <w:bCs/>
          <w:color w:val="575757"/>
          <w:lang w:eastAsia="en-US"/>
        </w:rPr>
        <w:t xml:space="preserve"> s převod</w:t>
      </w:r>
      <w:r w:rsidR="00802A16" w:rsidRPr="00802A16">
        <w:rPr>
          <w:rFonts w:ascii="Corbel" w:hAnsi="Corbel"/>
          <w:bCs/>
          <w:color w:val="575757"/>
          <w:lang w:eastAsia="en-US"/>
        </w:rPr>
        <w:t>y</w:t>
      </w:r>
      <w:r w:rsidRPr="00802A16">
        <w:rPr>
          <w:rFonts w:ascii="Corbel" w:hAnsi="Corbel"/>
          <w:bCs/>
          <w:color w:val="575757"/>
          <w:lang w:eastAsia="en-US"/>
        </w:rPr>
        <w:t xml:space="preserve"> vlastnického práva k Podílům na Kupujícího</w:t>
      </w:r>
      <w:bookmarkEnd w:id="5"/>
      <w:bookmarkEnd w:id="6"/>
      <w:bookmarkEnd w:id="7"/>
      <w:r w:rsidRPr="00802A16">
        <w:rPr>
          <w:rFonts w:ascii="Corbel" w:hAnsi="Corbel"/>
          <w:bCs/>
          <w:color w:val="575757"/>
          <w:lang w:eastAsia="en-US"/>
        </w:rPr>
        <w:t>;</w:t>
      </w:r>
      <w:r w:rsidR="00C233E8">
        <w:rPr>
          <w:rFonts w:ascii="Corbel" w:hAnsi="Corbel"/>
          <w:bCs/>
          <w:color w:val="575757"/>
          <w:lang w:eastAsia="en-US"/>
        </w:rPr>
        <w:t xml:space="preserve"> a</w:t>
      </w:r>
    </w:p>
    <w:p w14:paraId="2567F53E" w14:textId="079CAEFA" w:rsidR="00D36DB4" w:rsidRPr="00064418" w:rsidDel="00080DEB" w:rsidRDefault="00D36DB4" w:rsidP="00064418">
      <w:pPr>
        <w:pStyle w:val="ListParagraph"/>
        <w:widowControl w:val="0"/>
        <w:numPr>
          <w:ilvl w:val="0"/>
          <w:numId w:val="2"/>
        </w:numPr>
        <w:spacing w:before="120" w:after="120" w:line="300" w:lineRule="exact"/>
        <w:ind w:left="567" w:hanging="567"/>
        <w:contextualSpacing w:val="0"/>
        <w:rPr>
          <w:del w:id="8" w:author="Damian Struk" w:date="2024-11-09T13:09:00Z" w16du:dateUtc="2024-11-09T12:09:00Z"/>
          <w:rFonts w:ascii="Corbel" w:hAnsi="Corbel"/>
          <w:bCs/>
          <w:color w:val="575757"/>
          <w:lang w:eastAsia="en-US"/>
        </w:rPr>
      </w:pPr>
      <w:bookmarkStart w:id="9" w:name="_Hlk98163135"/>
      <w:del w:id="10" w:author="Damian Struk" w:date="2024-11-09T13:09:00Z" w16du:dateUtc="2024-11-09T12:09:00Z">
        <w:r w:rsidDel="00080DEB">
          <w:rPr>
            <w:rFonts w:ascii="Corbel" w:hAnsi="Corbel"/>
            <w:bCs/>
            <w:color w:val="575757"/>
            <w:lang w:eastAsia="en-US"/>
          </w:rPr>
          <w:delText>Manželky Prodávajícího 2 a Prodávajícího 3 udělily souhlas s uzavřením této Smlouvy</w:delText>
        </w:r>
        <w:r w:rsidR="00606B26" w:rsidDel="00080DEB">
          <w:rPr>
            <w:rFonts w:ascii="Corbel" w:hAnsi="Corbel"/>
            <w:bCs/>
            <w:color w:val="575757"/>
            <w:lang w:eastAsia="en-US"/>
          </w:rPr>
          <w:delText>,</w:delText>
        </w:r>
      </w:del>
    </w:p>
    <w:bookmarkEnd w:id="9"/>
    <w:p w14:paraId="7EFC7CCB" w14:textId="19749BAA" w:rsidR="000A7AC4" w:rsidRPr="00F56967" w:rsidDel="00080DEB" w:rsidRDefault="00142E0B" w:rsidP="00230CA2">
      <w:pPr>
        <w:widowControl w:val="0"/>
        <w:spacing w:before="120" w:after="120" w:line="300" w:lineRule="exact"/>
        <w:rPr>
          <w:del w:id="11" w:author="Damian Struk" w:date="2024-11-09T13:09:00Z" w16du:dateUtc="2024-11-09T12:09:00Z"/>
          <w:rFonts w:ascii="Corbel" w:hAnsi="Corbel"/>
          <w:bCs/>
          <w:color w:val="575757"/>
          <w:lang w:eastAsia="en-US"/>
        </w:rPr>
      </w:pPr>
      <w:del w:id="12" w:author="Damian Struk" w:date="2024-11-09T13:09:00Z" w16du:dateUtc="2024-11-09T12:09:00Z">
        <w:r w:rsidRPr="00F56967" w:rsidDel="00080DEB">
          <w:rPr>
            <w:rFonts w:ascii="Corbel" w:hAnsi="Corbel"/>
            <w:bCs/>
            <w:smallCaps/>
            <w:color w:val="575757"/>
            <w:lang w:eastAsia="en-US"/>
          </w:rPr>
          <w:delText>dohodly se Smluvní strany na následujícím</w:delText>
        </w:r>
        <w:r w:rsidRPr="00F56967" w:rsidDel="00080DEB">
          <w:rPr>
            <w:rFonts w:ascii="Corbel" w:hAnsi="Corbel"/>
            <w:bCs/>
            <w:color w:val="575757"/>
            <w:lang w:eastAsia="en-US"/>
          </w:rPr>
          <w:delText>:</w:delText>
        </w:r>
        <w:r w:rsidR="000A7AC4" w:rsidRPr="00F56967" w:rsidDel="00080DEB">
          <w:rPr>
            <w:rFonts w:ascii="Corbel" w:hAnsi="Corbel"/>
            <w:bCs/>
            <w:color w:val="575757"/>
            <w:lang w:eastAsia="en-US"/>
          </w:rPr>
          <w:delText xml:space="preserve"> </w:delText>
        </w:r>
      </w:del>
    </w:p>
    <w:p w14:paraId="374C794C" w14:textId="77777777" w:rsidR="001F53C1" w:rsidRPr="00F56967" w:rsidRDefault="00E665B4" w:rsidP="00833CCF">
      <w:pPr>
        <w:pStyle w:val="Heading1"/>
        <w:ind w:left="567" w:hanging="567"/>
        <w:rPr>
          <w:rFonts w:ascii="Corbel" w:hAnsi="Corbel"/>
          <w:color w:val="575757"/>
          <w:szCs w:val="22"/>
        </w:rPr>
      </w:pPr>
      <w:r w:rsidRPr="00F56967">
        <w:rPr>
          <w:rFonts w:ascii="Corbel" w:hAnsi="Corbel"/>
          <w:color w:val="575757"/>
          <w:szCs w:val="22"/>
        </w:rPr>
        <w:t>Definice a výkladová pravidla</w:t>
      </w:r>
    </w:p>
    <w:p w14:paraId="0BD634B3" w14:textId="77777777" w:rsidR="001F53C1" w:rsidRPr="00F56967" w:rsidRDefault="005114F4" w:rsidP="00230CA2">
      <w:pPr>
        <w:pStyle w:val="Heading3"/>
        <w:widowControl w:val="0"/>
        <w:rPr>
          <w:rFonts w:ascii="Corbel" w:hAnsi="Corbel"/>
          <w:color w:val="575757"/>
          <w:sz w:val="22"/>
          <w:szCs w:val="22"/>
        </w:rPr>
      </w:pPr>
      <w:bookmarkStart w:id="13" w:name="_Ref524944497"/>
      <w:r w:rsidRPr="00F56967">
        <w:rPr>
          <w:rFonts w:ascii="Corbel" w:hAnsi="Corbel"/>
          <w:color w:val="575757"/>
          <w:sz w:val="22"/>
          <w:szCs w:val="22"/>
        </w:rPr>
        <w:t>Následující pojmy s</w:t>
      </w:r>
      <w:r w:rsidR="00346E2E" w:rsidRPr="00F56967">
        <w:rPr>
          <w:rFonts w:ascii="Corbel" w:hAnsi="Corbel"/>
          <w:color w:val="575757"/>
          <w:sz w:val="22"/>
          <w:szCs w:val="22"/>
        </w:rPr>
        <w:t> </w:t>
      </w:r>
      <w:r w:rsidRPr="00F56967">
        <w:rPr>
          <w:rFonts w:ascii="Corbel" w:hAnsi="Corbel"/>
          <w:color w:val="575757"/>
          <w:sz w:val="22"/>
          <w:szCs w:val="22"/>
        </w:rPr>
        <w:t>velkými počátečními písmeny mají níže uvedený význam, pokud z</w:t>
      </w:r>
      <w:r w:rsidR="00346E2E" w:rsidRPr="00F56967">
        <w:rPr>
          <w:rFonts w:ascii="Corbel" w:hAnsi="Corbel"/>
          <w:color w:val="575757"/>
          <w:sz w:val="22"/>
          <w:szCs w:val="22"/>
        </w:rPr>
        <w:t> </w:t>
      </w:r>
      <w:r w:rsidR="00183B1A" w:rsidRPr="00F56967">
        <w:rPr>
          <w:rFonts w:ascii="Corbel" w:hAnsi="Corbel"/>
          <w:color w:val="575757"/>
          <w:sz w:val="22"/>
          <w:szCs w:val="22"/>
        </w:rPr>
        <w:t>této</w:t>
      </w:r>
      <w:r w:rsidRPr="00F56967">
        <w:rPr>
          <w:rFonts w:ascii="Corbel" w:hAnsi="Corbel"/>
          <w:color w:val="575757"/>
          <w:sz w:val="22"/>
          <w:szCs w:val="22"/>
        </w:rPr>
        <w:t xml:space="preserve"> </w:t>
      </w:r>
      <w:r w:rsidR="00664090" w:rsidRPr="00F56967">
        <w:rPr>
          <w:rFonts w:ascii="Corbel" w:hAnsi="Corbel"/>
          <w:color w:val="575757"/>
          <w:sz w:val="22"/>
          <w:szCs w:val="22"/>
        </w:rPr>
        <w:t xml:space="preserve">Smlouvy </w:t>
      </w:r>
      <w:r w:rsidRPr="00F56967">
        <w:rPr>
          <w:rFonts w:ascii="Corbel" w:hAnsi="Corbel"/>
          <w:color w:val="575757"/>
          <w:sz w:val="22"/>
          <w:szCs w:val="22"/>
        </w:rPr>
        <w:t>nebo z</w:t>
      </w:r>
      <w:r w:rsidR="00346E2E" w:rsidRPr="00F56967">
        <w:rPr>
          <w:rFonts w:ascii="Corbel" w:hAnsi="Corbel"/>
          <w:color w:val="575757"/>
          <w:sz w:val="22"/>
          <w:szCs w:val="22"/>
        </w:rPr>
        <w:t> </w:t>
      </w:r>
      <w:r w:rsidRPr="00F56967">
        <w:rPr>
          <w:rFonts w:ascii="Corbel" w:hAnsi="Corbel"/>
          <w:color w:val="575757"/>
          <w:sz w:val="22"/>
          <w:szCs w:val="22"/>
        </w:rPr>
        <w:t>jejího kontextu nevyplývá jinak</w:t>
      </w:r>
      <w:r w:rsidR="008E3264" w:rsidRPr="00F56967">
        <w:rPr>
          <w:rFonts w:ascii="Corbel" w:hAnsi="Corbel"/>
          <w:color w:val="575757"/>
          <w:sz w:val="22"/>
          <w:szCs w:val="22"/>
        </w:rPr>
        <w:t>:</w:t>
      </w:r>
      <w:bookmarkEnd w:id="13"/>
    </w:p>
    <w:tbl>
      <w:tblPr>
        <w:tblW w:w="9498" w:type="dxa"/>
        <w:tblInd w:w="567" w:type="dxa"/>
        <w:tblLayout w:type="fixed"/>
        <w:tblLook w:val="04A0" w:firstRow="1" w:lastRow="0" w:firstColumn="1" w:lastColumn="0" w:noHBand="0" w:noVBand="1"/>
      </w:tblPr>
      <w:tblGrid>
        <w:gridCol w:w="709"/>
        <w:gridCol w:w="2226"/>
        <w:gridCol w:w="6563"/>
        <w:tblGridChange w:id="14">
          <w:tblGrid>
            <w:gridCol w:w="709"/>
            <w:gridCol w:w="2226"/>
            <w:gridCol w:w="6563"/>
          </w:tblGrid>
        </w:tblGridChange>
      </w:tblGrid>
      <w:tr w:rsidR="00ED2D3D" w:rsidRPr="00F56967" w14:paraId="71F361DE" w14:textId="77777777" w:rsidTr="00080DEB">
        <w:tc>
          <w:tcPr>
            <w:tcW w:w="709" w:type="dxa"/>
          </w:tcPr>
          <w:p w14:paraId="103587D7" w14:textId="77777777" w:rsidR="00ED2D3D" w:rsidRPr="00F56967" w:rsidRDefault="00ED2D3D" w:rsidP="00230CA2">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70A90FFB" w14:textId="77777777" w:rsidR="00ED2D3D" w:rsidRPr="00F56967" w:rsidRDefault="00ED2D3D" w:rsidP="00230CA2">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Den podpisu</w:t>
            </w:r>
          </w:p>
        </w:tc>
        <w:tc>
          <w:tcPr>
            <w:tcW w:w="6563" w:type="dxa"/>
          </w:tcPr>
          <w:p w14:paraId="20D6F7F6" w14:textId="660AD26F" w:rsidR="00ED2D3D" w:rsidRPr="00F56967" w:rsidRDefault="00ED2D3D" w:rsidP="00480B23">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 xml:space="preserve">znamená den podpisu této Smlouvy </w:t>
            </w:r>
            <w:r w:rsidR="00C072CF">
              <w:rPr>
                <w:rFonts w:ascii="Corbel" w:hAnsi="Corbel"/>
                <w:color w:val="575757"/>
                <w:lang w:eastAsia="ja-JP"/>
              </w:rPr>
              <w:t>všemi</w:t>
            </w:r>
            <w:r w:rsidRPr="00F56967">
              <w:rPr>
                <w:rFonts w:ascii="Corbel" w:hAnsi="Corbel"/>
                <w:color w:val="575757"/>
                <w:lang w:eastAsia="ja-JP"/>
              </w:rPr>
              <w:t xml:space="preserve"> Smluvními stranami.</w:t>
            </w:r>
          </w:p>
        </w:tc>
      </w:tr>
      <w:tr w:rsidR="00ED2D3D" w:rsidRPr="00F56967" w14:paraId="4F307887" w14:textId="77777777" w:rsidTr="00080DEB">
        <w:tc>
          <w:tcPr>
            <w:tcW w:w="709" w:type="dxa"/>
          </w:tcPr>
          <w:p w14:paraId="20FE891F" w14:textId="77777777" w:rsidR="00ED2D3D" w:rsidRPr="00F56967" w:rsidRDefault="00ED2D3D" w:rsidP="00230CA2">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5FDF2D52" w14:textId="77777777" w:rsidR="00ED2D3D" w:rsidRPr="00F56967" w:rsidRDefault="00ED2D3D" w:rsidP="00230CA2">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Den vypořádání</w:t>
            </w:r>
          </w:p>
        </w:tc>
        <w:tc>
          <w:tcPr>
            <w:tcW w:w="6563" w:type="dxa"/>
          </w:tcPr>
          <w:p w14:paraId="0FDA926F" w14:textId="1181A7C4" w:rsidR="00ED2D3D" w:rsidRPr="00F56967" w:rsidRDefault="00ED2D3D" w:rsidP="00230CA2">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 xml:space="preserve">má význam uvedený v článku </w:t>
            </w:r>
            <w:r w:rsidRPr="00F56967">
              <w:rPr>
                <w:rFonts w:ascii="Corbel" w:hAnsi="Corbel"/>
                <w:color w:val="575757"/>
              </w:rPr>
              <w:fldChar w:fldCharType="begin"/>
            </w:r>
            <w:r w:rsidRPr="00F56967">
              <w:rPr>
                <w:rFonts w:ascii="Corbel" w:hAnsi="Corbel"/>
                <w:color w:val="575757"/>
              </w:rPr>
              <w:instrText xml:space="preserve"> REF _Ref448264700 \r \h  \* MERGEFORMAT </w:instrText>
            </w:r>
            <w:r w:rsidRPr="00F56967">
              <w:rPr>
                <w:rFonts w:ascii="Corbel" w:hAnsi="Corbel"/>
                <w:color w:val="575757"/>
              </w:rPr>
            </w:r>
            <w:r w:rsidRPr="00F56967">
              <w:rPr>
                <w:rFonts w:ascii="Corbel" w:hAnsi="Corbel"/>
                <w:color w:val="575757"/>
              </w:rPr>
              <w:fldChar w:fldCharType="separate"/>
            </w:r>
            <w:r w:rsidR="00633A59">
              <w:rPr>
                <w:rFonts w:ascii="Corbel" w:hAnsi="Corbel"/>
                <w:color w:val="575757"/>
                <w:lang w:eastAsia="ja-JP"/>
              </w:rPr>
              <w:t>7.1</w:t>
            </w:r>
            <w:r w:rsidRPr="00F56967">
              <w:rPr>
                <w:rFonts w:ascii="Corbel" w:hAnsi="Corbel"/>
                <w:color w:val="575757"/>
              </w:rPr>
              <w:fldChar w:fldCharType="end"/>
            </w:r>
            <w:r w:rsidRPr="00F56967">
              <w:rPr>
                <w:rFonts w:ascii="Corbel" w:hAnsi="Corbel"/>
                <w:color w:val="575757"/>
                <w:lang w:eastAsia="ja-JP"/>
              </w:rPr>
              <w:t>.</w:t>
            </w:r>
          </w:p>
        </w:tc>
      </w:tr>
      <w:tr w:rsidR="00ED2D3D" w:rsidRPr="00F56967" w14:paraId="189D85EA" w14:textId="77777777" w:rsidTr="00080DEB">
        <w:tc>
          <w:tcPr>
            <w:tcW w:w="709" w:type="dxa"/>
          </w:tcPr>
          <w:p w14:paraId="31A770FE" w14:textId="77777777" w:rsidR="00ED2D3D" w:rsidRPr="00F56967" w:rsidRDefault="00ED2D3D" w:rsidP="00230CA2">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7FA6861A" w14:textId="77777777" w:rsidR="00ED2D3D" w:rsidRPr="00F56967" w:rsidRDefault="00ED2D3D" w:rsidP="00230CA2">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ERÚ</w:t>
            </w:r>
          </w:p>
        </w:tc>
        <w:tc>
          <w:tcPr>
            <w:tcW w:w="6563" w:type="dxa"/>
          </w:tcPr>
          <w:p w14:paraId="32739EBD" w14:textId="77777777" w:rsidR="00ED2D3D" w:rsidRPr="00F56967" w:rsidRDefault="00ED2D3D" w:rsidP="00230CA2">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znamená Energetický regulační úřad.</w:t>
            </w:r>
          </w:p>
        </w:tc>
      </w:tr>
      <w:tr w:rsidR="00ED2D3D" w:rsidRPr="00F56967" w14:paraId="555FF327" w14:textId="77777777" w:rsidTr="00080DEB">
        <w:tc>
          <w:tcPr>
            <w:tcW w:w="709" w:type="dxa"/>
          </w:tcPr>
          <w:p w14:paraId="6E271FE5" w14:textId="77777777" w:rsidR="00ED2D3D" w:rsidRPr="00F56967" w:rsidRDefault="00ED2D3D" w:rsidP="00230CA2">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6DFF95BD" w14:textId="03644B87" w:rsidR="00ED2D3D" w:rsidRPr="00F56967" w:rsidRDefault="009C566E" w:rsidP="00230CA2">
            <w:pPr>
              <w:pStyle w:val="ListParagraph"/>
              <w:widowControl w:val="0"/>
              <w:spacing w:before="120" w:after="120" w:line="300" w:lineRule="exact"/>
              <w:ind w:left="-108"/>
              <w:contextualSpacing w:val="0"/>
              <w:rPr>
                <w:rFonts w:ascii="Corbel" w:hAnsi="Corbel"/>
                <w:b/>
                <w:color w:val="575757"/>
                <w:lang w:eastAsia="ja-JP"/>
              </w:rPr>
            </w:pPr>
            <w:r>
              <w:rPr>
                <w:rFonts w:ascii="Corbel" w:hAnsi="Corbel"/>
                <w:b/>
                <w:color w:val="575757"/>
                <w:lang w:eastAsia="ja-JP"/>
              </w:rPr>
              <w:t>BPS</w:t>
            </w:r>
          </w:p>
        </w:tc>
        <w:tc>
          <w:tcPr>
            <w:tcW w:w="6563" w:type="dxa"/>
          </w:tcPr>
          <w:p w14:paraId="0120761D" w14:textId="6FE56ADB" w:rsidR="00ED2D3D" w:rsidRPr="00860D5C" w:rsidRDefault="00ED2D3D" w:rsidP="00860D5C">
            <w:pPr>
              <w:autoSpaceDE w:val="0"/>
              <w:autoSpaceDN w:val="0"/>
              <w:adjustRightInd w:val="0"/>
              <w:spacing w:after="0" w:line="240" w:lineRule="auto"/>
              <w:rPr>
                <w:rFonts w:ascii="Corbel" w:hAnsi="Corbel" w:cs="Corbel"/>
                <w:color w:val="575757"/>
              </w:rPr>
            </w:pPr>
            <w:r w:rsidRPr="00F56967">
              <w:rPr>
                <w:rFonts w:ascii="Corbel" w:hAnsi="Corbel"/>
                <w:color w:val="575757"/>
                <w:lang w:eastAsia="ja-JP"/>
              </w:rPr>
              <w:t xml:space="preserve">znamená </w:t>
            </w:r>
            <w:r w:rsidR="00860D5C">
              <w:rPr>
                <w:rFonts w:ascii="Corbel" w:hAnsi="Corbel" w:cs="Corbel"/>
                <w:color w:val="575757"/>
              </w:rPr>
              <w:t xml:space="preserve">„Bioplynovou stanici Chrást“, nacházející se v </w:t>
            </w:r>
            <w:proofErr w:type="spellStart"/>
            <w:r w:rsidR="00860D5C">
              <w:rPr>
                <w:rFonts w:ascii="Corbel" w:hAnsi="Corbel" w:cs="Corbel"/>
                <w:color w:val="575757"/>
              </w:rPr>
              <w:t>k.ú</w:t>
            </w:r>
            <w:proofErr w:type="spellEnd"/>
            <w:r w:rsidR="00860D5C">
              <w:rPr>
                <w:rFonts w:ascii="Corbel" w:hAnsi="Corbel" w:cs="Corbel"/>
                <w:color w:val="575757"/>
              </w:rPr>
              <w:t>. Chrást u</w:t>
            </w:r>
            <w:r w:rsidR="00B476ED">
              <w:rPr>
                <w:rFonts w:ascii="Corbel" w:hAnsi="Corbel" w:cs="Corbel"/>
                <w:color w:val="575757"/>
              </w:rPr>
              <w:t> </w:t>
            </w:r>
            <w:r w:rsidR="00860D5C">
              <w:rPr>
                <w:rFonts w:ascii="Corbel" w:hAnsi="Corbel" w:cs="Corbel"/>
                <w:color w:val="575757"/>
              </w:rPr>
              <w:t>Poříčan, obec Chrást, část Dvůr Horky, okres Nymburk</w:t>
            </w:r>
            <w:r w:rsidRPr="00F56967">
              <w:rPr>
                <w:rFonts w:ascii="Corbel" w:hAnsi="Corbel"/>
                <w:color w:val="575757"/>
                <w:lang w:eastAsia="ja-JP"/>
              </w:rPr>
              <w:t>, jejímž</w:t>
            </w:r>
            <w:r>
              <w:rPr>
                <w:rFonts w:ascii="Corbel" w:hAnsi="Corbel"/>
                <w:color w:val="575757"/>
                <w:lang w:eastAsia="ja-JP"/>
              </w:rPr>
              <w:t xml:space="preserve"> vlastníkem je </w:t>
            </w:r>
            <w:r w:rsidR="00621BC0">
              <w:rPr>
                <w:rFonts w:ascii="Corbel" w:hAnsi="Corbel"/>
                <w:color w:val="575757"/>
                <w:lang w:eastAsia="ja-JP"/>
              </w:rPr>
              <w:t xml:space="preserve">Společnost </w:t>
            </w:r>
            <w:r w:rsidR="009C566E">
              <w:rPr>
                <w:rFonts w:ascii="Corbel" w:hAnsi="Corbel"/>
                <w:color w:val="575757"/>
                <w:lang w:eastAsia="ja-JP"/>
              </w:rPr>
              <w:t>AGROBIOPLYN</w:t>
            </w:r>
            <w:r w:rsidRPr="00F56967">
              <w:rPr>
                <w:rFonts w:ascii="Corbel" w:hAnsi="Corbel"/>
                <w:color w:val="575757"/>
                <w:lang w:eastAsia="ja-JP"/>
              </w:rPr>
              <w:t>.</w:t>
            </w:r>
          </w:p>
        </w:tc>
      </w:tr>
      <w:tr w:rsidR="00ED2D3D" w:rsidRPr="00F56967" w14:paraId="05657C71" w14:textId="77777777" w:rsidTr="00080DEB">
        <w:tc>
          <w:tcPr>
            <w:tcW w:w="709" w:type="dxa"/>
          </w:tcPr>
          <w:p w14:paraId="5CFFF6FC" w14:textId="77777777" w:rsidR="00ED2D3D" w:rsidRPr="00F56967" w:rsidRDefault="00ED2D3D"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62B3025A" w14:textId="77777777" w:rsidR="00ED2D3D" w:rsidRPr="00F56967" w:rsidRDefault="00ED2D3D" w:rsidP="00F21CC9">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Insolvenční zákon</w:t>
            </w:r>
          </w:p>
        </w:tc>
        <w:tc>
          <w:tcPr>
            <w:tcW w:w="6563" w:type="dxa"/>
          </w:tcPr>
          <w:p w14:paraId="086E2A9D" w14:textId="77777777" w:rsidR="00ED2D3D" w:rsidRPr="00F56967" w:rsidRDefault="00ED2D3D" w:rsidP="00F21CC9">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znamená zákon č. 182/2006 Sb., o úpadku a způsobech jeho řešení (insolvenční zákon), ve znění pozdějších předpisů.</w:t>
            </w:r>
          </w:p>
        </w:tc>
      </w:tr>
      <w:tr w:rsidR="00DC59AD" w:rsidRPr="00F56967" w14:paraId="0CC5B959" w14:textId="77777777" w:rsidTr="00080DEB">
        <w:tc>
          <w:tcPr>
            <w:tcW w:w="709" w:type="dxa"/>
          </w:tcPr>
          <w:p w14:paraId="1263CB7B" w14:textId="77777777" w:rsidR="00DC59AD" w:rsidRPr="00F56967" w:rsidRDefault="00DC59AD"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1981DA1E" w14:textId="04A6BB0E" w:rsidR="00DC59AD" w:rsidRPr="00F56967" w:rsidRDefault="00DC59AD" w:rsidP="00F21CC9">
            <w:pPr>
              <w:pStyle w:val="ListParagraph"/>
              <w:widowControl w:val="0"/>
              <w:spacing w:before="120" w:after="120" w:line="300" w:lineRule="exact"/>
              <w:ind w:left="-108"/>
              <w:contextualSpacing w:val="0"/>
              <w:rPr>
                <w:rFonts w:ascii="Corbel" w:hAnsi="Corbel"/>
                <w:b/>
                <w:color w:val="575757"/>
                <w:lang w:eastAsia="ja-JP"/>
              </w:rPr>
            </w:pPr>
            <w:r>
              <w:rPr>
                <w:rFonts w:ascii="Corbel" w:hAnsi="Corbel"/>
                <w:b/>
                <w:color w:val="575757"/>
                <w:lang w:eastAsia="ja-JP"/>
              </w:rPr>
              <w:t>Jednatelé</w:t>
            </w:r>
          </w:p>
        </w:tc>
        <w:tc>
          <w:tcPr>
            <w:tcW w:w="6563" w:type="dxa"/>
          </w:tcPr>
          <w:p w14:paraId="25997FBA" w14:textId="4F413903" w:rsidR="00DC59AD" w:rsidRPr="00F56967" w:rsidRDefault="00E57FEB" w:rsidP="00F21CC9">
            <w:pPr>
              <w:pStyle w:val="ListParagraph"/>
              <w:widowControl w:val="0"/>
              <w:spacing w:before="120" w:after="120" w:line="300" w:lineRule="exact"/>
              <w:ind w:left="0"/>
              <w:contextualSpacing w:val="0"/>
              <w:rPr>
                <w:rFonts w:ascii="Corbel" w:hAnsi="Corbel"/>
                <w:color w:val="575757"/>
                <w:lang w:eastAsia="ja-JP"/>
              </w:rPr>
            </w:pPr>
            <w:r>
              <w:rPr>
                <w:rFonts w:ascii="Corbel" w:hAnsi="Corbel"/>
                <w:color w:val="575757"/>
                <w:lang w:eastAsia="ja-JP"/>
              </w:rPr>
              <w:t>z</w:t>
            </w:r>
            <w:r w:rsidR="00DC59AD">
              <w:rPr>
                <w:rFonts w:ascii="Corbel" w:hAnsi="Corbel"/>
                <w:color w:val="575757"/>
                <w:lang w:eastAsia="ja-JP"/>
              </w:rPr>
              <w:t xml:space="preserve">namená jednatele </w:t>
            </w:r>
            <w:r w:rsidR="00356041">
              <w:rPr>
                <w:rFonts w:ascii="Corbel" w:hAnsi="Corbel"/>
                <w:color w:val="575757"/>
                <w:lang w:eastAsia="ja-JP"/>
              </w:rPr>
              <w:t>Společnost</w:t>
            </w:r>
            <w:r w:rsidR="00EF1627">
              <w:rPr>
                <w:rFonts w:ascii="Corbel" w:hAnsi="Corbel"/>
                <w:color w:val="575757"/>
                <w:lang w:eastAsia="ja-JP"/>
              </w:rPr>
              <w:t xml:space="preserve">í </w:t>
            </w:r>
            <w:r w:rsidR="00DC59AD">
              <w:rPr>
                <w:rFonts w:ascii="Corbel" w:hAnsi="Corbel"/>
                <w:color w:val="575757"/>
                <w:lang w:eastAsia="ja-JP"/>
              </w:rPr>
              <w:t xml:space="preserve">ke Dni </w:t>
            </w:r>
            <w:r w:rsidR="0044080C">
              <w:rPr>
                <w:rFonts w:ascii="Corbel" w:hAnsi="Corbel"/>
                <w:color w:val="575757"/>
                <w:lang w:eastAsia="ja-JP"/>
              </w:rPr>
              <w:t>podpisu</w:t>
            </w:r>
            <w:r w:rsidR="00DC59AD">
              <w:rPr>
                <w:rFonts w:ascii="Corbel" w:hAnsi="Corbel"/>
                <w:color w:val="575757"/>
                <w:lang w:eastAsia="ja-JP"/>
              </w:rPr>
              <w:t>.</w:t>
            </w:r>
          </w:p>
        </w:tc>
      </w:tr>
      <w:tr w:rsidR="0082221B" w:rsidRPr="00F56967" w14:paraId="1F03F22C" w14:textId="77777777" w:rsidTr="00080DEB">
        <w:tc>
          <w:tcPr>
            <w:tcW w:w="709" w:type="dxa"/>
          </w:tcPr>
          <w:p w14:paraId="147B4428" w14:textId="77777777" w:rsidR="0082221B" w:rsidRPr="00F56967" w:rsidRDefault="0082221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57F276A4" w14:textId="281CCF9D" w:rsidR="0082221B" w:rsidRPr="00F56967" w:rsidRDefault="0082221B" w:rsidP="00F21CC9">
            <w:pPr>
              <w:pStyle w:val="ListParagraph"/>
              <w:widowControl w:val="0"/>
              <w:spacing w:before="120" w:after="120" w:line="300" w:lineRule="exact"/>
              <w:ind w:left="-108"/>
              <w:contextualSpacing w:val="0"/>
              <w:rPr>
                <w:rFonts w:ascii="Corbel" w:hAnsi="Corbel"/>
                <w:b/>
                <w:color w:val="575757"/>
                <w:lang w:eastAsia="ja-JP"/>
              </w:rPr>
            </w:pPr>
            <w:r>
              <w:rPr>
                <w:rFonts w:ascii="Corbel" w:hAnsi="Corbel"/>
                <w:b/>
                <w:color w:val="575757"/>
                <w:lang w:eastAsia="ja-JP"/>
              </w:rPr>
              <w:t>Kupní cena</w:t>
            </w:r>
          </w:p>
        </w:tc>
        <w:tc>
          <w:tcPr>
            <w:tcW w:w="6563" w:type="dxa"/>
          </w:tcPr>
          <w:p w14:paraId="0BBE4FB1" w14:textId="630AFD63" w:rsidR="0082221B" w:rsidRPr="00F56967" w:rsidRDefault="0082221B" w:rsidP="00F21CC9">
            <w:pPr>
              <w:pStyle w:val="ListParagraph"/>
              <w:widowControl w:val="0"/>
              <w:spacing w:before="120" w:after="120" w:line="300" w:lineRule="exact"/>
              <w:ind w:left="0"/>
              <w:contextualSpacing w:val="0"/>
              <w:rPr>
                <w:rFonts w:ascii="Corbel" w:hAnsi="Corbel"/>
                <w:color w:val="575757"/>
                <w:lang w:eastAsia="ja-JP"/>
              </w:rPr>
            </w:pPr>
            <w:r>
              <w:rPr>
                <w:rFonts w:ascii="Corbel" w:hAnsi="Corbel"/>
                <w:color w:val="575757"/>
                <w:lang w:eastAsia="ja-JP"/>
              </w:rPr>
              <w:t>znamená společně Kupní cenu 1, Kupní cenu 2, Kupní cenu 3, Kupní cenu 4 a Kupní 5, resp. částku odpovídající součtu Kupní ceny 1, Kupní ceny 2, Kupní ceny 3, Kupní ceny 4 a Kupní ceny 5.</w:t>
            </w:r>
          </w:p>
        </w:tc>
      </w:tr>
      <w:tr w:rsidR="00ED2D3D" w:rsidRPr="00F56967" w14:paraId="76FC9F2D" w14:textId="77777777" w:rsidTr="00080DEB">
        <w:tc>
          <w:tcPr>
            <w:tcW w:w="709" w:type="dxa"/>
          </w:tcPr>
          <w:p w14:paraId="7F642B86" w14:textId="77777777" w:rsidR="00ED2D3D" w:rsidRPr="00F56967" w:rsidRDefault="00ED2D3D"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40E6A0B3" w14:textId="02D0D2A7" w:rsidR="00ED2D3D" w:rsidRPr="00F56967" w:rsidRDefault="00ED2D3D" w:rsidP="00F21CC9">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Kupní cena</w:t>
            </w:r>
            <w:r w:rsidR="00F011A2">
              <w:rPr>
                <w:rFonts w:ascii="Corbel" w:hAnsi="Corbel"/>
                <w:b/>
                <w:color w:val="575757"/>
                <w:lang w:eastAsia="ja-JP"/>
              </w:rPr>
              <w:t xml:space="preserve"> 1</w:t>
            </w:r>
          </w:p>
        </w:tc>
        <w:tc>
          <w:tcPr>
            <w:tcW w:w="6563" w:type="dxa"/>
          </w:tcPr>
          <w:p w14:paraId="6AAFD7F4" w14:textId="4912C3CC" w:rsidR="00ED2D3D" w:rsidRPr="00F56967" w:rsidRDefault="00ED2D3D" w:rsidP="00F21CC9">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má význam uvedený v</w:t>
            </w:r>
            <w:r w:rsidR="00F011A2">
              <w:rPr>
                <w:rFonts w:ascii="Corbel" w:hAnsi="Corbel"/>
                <w:color w:val="575757"/>
                <w:lang w:eastAsia="ja-JP"/>
              </w:rPr>
              <w:t> </w:t>
            </w:r>
            <w:r w:rsidRPr="00F56967">
              <w:rPr>
                <w:rFonts w:ascii="Corbel" w:hAnsi="Corbel"/>
                <w:color w:val="575757"/>
                <w:lang w:eastAsia="ja-JP"/>
              </w:rPr>
              <w:t>článku</w:t>
            </w:r>
            <w:r w:rsidR="00F011A2">
              <w:rPr>
                <w:rFonts w:ascii="Corbel" w:hAnsi="Corbel"/>
                <w:color w:val="575757"/>
                <w:lang w:eastAsia="ja-JP"/>
              </w:rPr>
              <w:t xml:space="preserve"> </w:t>
            </w:r>
            <w:r w:rsidR="00F011A2">
              <w:rPr>
                <w:rFonts w:ascii="Corbel" w:hAnsi="Corbel"/>
                <w:color w:val="575757"/>
                <w:lang w:eastAsia="ja-JP"/>
              </w:rPr>
              <w:fldChar w:fldCharType="begin"/>
            </w:r>
            <w:r w:rsidR="00F011A2">
              <w:rPr>
                <w:rFonts w:ascii="Corbel" w:hAnsi="Corbel"/>
                <w:color w:val="575757"/>
                <w:lang w:eastAsia="ja-JP"/>
              </w:rPr>
              <w:instrText xml:space="preserve"> REF _Ref99374422 \r \h </w:instrText>
            </w:r>
            <w:r w:rsidR="00F011A2">
              <w:rPr>
                <w:rFonts w:ascii="Corbel" w:hAnsi="Corbel"/>
                <w:color w:val="575757"/>
                <w:lang w:eastAsia="ja-JP"/>
              </w:rPr>
            </w:r>
            <w:r w:rsidR="00F011A2">
              <w:rPr>
                <w:rFonts w:ascii="Corbel" w:hAnsi="Corbel"/>
                <w:color w:val="575757"/>
                <w:lang w:eastAsia="ja-JP"/>
              </w:rPr>
              <w:fldChar w:fldCharType="separate"/>
            </w:r>
            <w:r w:rsidR="00633A59">
              <w:rPr>
                <w:rFonts w:ascii="Corbel" w:hAnsi="Corbel"/>
                <w:color w:val="575757"/>
                <w:lang w:eastAsia="ja-JP"/>
              </w:rPr>
              <w:t>4.1</w:t>
            </w:r>
            <w:r w:rsidR="00F011A2">
              <w:rPr>
                <w:rFonts w:ascii="Corbel" w:hAnsi="Corbel"/>
                <w:color w:val="575757"/>
                <w:lang w:eastAsia="ja-JP"/>
              </w:rPr>
              <w:fldChar w:fldCharType="end"/>
            </w:r>
            <w:r w:rsidRPr="00F56967">
              <w:rPr>
                <w:rFonts w:ascii="Corbel" w:hAnsi="Corbel"/>
                <w:color w:val="575757"/>
                <w:lang w:eastAsia="ja-JP"/>
              </w:rPr>
              <w:t>.</w:t>
            </w:r>
          </w:p>
        </w:tc>
      </w:tr>
      <w:tr w:rsidR="00F011A2" w:rsidRPr="00F56967" w14:paraId="7C26A4A9" w14:textId="77777777" w:rsidTr="00080DEB">
        <w:tc>
          <w:tcPr>
            <w:tcW w:w="709" w:type="dxa"/>
          </w:tcPr>
          <w:p w14:paraId="522CD51B" w14:textId="77777777" w:rsidR="00F011A2" w:rsidRPr="00F56967" w:rsidRDefault="00F011A2" w:rsidP="00F011A2">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1CF84706" w14:textId="21E94623" w:rsidR="00F011A2" w:rsidRPr="00F56967" w:rsidRDefault="00F011A2" w:rsidP="00F011A2">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Kupní cena</w:t>
            </w:r>
            <w:r>
              <w:rPr>
                <w:rFonts w:ascii="Corbel" w:hAnsi="Corbel"/>
                <w:b/>
                <w:color w:val="575757"/>
                <w:lang w:eastAsia="ja-JP"/>
              </w:rPr>
              <w:t xml:space="preserve"> 2</w:t>
            </w:r>
          </w:p>
        </w:tc>
        <w:tc>
          <w:tcPr>
            <w:tcW w:w="6563" w:type="dxa"/>
          </w:tcPr>
          <w:p w14:paraId="7BC97F54" w14:textId="204C4FD1" w:rsidR="00F011A2" w:rsidRPr="00F56967" w:rsidRDefault="00F011A2" w:rsidP="00F011A2">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má význam uvedený v</w:t>
            </w:r>
            <w:r>
              <w:rPr>
                <w:rFonts w:ascii="Corbel" w:hAnsi="Corbel"/>
                <w:color w:val="575757"/>
                <w:lang w:eastAsia="ja-JP"/>
              </w:rPr>
              <w:t> </w:t>
            </w:r>
            <w:r w:rsidRPr="00F56967">
              <w:rPr>
                <w:rFonts w:ascii="Corbel" w:hAnsi="Corbel"/>
                <w:color w:val="575757"/>
                <w:lang w:eastAsia="ja-JP"/>
              </w:rPr>
              <w:t>článku</w:t>
            </w:r>
            <w:r>
              <w:rPr>
                <w:rFonts w:ascii="Corbel" w:hAnsi="Corbel"/>
                <w:color w:val="575757"/>
                <w:lang w:eastAsia="ja-JP"/>
              </w:rPr>
              <w:t xml:space="preserve"> </w:t>
            </w:r>
            <w:r>
              <w:rPr>
                <w:rFonts w:ascii="Corbel" w:hAnsi="Corbel"/>
                <w:color w:val="575757"/>
                <w:lang w:eastAsia="ja-JP"/>
              </w:rPr>
              <w:fldChar w:fldCharType="begin"/>
            </w:r>
            <w:r>
              <w:rPr>
                <w:rFonts w:ascii="Corbel" w:hAnsi="Corbel"/>
                <w:color w:val="575757"/>
                <w:lang w:eastAsia="ja-JP"/>
              </w:rPr>
              <w:instrText xml:space="preserve"> REF _Ref99374422 \r \h </w:instrText>
            </w:r>
            <w:r>
              <w:rPr>
                <w:rFonts w:ascii="Corbel" w:hAnsi="Corbel"/>
                <w:color w:val="575757"/>
                <w:lang w:eastAsia="ja-JP"/>
              </w:rPr>
            </w:r>
            <w:r>
              <w:rPr>
                <w:rFonts w:ascii="Corbel" w:hAnsi="Corbel"/>
                <w:color w:val="575757"/>
                <w:lang w:eastAsia="ja-JP"/>
              </w:rPr>
              <w:fldChar w:fldCharType="separate"/>
            </w:r>
            <w:r w:rsidR="00633A59">
              <w:rPr>
                <w:rFonts w:ascii="Corbel" w:hAnsi="Corbel"/>
                <w:color w:val="575757"/>
                <w:lang w:eastAsia="ja-JP"/>
              </w:rPr>
              <w:t>4.1</w:t>
            </w:r>
            <w:r>
              <w:rPr>
                <w:rFonts w:ascii="Corbel" w:hAnsi="Corbel"/>
                <w:color w:val="575757"/>
                <w:lang w:eastAsia="ja-JP"/>
              </w:rPr>
              <w:fldChar w:fldCharType="end"/>
            </w:r>
            <w:r w:rsidRPr="00F56967">
              <w:rPr>
                <w:rFonts w:ascii="Corbel" w:hAnsi="Corbel"/>
                <w:color w:val="575757"/>
                <w:lang w:eastAsia="ja-JP"/>
              </w:rPr>
              <w:t>.</w:t>
            </w:r>
          </w:p>
        </w:tc>
      </w:tr>
      <w:tr w:rsidR="00F011A2" w:rsidRPr="00F56967" w14:paraId="0DF5D07A" w14:textId="77777777" w:rsidTr="00080DEB">
        <w:tc>
          <w:tcPr>
            <w:tcW w:w="709" w:type="dxa"/>
          </w:tcPr>
          <w:p w14:paraId="12007966" w14:textId="77777777" w:rsidR="00F011A2" w:rsidRPr="00F56967" w:rsidRDefault="00F011A2" w:rsidP="00F011A2">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373DFC9F" w14:textId="3023E967" w:rsidR="00F011A2" w:rsidRPr="00F56967" w:rsidRDefault="00F011A2" w:rsidP="00F011A2">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Kupní cena</w:t>
            </w:r>
            <w:r>
              <w:rPr>
                <w:rFonts w:ascii="Corbel" w:hAnsi="Corbel"/>
                <w:b/>
                <w:color w:val="575757"/>
                <w:lang w:eastAsia="ja-JP"/>
              </w:rPr>
              <w:t xml:space="preserve"> 3</w:t>
            </w:r>
          </w:p>
        </w:tc>
        <w:tc>
          <w:tcPr>
            <w:tcW w:w="6563" w:type="dxa"/>
          </w:tcPr>
          <w:p w14:paraId="60112CF0" w14:textId="28D27989" w:rsidR="00F011A2" w:rsidRPr="00F56967" w:rsidRDefault="00F011A2" w:rsidP="00F011A2">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má význam uvedený v</w:t>
            </w:r>
            <w:r>
              <w:rPr>
                <w:rFonts w:ascii="Corbel" w:hAnsi="Corbel"/>
                <w:color w:val="575757"/>
                <w:lang w:eastAsia="ja-JP"/>
              </w:rPr>
              <w:t> </w:t>
            </w:r>
            <w:r w:rsidRPr="00F56967">
              <w:rPr>
                <w:rFonts w:ascii="Corbel" w:hAnsi="Corbel"/>
                <w:color w:val="575757"/>
                <w:lang w:eastAsia="ja-JP"/>
              </w:rPr>
              <w:t>článku</w:t>
            </w:r>
            <w:r>
              <w:rPr>
                <w:rFonts w:ascii="Corbel" w:hAnsi="Corbel"/>
                <w:color w:val="575757"/>
                <w:lang w:eastAsia="ja-JP"/>
              </w:rPr>
              <w:t xml:space="preserve"> </w:t>
            </w:r>
            <w:r>
              <w:rPr>
                <w:rFonts w:ascii="Corbel" w:hAnsi="Corbel"/>
                <w:color w:val="575757"/>
                <w:lang w:eastAsia="ja-JP"/>
              </w:rPr>
              <w:fldChar w:fldCharType="begin"/>
            </w:r>
            <w:r>
              <w:rPr>
                <w:rFonts w:ascii="Corbel" w:hAnsi="Corbel"/>
                <w:color w:val="575757"/>
                <w:lang w:eastAsia="ja-JP"/>
              </w:rPr>
              <w:instrText xml:space="preserve"> REF _Ref99374422 \r \h </w:instrText>
            </w:r>
            <w:r>
              <w:rPr>
                <w:rFonts w:ascii="Corbel" w:hAnsi="Corbel"/>
                <w:color w:val="575757"/>
                <w:lang w:eastAsia="ja-JP"/>
              </w:rPr>
            </w:r>
            <w:r>
              <w:rPr>
                <w:rFonts w:ascii="Corbel" w:hAnsi="Corbel"/>
                <w:color w:val="575757"/>
                <w:lang w:eastAsia="ja-JP"/>
              </w:rPr>
              <w:fldChar w:fldCharType="separate"/>
            </w:r>
            <w:r w:rsidR="00633A59">
              <w:rPr>
                <w:rFonts w:ascii="Corbel" w:hAnsi="Corbel"/>
                <w:color w:val="575757"/>
                <w:lang w:eastAsia="ja-JP"/>
              </w:rPr>
              <w:t>4.1</w:t>
            </w:r>
            <w:r>
              <w:rPr>
                <w:rFonts w:ascii="Corbel" w:hAnsi="Corbel"/>
                <w:color w:val="575757"/>
                <w:lang w:eastAsia="ja-JP"/>
              </w:rPr>
              <w:fldChar w:fldCharType="end"/>
            </w:r>
            <w:r w:rsidRPr="00F56967">
              <w:rPr>
                <w:rFonts w:ascii="Corbel" w:hAnsi="Corbel"/>
                <w:color w:val="575757"/>
                <w:lang w:eastAsia="ja-JP"/>
              </w:rPr>
              <w:t>.</w:t>
            </w:r>
          </w:p>
        </w:tc>
      </w:tr>
      <w:tr w:rsidR="00F011A2" w:rsidRPr="00F56967" w14:paraId="78B03A84" w14:textId="77777777" w:rsidTr="00080DEB">
        <w:tc>
          <w:tcPr>
            <w:tcW w:w="709" w:type="dxa"/>
          </w:tcPr>
          <w:p w14:paraId="68C53562" w14:textId="77777777" w:rsidR="00F011A2" w:rsidRPr="00F56967" w:rsidRDefault="00F011A2" w:rsidP="00F011A2">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709DEE2E" w14:textId="49AA16D8" w:rsidR="00F011A2" w:rsidRPr="00F56967" w:rsidRDefault="00F011A2" w:rsidP="00F011A2">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Kupní cena</w:t>
            </w:r>
            <w:r>
              <w:rPr>
                <w:rFonts w:ascii="Corbel" w:hAnsi="Corbel"/>
                <w:b/>
                <w:color w:val="575757"/>
                <w:lang w:eastAsia="ja-JP"/>
              </w:rPr>
              <w:t xml:space="preserve"> 4</w:t>
            </w:r>
          </w:p>
        </w:tc>
        <w:tc>
          <w:tcPr>
            <w:tcW w:w="6563" w:type="dxa"/>
          </w:tcPr>
          <w:p w14:paraId="75C74508" w14:textId="20F8BF17" w:rsidR="00F011A2" w:rsidRPr="00F56967" w:rsidRDefault="00F011A2" w:rsidP="00F011A2">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má význam uvedený v</w:t>
            </w:r>
            <w:r>
              <w:rPr>
                <w:rFonts w:ascii="Corbel" w:hAnsi="Corbel"/>
                <w:color w:val="575757"/>
                <w:lang w:eastAsia="ja-JP"/>
              </w:rPr>
              <w:t> </w:t>
            </w:r>
            <w:r w:rsidRPr="00F56967">
              <w:rPr>
                <w:rFonts w:ascii="Corbel" w:hAnsi="Corbel"/>
                <w:color w:val="575757"/>
                <w:lang w:eastAsia="ja-JP"/>
              </w:rPr>
              <w:t>článku</w:t>
            </w:r>
            <w:r>
              <w:rPr>
                <w:rFonts w:ascii="Corbel" w:hAnsi="Corbel"/>
                <w:color w:val="575757"/>
                <w:lang w:eastAsia="ja-JP"/>
              </w:rPr>
              <w:t xml:space="preserve"> </w:t>
            </w:r>
            <w:r>
              <w:rPr>
                <w:rFonts w:ascii="Corbel" w:hAnsi="Corbel"/>
                <w:color w:val="575757"/>
                <w:lang w:eastAsia="ja-JP"/>
              </w:rPr>
              <w:fldChar w:fldCharType="begin"/>
            </w:r>
            <w:r>
              <w:rPr>
                <w:rFonts w:ascii="Corbel" w:hAnsi="Corbel"/>
                <w:color w:val="575757"/>
                <w:lang w:eastAsia="ja-JP"/>
              </w:rPr>
              <w:instrText xml:space="preserve"> REF _Ref99374422 \r \h </w:instrText>
            </w:r>
            <w:r>
              <w:rPr>
                <w:rFonts w:ascii="Corbel" w:hAnsi="Corbel"/>
                <w:color w:val="575757"/>
                <w:lang w:eastAsia="ja-JP"/>
              </w:rPr>
            </w:r>
            <w:r>
              <w:rPr>
                <w:rFonts w:ascii="Corbel" w:hAnsi="Corbel"/>
                <w:color w:val="575757"/>
                <w:lang w:eastAsia="ja-JP"/>
              </w:rPr>
              <w:fldChar w:fldCharType="separate"/>
            </w:r>
            <w:r w:rsidR="00633A59">
              <w:rPr>
                <w:rFonts w:ascii="Corbel" w:hAnsi="Corbel"/>
                <w:color w:val="575757"/>
                <w:lang w:eastAsia="ja-JP"/>
              </w:rPr>
              <w:t>4.1</w:t>
            </w:r>
            <w:r>
              <w:rPr>
                <w:rFonts w:ascii="Corbel" w:hAnsi="Corbel"/>
                <w:color w:val="575757"/>
                <w:lang w:eastAsia="ja-JP"/>
              </w:rPr>
              <w:fldChar w:fldCharType="end"/>
            </w:r>
            <w:r w:rsidRPr="00F56967">
              <w:rPr>
                <w:rFonts w:ascii="Corbel" w:hAnsi="Corbel"/>
                <w:color w:val="575757"/>
                <w:lang w:eastAsia="ja-JP"/>
              </w:rPr>
              <w:t>.</w:t>
            </w:r>
          </w:p>
        </w:tc>
      </w:tr>
      <w:tr w:rsidR="00F011A2" w:rsidRPr="00F56967" w14:paraId="71A79502" w14:textId="77777777" w:rsidTr="00080DEB">
        <w:tc>
          <w:tcPr>
            <w:tcW w:w="709" w:type="dxa"/>
          </w:tcPr>
          <w:p w14:paraId="664A3891" w14:textId="77777777" w:rsidR="00F011A2" w:rsidRPr="00F56967" w:rsidRDefault="00F011A2" w:rsidP="00F011A2">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48690637" w14:textId="02DBCF2B" w:rsidR="00F011A2" w:rsidRPr="00F56967" w:rsidRDefault="00F011A2" w:rsidP="00F011A2">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Kupní cena</w:t>
            </w:r>
            <w:r>
              <w:rPr>
                <w:rFonts w:ascii="Corbel" w:hAnsi="Corbel"/>
                <w:b/>
                <w:color w:val="575757"/>
                <w:lang w:eastAsia="ja-JP"/>
              </w:rPr>
              <w:t xml:space="preserve"> 5</w:t>
            </w:r>
          </w:p>
        </w:tc>
        <w:tc>
          <w:tcPr>
            <w:tcW w:w="6563" w:type="dxa"/>
          </w:tcPr>
          <w:p w14:paraId="00204945" w14:textId="60321588" w:rsidR="00F011A2" w:rsidRPr="00F56967" w:rsidRDefault="00F011A2" w:rsidP="00F011A2">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má význam uvedený v</w:t>
            </w:r>
            <w:r>
              <w:rPr>
                <w:rFonts w:ascii="Corbel" w:hAnsi="Corbel"/>
                <w:color w:val="575757"/>
                <w:lang w:eastAsia="ja-JP"/>
              </w:rPr>
              <w:t> </w:t>
            </w:r>
            <w:r w:rsidRPr="00F56967">
              <w:rPr>
                <w:rFonts w:ascii="Corbel" w:hAnsi="Corbel"/>
                <w:color w:val="575757"/>
                <w:lang w:eastAsia="ja-JP"/>
              </w:rPr>
              <w:t>článku</w:t>
            </w:r>
            <w:r>
              <w:rPr>
                <w:rFonts w:ascii="Corbel" w:hAnsi="Corbel"/>
                <w:color w:val="575757"/>
                <w:lang w:eastAsia="ja-JP"/>
              </w:rPr>
              <w:t xml:space="preserve"> </w:t>
            </w:r>
            <w:r>
              <w:rPr>
                <w:rFonts w:ascii="Corbel" w:hAnsi="Corbel"/>
                <w:color w:val="575757"/>
                <w:lang w:eastAsia="ja-JP"/>
              </w:rPr>
              <w:fldChar w:fldCharType="begin"/>
            </w:r>
            <w:r>
              <w:rPr>
                <w:rFonts w:ascii="Corbel" w:hAnsi="Corbel"/>
                <w:color w:val="575757"/>
                <w:lang w:eastAsia="ja-JP"/>
              </w:rPr>
              <w:instrText xml:space="preserve"> REF _Ref99374422 \r \h </w:instrText>
            </w:r>
            <w:r>
              <w:rPr>
                <w:rFonts w:ascii="Corbel" w:hAnsi="Corbel"/>
                <w:color w:val="575757"/>
                <w:lang w:eastAsia="ja-JP"/>
              </w:rPr>
            </w:r>
            <w:r>
              <w:rPr>
                <w:rFonts w:ascii="Corbel" w:hAnsi="Corbel"/>
                <w:color w:val="575757"/>
                <w:lang w:eastAsia="ja-JP"/>
              </w:rPr>
              <w:fldChar w:fldCharType="separate"/>
            </w:r>
            <w:r w:rsidR="00633A59">
              <w:rPr>
                <w:rFonts w:ascii="Corbel" w:hAnsi="Corbel"/>
                <w:color w:val="575757"/>
                <w:lang w:eastAsia="ja-JP"/>
              </w:rPr>
              <w:t>4.1</w:t>
            </w:r>
            <w:r>
              <w:rPr>
                <w:rFonts w:ascii="Corbel" w:hAnsi="Corbel"/>
                <w:color w:val="575757"/>
                <w:lang w:eastAsia="ja-JP"/>
              </w:rPr>
              <w:fldChar w:fldCharType="end"/>
            </w:r>
            <w:r w:rsidRPr="00F56967">
              <w:rPr>
                <w:rFonts w:ascii="Corbel" w:hAnsi="Corbel"/>
                <w:color w:val="575757"/>
                <w:lang w:eastAsia="ja-JP"/>
              </w:rPr>
              <w:t>.</w:t>
            </w:r>
          </w:p>
        </w:tc>
      </w:tr>
      <w:tr w:rsidR="00ED2D3D" w:rsidRPr="00F56967" w14:paraId="7024EC3C" w14:textId="77777777" w:rsidTr="00080DEB">
        <w:tc>
          <w:tcPr>
            <w:tcW w:w="709" w:type="dxa"/>
          </w:tcPr>
          <w:p w14:paraId="370A979D" w14:textId="77777777" w:rsidR="00ED2D3D" w:rsidRPr="00F56967" w:rsidRDefault="00ED2D3D"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2C674265" w14:textId="77777777" w:rsidR="00ED2D3D" w:rsidRPr="00F56967" w:rsidRDefault="00ED2D3D" w:rsidP="003069B3">
            <w:pPr>
              <w:pStyle w:val="ListParagraph"/>
              <w:widowControl w:val="0"/>
              <w:spacing w:before="120" w:after="120" w:line="300" w:lineRule="exact"/>
              <w:ind w:left="-108"/>
              <w:contextualSpacing w:val="0"/>
              <w:rPr>
                <w:rFonts w:ascii="Corbel" w:hAnsi="Corbel"/>
                <w:b/>
                <w:color w:val="575757"/>
                <w:lang w:eastAsia="ja-JP"/>
              </w:rPr>
            </w:pPr>
            <w:r>
              <w:rPr>
                <w:rFonts w:ascii="Corbel" w:hAnsi="Corbel"/>
                <w:b/>
                <w:color w:val="575757"/>
                <w:lang w:eastAsia="ja-JP"/>
              </w:rPr>
              <w:t>Licence</w:t>
            </w:r>
          </w:p>
        </w:tc>
        <w:tc>
          <w:tcPr>
            <w:tcW w:w="6563" w:type="dxa"/>
          </w:tcPr>
          <w:p w14:paraId="45F06424" w14:textId="0297B568" w:rsidR="00860D5C" w:rsidRDefault="00ED2D3D" w:rsidP="00860D5C">
            <w:pPr>
              <w:autoSpaceDE w:val="0"/>
              <w:autoSpaceDN w:val="0"/>
              <w:adjustRightInd w:val="0"/>
              <w:spacing w:after="0" w:line="240" w:lineRule="auto"/>
              <w:rPr>
                <w:rFonts w:ascii="Corbel" w:hAnsi="Corbel" w:cs="Corbel"/>
                <w:color w:val="575757"/>
              </w:rPr>
            </w:pPr>
            <w:r w:rsidRPr="00F56967">
              <w:rPr>
                <w:rFonts w:ascii="Corbel" w:hAnsi="Corbel"/>
                <w:color w:val="575757"/>
                <w:lang w:eastAsia="ja-JP"/>
              </w:rPr>
              <w:t xml:space="preserve">znamená licenci na výrobu elektřiny číslo </w:t>
            </w:r>
            <w:r w:rsidR="00860D5C" w:rsidRPr="00860D5C">
              <w:rPr>
                <w:rFonts w:ascii="Corbel" w:hAnsi="Corbel"/>
                <w:color w:val="575757"/>
                <w:lang w:eastAsia="ja-JP"/>
              </w:rPr>
              <w:t>112136906</w:t>
            </w:r>
            <w:r w:rsidR="00C072CF">
              <w:rPr>
                <w:rFonts w:ascii="Corbel" w:hAnsi="Corbel"/>
                <w:color w:val="575757"/>
                <w:lang w:eastAsia="ja-JP"/>
              </w:rPr>
              <w:t xml:space="preserve"> </w:t>
            </w:r>
            <w:r>
              <w:rPr>
                <w:rFonts w:ascii="Corbel" w:hAnsi="Corbel"/>
                <w:color w:val="575757"/>
                <w:lang w:eastAsia="ja-JP"/>
              </w:rPr>
              <w:t xml:space="preserve">vydanou ERÚ </w:t>
            </w:r>
            <w:r w:rsidR="00356041">
              <w:rPr>
                <w:rFonts w:ascii="Corbel" w:hAnsi="Corbel"/>
                <w:color w:val="575757"/>
                <w:lang w:eastAsia="ja-JP"/>
              </w:rPr>
              <w:t xml:space="preserve">Společnosti </w:t>
            </w:r>
            <w:r w:rsidR="00621BC0">
              <w:rPr>
                <w:rFonts w:ascii="Corbel" w:hAnsi="Corbel"/>
                <w:color w:val="575757"/>
                <w:lang w:eastAsia="ja-JP"/>
              </w:rPr>
              <w:t>AGROBIOPLYN</w:t>
            </w:r>
            <w:r w:rsidR="00356041">
              <w:rPr>
                <w:rFonts w:ascii="Corbel" w:hAnsi="Corbel"/>
                <w:color w:val="575757"/>
                <w:lang w:eastAsia="ja-JP"/>
              </w:rPr>
              <w:t xml:space="preserve"> </w:t>
            </w:r>
            <w:r w:rsidRPr="00F56967">
              <w:rPr>
                <w:rFonts w:ascii="Corbel" w:hAnsi="Corbel"/>
                <w:color w:val="575757"/>
                <w:lang w:eastAsia="ja-JP"/>
              </w:rPr>
              <w:t xml:space="preserve">na základě rozhodnutí </w:t>
            </w:r>
            <w:r w:rsidR="00860D5C">
              <w:rPr>
                <w:rFonts w:ascii="Corbel" w:hAnsi="Corbel" w:cs="Corbel"/>
                <w:color w:val="575757"/>
              </w:rPr>
              <w:t>o udělení</w:t>
            </w:r>
          </w:p>
          <w:p w14:paraId="323E946B" w14:textId="77777777" w:rsidR="00860D5C" w:rsidRDefault="00860D5C" w:rsidP="00860D5C">
            <w:pPr>
              <w:autoSpaceDE w:val="0"/>
              <w:autoSpaceDN w:val="0"/>
              <w:adjustRightInd w:val="0"/>
              <w:spacing w:after="0" w:line="240" w:lineRule="auto"/>
              <w:rPr>
                <w:rFonts w:ascii="Corbel" w:hAnsi="Corbel" w:cs="Corbel"/>
                <w:color w:val="575757"/>
              </w:rPr>
            </w:pPr>
            <w:r>
              <w:rPr>
                <w:rFonts w:ascii="Corbel" w:hAnsi="Corbel" w:cs="Corbel"/>
                <w:color w:val="575757"/>
              </w:rPr>
              <w:t>licence k výrobě elektřiny ze dne 20. července 2021, č.j. 05649-</w:t>
            </w:r>
          </w:p>
          <w:p w14:paraId="106AE6CC" w14:textId="23B5A6D9" w:rsidR="00ED2D3D" w:rsidRPr="00860D5C" w:rsidRDefault="00860D5C" w:rsidP="00AD473D">
            <w:pPr>
              <w:autoSpaceDE w:val="0"/>
              <w:autoSpaceDN w:val="0"/>
              <w:adjustRightInd w:val="0"/>
              <w:spacing w:after="0" w:line="240" w:lineRule="auto"/>
              <w:rPr>
                <w:rFonts w:ascii="Corbel" w:hAnsi="Corbel" w:cs="Corbel"/>
                <w:color w:val="575757"/>
              </w:rPr>
            </w:pPr>
            <w:r>
              <w:rPr>
                <w:rFonts w:ascii="Corbel" w:hAnsi="Corbel" w:cs="Corbel"/>
                <w:color w:val="575757"/>
              </w:rPr>
              <w:t>12/2021-ERU, které bylo vydáno ve prospěch Společnosti</w:t>
            </w:r>
            <w:r w:rsidR="00621BC0">
              <w:rPr>
                <w:rFonts w:ascii="Corbel" w:hAnsi="Corbel" w:cs="Corbel"/>
                <w:color w:val="575757"/>
              </w:rPr>
              <w:t xml:space="preserve"> AGROBIOPLYN</w:t>
            </w:r>
            <w:r>
              <w:rPr>
                <w:rFonts w:ascii="Corbel" w:hAnsi="Corbel" w:cs="Corbel"/>
                <w:color w:val="575757"/>
              </w:rPr>
              <w:t>, den vzniku</w:t>
            </w:r>
            <w:r w:rsidR="00AD473D">
              <w:rPr>
                <w:rFonts w:ascii="Corbel" w:hAnsi="Corbel" w:cs="Corbel"/>
                <w:color w:val="575757"/>
              </w:rPr>
              <w:t xml:space="preserve"> </w:t>
            </w:r>
            <w:r>
              <w:rPr>
                <w:rFonts w:ascii="Corbel" w:hAnsi="Corbel" w:cs="Corbel"/>
                <w:color w:val="575757"/>
              </w:rPr>
              <w:t xml:space="preserve">oprávnění (nabytí právní moci): 21. </w:t>
            </w:r>
            <w:r>
              <w:rPr>
                <w:rFonts w:ascii="Corbel" w:hAnsi="Corbel" w:cs="Corbel"/>
                <w:color w:val="575757"/>
              </w:rPr>
              <w:lastRenderedPageBreak/>
              <w:t>července 2021, datum zahájení výkonu licencované činnosti: 21. července 2021</w:t>
            </w:r>
            <w:r w:rsidR="009C566E">
              <w:rPr>
                <w:rFonts w:ascii="Corbel" w:hAnsi="Corbel"/>
                <w:color w:val="575757"/>
                <w:lang w:eastAsia="ja-JP"/>
              </w:rPr>
              <w:t>.</w:t>
            </w:r>
          </w:p>
        </w:tc>
      </w:tr>
      <w:tr w:rsidR="00EE23CB" w:rsidRPr="00F56967" w14:paraId="2A90181E" w14:textId="77777777" w:rsidTr="00080DEB">
        <w:tc>
          <w:tcPr>
            <w:tcW w:w="709" w:type="dxa"/>
          </w:tcPr>
          <w:p w14:paraId="3153B1F2" w14:textId="77777777" w:rsidR="00EE23CB" w:rsidRPr="00F56967" w:rsidRDefault="00EE23C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72DE5CAA" w14:textId="79D315E3" w:rsidR="00EE23CB" w:rsidRDefault="00EE23CB" w:rsidP="003069B3">
            <w:pPr>
              <w:pStyle w:val="ListParagraph"/>
              <w:widowControl w:val="0"/>
              <w:spacing w:before="120" w:after="120" w:line="300" w:lineRule="exact"/>
              <w:ind w:left="-108"/>
              <w:contextualSpacing w:val="0"/>
              <w:rPr>
                <w:rFonts w:ascii="Corbel" w:hAnsi="Corbel"/>
                <w:b/>
                <w:color w:val="575757"/>
                <w:lang w:eastAsia="ja-JP"/>
              </w:rPr>
            </w:pPr>
            <w:r>
              <w:rPr>
                <w:rFonts w:ascii="Corbel" w:hAnsi="Corbel"/>
                <w:b/>
                <w:color w:val="575757"/>
                <w:lang w:eastAsia="ja-JP"/>
              </w:rPr>
              <w:t>Nemovité věci BPS</w:t>
            </w:r>
          </w:p>
        </w:tc>
        <w:tc>
          <w:tcPr>
            <w:tcW w:w="6563" w:type="dxa"/>
            <w:vAlign w:val="center"/>
          </w:tcPr>
          <w:p w14:paraId="5795D819" w14:textId="0D69FFDE" w:rsidR="00EE23CB" w:rsidRPr="00F56967" w:rsidRDefault="00EE23CB" w:rsidP="00010CA3">
            <w:pPr>
              <w:autoSpaceDE w:val="0"/>
              <w:autoSpaceDN w:val="0"/>
              <w:adjustRightInd w:val="0"/>
              <w:spacing w:after="0" w:line="240" w:lineRule="auto"/>
              <w:rPr>
                <w:rFonts w:ascii="Corbel" w:hAnsi="Corbel"/>
                <w:color w:val="575757"/>
                <w:lang w:eastAsia="ja-JP"/>
              </w:rPr>
            </w:pPr>
            <w:r>
              <w:rPr>
                <w:rFonts w:ascii="Corbel" w:hAnsi="Corbel"/>
                <w:color w:val="575757"/>
                <w:lang w:eastAsia="ja-JP"/>
              </w:rPr>
              <w:t>Znamená</w:t>
            </w:r>
            <w:r w:rsidR="0041762B">
              <w:rPr>
                <w:rFonts w:ascii="Corbel" w:hAnsi="Corbel"/>
                <w:color w:val="575757"/>
                <w:lang w:eastAsia="ja-JP"/>
              </w:rPr>
              <w:t xml:space="preserve"> nemovité věci zapsané na listu vlastnictví</w:t>
            </w:r>
            <w:r w:rsidR="00010CA3">
              <w:rPr>
                <w:rFonts w:ascii="Corbel" w:hAnsi="Corbel" w:cs="Corbel"/>
                <w:color w:val="575757"/>
              </w:rPr>
              <w:t xml:space="preserve"> č. 585 pro katastrální území Chrást u Poříčan ve výlučném vlastnictví Společnosti AGROBIOPLYN.</w:t>
            </w:r>
          </w:p>
        </w:tc>
      </w:tr>
      <w:tr w:rsidR="00ED2D3D" w:rsidRPr="00F56967" w14:paraId="40419873" w14:textId="77777777" w:rsidTr="00080DEB">
        <w:tc>
          <w:tcPr>
            <w:tcW w:w="709" w:type="dxa"/>
          </w:tcPr>
          <w:p w14:paraId="5387A89D" w14:textId="77777777" w:rsidR="00ED2D3D" w:rsidRPr="00F56967" w:rsidRDefault="00ED2D3D"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165C81C1" w14:textId="77777777" w:rsidR="00ED2D3D" w:rsidRPr="00F56967" w:rsidRDefault="00ED2D3D" w:rsidP="00F21CC9">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Občanský zákoník</w:t>
            </w:r>
          </w:p>
        </w:tc>
        <w:tc>
          <w:tcPr>
            <w:tcW w:w="6563" w:type="dxa"/>
          </w:tcPr>
          <w:p w14:paraId="75EA801C" w14:textId="77777777" w:rsidR="00ED2D3D" w:rsidRPr="00F56967" w:rsidRDefault="00ED2D3D" w:rsidP="00F21CC9">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znamená zákon č. 89/2012 Sb., občanský zákoník, ve znění pozdějších předpisů.</w:t>
            </w:r>
          </w:p>
        </w:tc>
      </w:tr>
      <w:tr w:rsidR="00ED2D3D" w:rsidRPr="00F56967" w14:paraId="0EA4C99B" w14:textId="77777777" w:rsidTr="00080DEB">
        <w:tc>
          <w:tcPr>
            <w:tcW w:w="709" w:type="dxa"/>
          </w:tcPr>
          <w:p w14:paraId="2F824B5F" w14:textId="77777777" w:rsidR="00ED2D3D" w:rsidRPr="00F56967" w:rsidRDefault="00ED2D3D"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34923BF3" w14:textId="77777777" w:rsidR="00ED2D3D" w:rsidRPr="00F56967" w:rsidRDefault="00ED2D3D" w:rsidP="00F21CC9">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Odkládací podmínky</w:t>
            </w:r>
          </w:p>
        </w:tc>
        <w:tc>
          <w:tcPr>
            <w:tcW w:w="6563" w:type="dxa"/>
          </w:tcPr>
          <w:p w14:paraId="6912BB35" w14:textId="4FBB4746" w:rsidR="00ED2D3D" w:rsidRPr="00F56967" w:rsidRDefault="00ED2D3D" w:rsidP="00F21CC9">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má význam uvedený v článku</w:t>
            </w:r>
            <w:r w:rsidR="00010CA3">
              <w:rPr>
                <w:rFonts w:ascii="Corbel" w:hAnsi="Corbel"/>
                <w:color w:val="575757"/>
                <w:lang w:eastAsia="ja-JP"/>
              </w:rPr>
              <w:t xml:space="preserve"> </w:t>
            </w:r>
            <w:r w:rsidR="00010CA3">
              <w:rPr>
                <w:rFonts w:ascii="Corbel" w:hAnsi="Corbel"/>
                <w:color w:val="575757"/>
                <w:lang w:eastAsia="ja-JP"/>
              </w:rPr>
              <w:fldChar w:fldCharType="begin"/>
            </w:r>
            <w:r w:rsidR="00010CA3">
              <w:rPr>
                <w:rFonts w:ascii="Corbel" w:hAnsi="Corbel"/>
                <w:color w:val="575757"/>
                <w:lang w:eastAsia="ja-JP"/>
              </w:rPr>
              <w:instrText xml:space="preserve"> REF _Ref102336524 \r \h </w:instrText>
            </w:r>
            <w:r w:rsidR="00010CA3">
              <w:rPr>
                <w:rFonts w:ascii="Corbel" w:hAnsi="Corbel"/>
                <w:color w:val="575757"/>
                <w:lang w:eastAsia="ja-JP"/>
              </w:rPr>
            </w:r>
            <w:r w:rsidR="00010CA3">
              <w:rPr>
                <w:rFonts w:ascii="Corbel" w:hAnsi="Corbel"/>
                <w:color w:val="575757"/>
                <w:lang w:eastAsia="ja-JP"/>
              </w:rPr>
              <w:fldChar w:fldCharType="separate"/>
            </w:r>
            <w:r w:rsidR="00633A59">
              <w:rPr>
                <w:rFonts w:ascii="Corbel" w:hAnsi="Corbel"/>
                <w:color w:val="575757"/>
                <w:lang w:eastAsia="ja-JP"/>
              </w:rPr>
              <w:t>5.2</w:t>
            </w:r>
            <w:r w:rsidR="00010CA3">
              <w:rPr>
                <w:rFonts w:ascii="Corbel" w:hAnsi="Corbel"/>
                <w:color w:val="575757"/>
                <w:lang w:eastAsia="ja-JP"/>
              </w:rPr>
              <w:fldChar w:fldCharType="end"/>
            </w:r>
            <w:r w:rsidRPr="00F56967">
              <w:rPr>
                <w:rFonts w:ascii="Corbel" w:hAnsi="Corbel"/>
                <w:color w:val="575757"/>
                <w:lang w:eastAsia="ja-JP"/>
              </w:rPr>
              <w:t>.</w:t>
            </w:r>
          </w:p>
        </w:tc>
      </w:tr>
      <w:tr w:rsidR="00080DEB" w:rsidRPr="00F56967" w14:paraId="46BE09C0" w14:textId="77777777" w:rsidTr="00080DEB">
        <w:tblPrEx>
          <w:tblW w:w="9498" w:type="dxa"/>
          <w:tblInd w:w="567" w:type="dxa"/>
          <w:tblLayout w:type="fixed"/>
          <w:tblPrExChange w:id="15" w:author="Damian Struk" w:date="2024-11-09T13:09:00Z" w16du:dateUtc="2024-11-09T12:09:00Z">
            <w:tblPrEx>
              <w:tblW w:w="9498" w:type="dxa"/>
              <w:tblInd w:w="567" w:type="dxa"/>
              <w:tblLayout w:type="fixed"/>
            </w:tblPrEx>
          </w:tblPrExChange>
        </w:tblPrEx>
        <w:tc>
          <w:tcPr>
            <w:tcW w:w="709" w:type="dxa"/>
            <w:tcPrChange w:id="16" w:author="Damian Struk" w:date="2024-11-09T13:09:00Z" w16du:dateUtc="2024-11-09T12:09:00Z">
              <w:tcPr>
                <w:tcW w:w="709" w:type="dxa"/>
              </w:tcPr>
            </w:tcPrChange>
          </w:tcPr>
          <w:p w14:paraId="62D7019E"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17" w:author="Damian Struk" w:date="2024-11-09T13:09:00Z" w16du:dateUtc="2024-11-09T12:09:00Z">
              <w:tcPr>
                <w:tcW w:w="2226" w:type="dxa"/>
              </w:tcPr>
            </w:tcPrChange>
          </w:tcPr>
          <w:p w14:paraId="6D660115" w14:textId="5C529A33"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18" w:author="Damian Struk" w:date="2024-11-09T13:09:00Z" w16du:dateUtc="2024-11-09T12:09:00Z">
              <w:r>
                <w:rPr>
                  <w:rFonts w:ascii="Corbel" w:hAnsi="Corbel"/>
                  <w:b/>
                  <w:color w:val="575757"/>
                  <w:lang w:eastAsia="ja-JP"/>
                </w:rPr>
                <w:t>Podíl</w:t>
              </w:r>
            </w:ins>
            <w:del w:id="19" w:author="Damian Struk" w:date="2024-11-09T13:09:00Z" w16du:dateUtc="2024-11-09T12:09:00Z">
              <w:r w:rsidRPr="00F56967" w:rsidDel="00287957">
                <w:rPr>
                  <w:rFonts w:ascii="Corbel" w:hAnsi="Corbel"/>
                  <w:b/>
                  <w:color w:val="575757"/>
                  <w:lang w:eastAsia="ja-JP"/>
                </w:rPr>
                <w:delText>Oznámení</w:delText>
              </w:r>
            </w:del>
          </w:p>
        </w:tc>
        <w:tc>
          <w:tcPr>
            <w:tcW w:w="6563" w:type="dxa"/>
            <w:tcPrChange w:id="20" w:author="Damian Struk" w:date="2024-11-09T13:09:00Z" w16du:dateUtc="2024-11-09T12:09:00Z">
              <w:tcPr>
                <w:tcW w:w="6563" w:type="dxa"/>
              </w:tcPr>
            </w:tcPrChange>
          </w:tcPr>
          <w:p w14:paraId="7D44780A" w14:textId="7ACB99F1" w:rsidR="00080DEB" w:rsidRPr="00F56967" w:rsidRDefault="00080DEB" w:rsidP="00F21CC9">
            <w:pPr>
              <w:pStyle w:val="ListParagraph"/>
              <w:widowControl w:val="0"/>
              <w:spacing w:before="120" w:after="120" w:line="300" w:lineRule="exact"/>
              <w:ind w:left="0"/>
              <w:contextualSpacing w:val="0"/>
              <w:rPr>
                <w:rFonts w:ascii="Corbel" w:hAnsi="Corbel"/>
                <w:color w:val="575757"/>
                <w:lang w:eastAsia="ja-JP"/>
              </w:rPr>
            </w:pPr>
            <w:ins w:id="21" w:author="Damian Struk" w:date="2024-11-09T13:09:00Z" w16du:dateUtc="2024-11-09T12:09:00Z">
              <w:r>
                <w:rPr>
                  <w:rFonts w:ascii="Corbel" w:hAnsi="Corbel"/>
                  <w:color w:val="575757"/>
                  <w:lang w:eastAsia="ja-JP"/>
                </w:rPr>
                <w:t>znamená kterýkoli z Podílů, nebo dle kontextu jen některý z Podílů.</w:t>
              </w:r>
            </w:ins>
            <w:del w:id="22" w:author="Damian Struk" w:date="2024-11-09T13:09:00Z" w16du:dateUtc="2024-11-09T12:09:00Z">
              <w:r w:rsidRPr="00F56967" w:rsidDel="00287957">
                <w:rPr>
                  <w:rFonts w:ascii="Corbel" w:hAnsi="Corbel"/>
                  <w:color w:val="575757"/>
                  <w:lang w:eastAsia="ja-JP"/>
                </w:rPr>
                <w:delText xml:space="preserve">má význam uvedený v článku </w:delText>
              </w:r>
              <w:r w:rsidRPr="00F56967" w:rsidDel="00287957">
                <w:rPr>
                  <w:rFonts w:ascii="Corbel" w:hAnsi="Corbel"/>
                  <w:color w:val="575757"/>
                  <w:lang w:eastAsia="ja-JP"/>
                </w:rPr>
                <w:fldChar w:fldCharType="begin"/>
              </w:r>
              <w:r w:rsidRPr="00F56967" w:rsidDel="00287957">
                <w:rPr>
                  <w:rFonts w:ascii="Corbel" w:hAnsi="Corbel"/>
                  <w:color w:val="575757"/>
                  <w:lang w:eastAsia="ja-JP"/>
                </w:rPr>
                <w:delInstrText xml:space="preserve"> REF _Ref525054670 \r \h  \* MERGEFORMAT </w:delInstrText>
              </w:r>
              <w:r w:rsidRPr="00F56967" w:rsidDel="00287957">
                <w:rPr>
                  <w:rFonts w:ascii="Corbel" w:hAnsi="Corbel"/>
                  <w:color w:val="575757"/>
                  <w:lang w:eastAsia="ja-JP"/>
                </w:rPr>
              </w:r>
              <w:r w:rsidRPr="00F56967" w:rsidDel="00287957">
                <w:rPr>
                  <w:rFonts w:ascii="Corbel" w:hAnsi="Corbel"/>
                  <w:color w:val="575757"/>
                  <w:lang w:eastAsia="ja-JP"/>
                </w:rPr>
                <w:fldChar w:fldCharType="separate"/>
              </w:r>
              <w:r w:rsidDel="00287957">
                <w:rPr>
                  <w:rFonts w:ascii="Corbel" w:hAnsi="Corbel"/>
                  <w:color w:val="575757"/>
                  <w:lang w:eastAsia="ja-JP"/>
                </w:rPr>
                <w:delText>8.4</w:delText>
              </w:r>
              <w:r w:rsidRPr="00F56967" w:rsidDel="00287957">
                <w:rPr>
                  <w:rFonts w:ascii="Corbel" w:hAnsi="Corbel"/>
                  <w:color w:val="575757"/>
                  <w:lang w:eastAsia="ja-JP"/>
                </w:rPr>
                <w:fldChar w:fldCharType="end"/>
              </w:r>
              <w:r w:rsidRPr="00F56967" w:rsidDel="00287957">
                <w:rPr>
                  <w:rFonts w:ascii="Corbel" w:hAnsi="Corbel"/>
                  <w:color w:val="575757"/>
                  <w:lang w:eastAsia="ja-JP"/>
                </w:rPr>
                <w:delText>.</w:delText>
              </w:r>
            </w:del>
          </w:p>
        </w:tc>
      </w:tr>
      <w:tr w:rsidR="00080DEB" w:rsidRPr="00F56967" w14:paraId="270A790E" w14:textId="77777777" w:rsidTr="00080DEB">
        <w:tblPrEx>
          <w:tblW w:w="9498" w:type="dxa"/>
          <w:tblInd w:w="567" w:type="dxa"/>
          <w:tblLayout w:type="fixed"/>
          <w:tblPrExChange w:id="23" w:author="Damian Struk" w:date="2024-11-09T13:09:00Z" w16du:dateUtc="2024-11-09T12:09:00Z">
            <w:tblPrEx>
              <w:tblW w:w="9498" w:type="dxa"/>
              <w:tblInd w:w="567" w:type="dxa"/>
              <w:tblLayout w:type="fixed"/>
            </w:tblPrEx>
          </w:tblPrExChange>
        </w:tblPrEx>
        <w:trPr>
          <w:trHeight w:val="265"/>
          <w:trPrChange w:id="24" w:author="Damian Struk" w:date="2024-11-09T13:09:00Z" w16du:dateUtc="2024-11-09T12:09:00Z">
            <w:trPr>
              <w:trHeight w:val="265"/>
            </w:trPr>
          </w:trPrChange>
        </w:trPr>
        <w:tc>
          <w:tcPr>
            <w:tcW w:w="709" w:type="dxa"/>
            <w:tcPrChange w:id="25" w:author="Damian Struk" w:date="2024-11-09T13:09:00Z" w16du:dateUtc="2024-11-09T12:09:00Z">
              <w:tcPr>
                <w:tcW w:w="709" w:type="dxa"/>
              </w:tcPr>
            </w:tcPrChange>
          </w:tcPr>
          <w:p w14:paraId="23B9F475"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6" w:author="Damian Struk" w:date="2024-11-09T13:09:00Z" w16du:dateUtc="2024-11-09T12:09:00Z">
              <w:tcPr>
                <w:tcW w:w="2226" w:type="dxa"/>
              </w:tcPr>
            </w:tcPrChange>
          </w:tcPr>
          <w:p w14:paraId="2FE3F26A" w14:textId="25B53828" w:rsidR="00080DEB" w:rsidRPr="00F56967" w:rsidRDefault="00080DEB" w:rsidP="00B96530">
            <w:pPr>
              <w:pStyle w:val="ListParagraph"/>
              <w:widowControl w:val="0"/>
              <w:spacing w:before="120" w:after="120" w:line="300" w:lineRule="exact"/>
              <w:ind w:left="-108"/>
              <w:contextualSpacing w:val="0"/>
              <w:rPr>
                <w:rFonts w:ascii="Corbel" w:hAnsi="Corbel"/>
                <w:b/>
                <w:color w:val="575757"/>
                <w:lang w:eastAsia="ja-JP"/>
              </w:rPr>
            </w:pPr>
            <w:ins w:id="27" w:author="Damian Struk" w:date="2024-11-09T13:09:00Z" w16du:dateUtc="2024-11-09T12:09:00Z">
              <w:r w:rsidRPr="00F56967">
                <w:rPr>
                  <w:rFonts w:ascii="Corbel" w:hAnsi="Corbel"/>
                  <w:b/>
                  <w:color w:val="575757"/>
                  <w:lang w:eastAsia="ja-JP"/>
                </w:rPr>
                <w:t xml:space="preserve">Podíl </w:t>
              </w:r>
              <w:r>
                <w:rPr>
                  <w:rFonts w:ascii="Corbel" w:hAnsi="Corbel"/>
                  <w:b/>
                  <w:color w:val="575757"/>
                  <w:lang w:eastAsia="ja-JP"/>
                </w:rPr>
                <w:t>1</w:t>
              </w:r>
            </w:ins>
            <w:del w:id="28" w:author="Damian Struk" w:date="2024-11-09T13:09:00Z" w16du:dateUtc="2024-11-09T12:09:00Z">
              <w:r w:rsidDel="00287957">
                <w:rPr>
                  <w:rFonts w:ascii="Corbel" w:hAnsi="Corbel"/>
                  <w:b/>
                  <w:color w:val="575757"/>
                  <w:lang w:eastAsia="ja-JP"/>
                </w:rPr>
                <w:delText>Podíl</w:delText>
              </w:r>
            </w:del>
          </w:p>
        </w:tc>
        <w:tc>
          <w:tcPr>
            <w:tcW w:w="6563" w:type="dxa"/>
            <w:tcPrChange w:id="29" w:author="Damian Struk" w:date="2024-11-09T13:09:00Z" w16du:dateUtc="2024-11-09T12:09:00Z">
              <w:tcPr>
                <w:tcW w:w="6563" w:type="dxa"/>
              </w:tcPr>
            </w:tcPrChange>
          </w:tcPr>
          <w:p w14:paraId="56D7920A" w14:textId="68F55195" w:rsidR="00080DEB" w:rsidRPr="00F56967" w:rsidRDefault="00080DEB" w:rsidP="00106AE3">
            <w:pPr>
              <w:pStyle w:val="ListParagraph"/>
              <w:widowControl w:val="0"/>
              <w:spacing w:before="120" w:after="120" w:line="300" w:lineRule="exact"/>
              <w:ind w:left="0"/>
              <w:contextualSpacing w:val="0"/>
              <w:rPr>
                <w:rFonts w:ascii="Corbel" w:hAnsi="Corbel"/>
                <w:color w:val="575757"/>
                <w:lang w:eastAsia="ja-JP"/>
              </w:rPr>
            </w:pPr>
            <w:ins w:id="30" w:author="Damian Struk" w:date="2024-11-09T13:09:00Z" w16du:dateUtc="2024-11-09T12:09:00Z">
              <w:r w:rsidRPr="00F56967">
                <w:rPr>
                  <w:rFonts w:ascii="Corbel" w:hAnsi="Corbel"/>
                  <w:color w:val="575757"/>
                  <w:lang w:eastAsia="ja-JP"/>
                </w:rPr>
                <w:t xml:space="preserve">znamená podíl </w:t>
              </w:r>
              <w:r>
                <w:rPr>
                  <w:rFonts w:ascii="Corbel" w:hAnsi="Corbel"/>
                  <w:color w:val="575757"/>
                  <w:lang w:eastAsia="ja-JP"/>
                </w:rPr>
                <w:t>Prod</w:t>
              </w:r>
              <w:r w:rsidRPr="00F56967">
                <w:rPr>
                  <w:rFonts w:ascii="Corbel" w:hAnsi="Corbel"/>
                  <w:color w:val="575757"/>
                  <w:lang w:eastAsia="ja-JP"/>
                </w:rPr>
                <w:t>ávajícího</w:t>
              </w:r>
              <w:r>
                <w:rPr>
                  <w:rFonts w:ascii="Corbel" w:hAnsi="Corbel"/>
                  <w:color w:val="575757"/>
                  <w:lang w:eastAsia="ja-JP"/>
                </w:rPr>
                <w:t xml:space="preserve"> 1</w:t>
              </w:r>
              <w:r w:rsidRPr="00F56967">
                <w:rPr>
                  <w:rFonts w:ascii="Corbel" w:hAnsi="Corbel"/>
                  <w:color w:val="575757"/>
                  <w:lang w:eastAsia="ja-JP"/>
                </w:rPr>
                <w:t xml:space="preserve"> ve </w:t>
              </w:r>
              <w:r>
                <w:rPr>
                  <w:rFonts w:ascii="Corbel" w:hAnsi="Corbel"/>
                  <w:color w:val="575757"/>
                  <w:lang w:eastAsia="ja-JP"/>
                </w:rPr>
                <w:t>Společnosti RELAKA,</w:t>
              </w:r>
              <w:r w:rsidRPr="00F56967">
                <w:rPr>
                  <w:rFonts w:ascii="Corbel" w:hAnsi="Corbel"/>
                  <w:color w:val="575757"/>
                  <w:lang w:eastAsia="ja-JP"/>
                </w:rPr>
                <w:t xml:space="preserve"> který je specifikován </w:t>
              </w:r>
              <w:r>
                <w:rPr>
                  <w:rFonts w:ascii="Corbel" w:hAnsi="Corbel"/>
                  <w:color w:val="575757"/>
                  <w:lang w:eastAsia="ja-JP"/>
                </w:rPr>
                <w:t>v </w:t>
              </w:r>
              <w:r w:rsidRPr="00F56967">
                <w:rPr>
                  <w:rFonts w:ascii="Corbel" w:hAnsi="Corbel"/>
                  <w:color w:val="575757"/>
                  <w:lang w:eastAsia="ja-JP"/>
                </w:rPr>
                <w:t>preambul</w:t>
              </w:r>
              <w:r>
                <w:rPr>
                  <w:rFonts w:ascii="Corbel" w:hAnsi="Corbel"/>
                  <w:color w:val="575757"/>
                  <w:lang w:eastAsia="ja-JP"/>
                </w:rPr>
                <w:t>i této Smlouvy</w:t>
              </w:r>
              <w:r w:rsidRPr="00F56967">
                <w:rPr>
                  <w:rFonts w:ascii="Corbel" w:hAnsi="Corbel"/>
                  <w:color w:val="575757"/>
                  <w:lang w:eastAsia="ja-JP"/>
                </w:rPr>
                <w:t>.</w:t>
              </w:r>
            </w:ins>
            <w:del w:id="31" w:author="Damian Struk" w:date="2024-11-09T13:09:00Z" w16du:dateUtc="2024-11-09T12:09:00Z">
              <w:r w:rsidDel="00287957">
                <w:rPr>
                  <w:rFonts w:ascii="Corbel" w:hAnsi="Corbel"/>
                  <w:color w:val="575757"/>
                  <w:lang w:eastAsia="ja-JP"/>
                </w:rPr>
                <w:delText>znamená kterýkoli z Podílů, nebo dle kontextu jen některý z Podílů.</w:delText>
              </w:r>
            </w:del>
          </w:p>
        </w:tc>
      </w:tr>
      <w:tr w:rsidR="00080DEB" w:rsidRPr="00F56967" w14:paraId="780B053D" w14:textId="77777777" w:rsidTr="00080DEB">
        <w:tblPrEx>
          <w:tblW w:w="9498" w:type="dxa"/>
          <w:tblInd w:w="567" w:type="dxa"/>
          <w:tblLayout w:type="fixed"/>
          <w:tblPrExChange w:id="32" w:author="Damian Struk" w:date="2024-11-09T13:09:00Z" w16du:dateUtc="2024-11-09T12:09:00Z">
            <w:tblPrEx>
              <w:tblW w:w="9498" w:type="dxa"/>
              <w:tblInd w:w="567" w:type="dxa"/>
              <w:tblLayout w:type="fixed"/>
            </w:tblPrEx>
          </w:tblPrExChange>
        </w:tblPrEx>
        <w:trPr>
          <w:trHeight w:val="265"/>
          <w:trPrChange w:id="33" w:author="Damian Struk" w:date="2024-11-09T13:09:00Z" w16du:dateUtc="2024-11-09T12:09:00Z">
            <w:trPr>
              <w:trHeight w:val="265"/>
            </w:trPr>
          </w:trPrChange>
        </w:trPr>
        <w:tc>
          <w:tcPr>
            <w:tcW w:w="709" w:type="dxa"/>
            <w:tcPrChange w:id="34" w:author="Damian Struk" w:date="2024-11-09T13:09:00Z" w16du:dateUtc="2024-11-09T12:09:00Z">
              <w:tcPr>
                <w:tcW w:w="709" w:type="dxa"/>
              </w:tcPr>
            </w:tcPrChange>
          </w:tcPr>
          <w:p w14:paraId="0388D6CE"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35" w:author="Damian Struk" w:date="2024-11-09T13:09:00Z" w16du:dateUtc="2024-11-09T12:09:00Z">
              <w:tcPr>
                <w:tcW w:w="2226" w:type="dxa"/>
              </w:tcPr>
            </w:tcPrChange>
          </w:tcPr>
          <w:p w14:paraId="33A55E53" w14:textId="1ECBD3E9" w:rsidR="00080DEB" w:rsidRPr="00F56967" w:rsidRDefault="00080DEB" w:rsidP="00B96530">
            <w:pPr>
              <w:pStyle w:val="ListParagraph"/>
              <w:widowControl w:val="0"/>
              <w:spacing w:before="120" w:after="120" w:line="300" w:lineRule="exact"/>
              <w:ind w:left="-108"/>
              <w:contextualSpacing w:val="0"/>
              <w:rPr>
                <w:rFonts w:ascii="Corbel" w:hAnsi="Corbel"/>
                <w:b/>
                <w:color w:val="575757"/>
                <w:lang w:eastAsia="ja-JP"/>
              </w:rPr>
            </w:pPr>
            <w:ins w:id="36" w:author="Damian Struk" w:date="2024-11-09T13:09:00Z" w16du:dateUtc="2024-11-09T12:09:00Z">
              <w:r w:rsidRPr="00F56967">
                <w:rPr>
                  <w:rFonts w:ascii="Corbel" w:hAnsi="Corbel"/>
                  <w:b/>
                  <w:color w:val="575757"/>
                  <w:lang w:eastAsia="ja-JP"/>
                </w:rPr>
                <w:t xml:space="preserve">Podíl </w:t>
              </w:r>
              <w:r>
                <w:rPr>
                  <w:rFonts w:ascii="Corbel" w:hAnsi="Corbel"/>
                  <w:b/>
                  <w:color w:val="575757"/>
                  <w:lang w:eastAsia="ja-JP"/>
                </w:rPr>
                <w:t>2</w:t>
              </w:r>
            </w:ins>
            <w:del w:id="37" w:author="Damian Struk" w:date="2024-11-09T13:09:00Z" w16du:dateUtc="2024-11-09T12:09:00Z">
              <w:r w:rsidRPr="00F56967" w:rsidDel="00287957">
                <w:rPr>
                  <w:rFonts w:ascii="Corbel" w:hAnsi="Corbel"/>
                  <w:b/>
                  <w:color w:val="575757"/>
                  <w:lang w:eastAsia="ja-JP"/>
                </w:rPr>
                <w:delText xml:space="preserve">Podíl </w:delText>
              </w:r>
              <w:r w:rsidDel="00287957">
                <w:rPr>
                  <w:rFonts w:ascii="Corbel" w:hAnsi="Corbel"/>
                  <w:b/>
                  <w:color w:val="575757"/>
                  <w:lang w:eastAsia="ja-JP"/>
                </w:rPr>
                <w:delText>1</w:delText>
              </w:r>
            </w:del>
          </w:p>
        </w:tc>
        <w:tc>
          <w:tcPr>
            <w:tcW w:w="6563" w:type="dxa"/>
            <w:tcPrChange w:id="38" w:author="Damian Struk" w:date="2024-11-09T13:09:00Z" w16du:dateUtc="2024-11-09T12:09:00Z">
              <w:tcPr>
                <w:tcW w:w="6563" w:type="dxa"/>
              </w:tcPr>
            </w:tcPrChange>
          </w:tcPr>
          <w:p w14:paraId="6A20668C" w14:textId="0FC20B43" w:rsidR="00080DEB" w:rsidRPr="00F56967" w:rsidRDefault="00080DEB" w:rsidP="00106AE3">
            <w:pPr>
              <w:pStyle w:val="ListParagraph"/>
              <w:widowControl w:val="0"/>
              <w:spacing w:before="120" w:after="120" w:line="300" w:lineRule="exact"/>
              <w:ind w:left="0"/>
              <w:contextualSpacing w:val="0"/>
              <w:rPr>
                <w:rFonts w:ascii="Corbel" w:hAnsi="Corbel"/>
                <w:color w:val="575757"/>
                <w:lang w:eastAsia="ja-JP"/>
              </w:rPr>
            </w:pPr>
            <w:ins w:id="39" w:author="Damian Struk" w:date="2024-11-09T13:09:00Z" w16du:dateUtc="2024-11-09T12:09:00Z">
              <w:r w:rsidRPr="00F56967">
                <w:rPr>
                  <w:rFonts w:ascii="Corbel" w:hAnsi="Corbel"/>
                  <w:color w:val="575757"/>
                  <w:lang w:eastAsia="ja-JP"/>
                </w:rPr>
                <w:t xml:space="preserve">znamená podíl </w:t>
              </w:r>
              <w:r>
                <w:rPr>
                  <w:rFonts w:ascii="Corbel" w:hAnsi="Corbel"/>
                  <w:color w:val="575757"/>
                  <w:lang w:eastAsia="ja-JP"/>
                </w:rPr>
                <w:t>Prod</w:t>
              </w:r>
              <w:r w:rsidRPr="00F56967">
                <w:rPr>
                  <w:rFonts w:ascii="Corbel" w:hAnsi="Corbel"/>
                  <w:color w:val="575757"/>
                  <w:lang w:eastAsia="ja-JP"/>
                </w:rPr>
                <w:t>ávajícího</w:t>
              </w:r>
              <w:r>
                <w:rPr>
                  <w:rFonts w:ascii="Corbel" w:hAnsi="Corbel"/>
                  <w:color w:val="575757"/>
                  <w:lang w:eastAsia="ja-JP"/>
                </w:rPr>
                <w:t xml:space="preserve"> 2</w:t>
              </w:r>
              <w:r w:rsidRPr="00F56967">
                <w:rPr>
                  <w:rFonts w:ascii="Corbel" w:hAnsi="Corbel"/>
                  <w:color w:val="575757"/>
                  <w:lang w:eastAsia="ja-JP"/>
                </w:rPr>
                <w:t xml:space="preserve"> ve </w:t>
              </w:r>
              <w:r>
                <w:rPr>
                  <w:rFonts w:ascii="Corbel" w:hAnsi="Corbel"/>
                  <w:color w:val="575757"/>
                  <w:lang w:eastAsia="ja-JP"/>
                </w:rPr>
                <w:t>Společnosti RELAKA,</w:t>
              </w:r>
              <w:r w:rsidRPr="00F56967">
                <w:rPr>
                  <w:rFonts w:ascii="Corbel" w:hAnsi="Corbel"/>
                  <w:color w:val="575757"/>
                  <w:lang w:eastAsia="ja-JP"/>
                </w:rPr>
                <w:t xml:space="preserve"> který je specifikován v preambul</w:t>
              </w:r>
              <w:r>
                <w:rPr>
                  <w:rFonts w:ascii="Corbel" w:hAnsi="Corbel"/>
                  <w:color w:val="575757"/>
                  <w:lang w:eastAsia="ja-JP"/>
                </w:rPr>
                <w:t>i této Smlouvy</w:t>
              </w:r>
              <w:r w:rsidRPr="00F56967">
                <w:rPr>
                  <w:rFonts w:ascii="Corbel" w:hAnsi="Corbel"/>
                  <w:color w:val="575757"/>
                  <w:lang w:eastAsia="ja-JP"/>
                </w:rPr>
                <w:t>.</w:t>
              </w:r>
            </w:ins>
            <w:del w:id="40" w:author="Damian Struk" w:date="2024-11-09T13:09:00Z" w16du:dateUtc="2024-11-09T12:09:00Z">
              <w:r w:rsidRPr="00F56967" w:rsidDel="00287957">
                <w:rPr>
                  <w:rFonts w:ascii="Corbel" w:hAnsi="Corbel"/>
                  <w:color w:val="575757"/>
                  <w:lang w:eastAsia="ja-JP"/>
                </w:rPr>
                <w:delText xml:space="preserve">znamená podíl </w:delText>
              </w:r>
              <w:r w:rsidDel="00287957">
                <w:rPr>
                  <w:rFonts w:ascii="Corbel" w:hAnsi="Corbel"/>
                  <w:color w:val="575757"/>
                  <w:lang w:eastAsia="ja-JP"/>
                </w:rPr>
                <w:delText>Prod</w:delText>
              </w:r>
              <w:r w:rsidRPr="00F56967" w:rsidDel="00287957">
                <w:rPr>
                  <w:rFonts w:ascii="Corbel" w:hAnsi="Corbel"/>
                  <w:color w:val="575757"/>
                  <w:lang w:eastAsia="ja-JP"/>
                </w:rPr>
                <w:delText>ávajícího</w:delText>
              </w:r>
              <w:r w:rsidDel="00287957">
                <w:rPr>
                  <w:rFonts w:ascii="Corbel" w:hAnsi="Corbel"/>
                  <w:color w:val="575757"/>
                  <w:lang w:eastAsia="ja-JP"/>
                </w:rPr>
                <w:delText xml:space="preserve"> 1</w:delText>
              </w:r>
              <w:r w:rsidRPr="00F56967" w:rsidDel="00287957">
                <w:rPr>
                  <w:rFonts w:ascii="Corbel" w:hAnsi="Corbel"/>
                  <w:color w:val="575757"/>
                  <w:lang w:eastAsia="ja-JP"/>
                </w:rPr>
                <w:delText xml:space="preserve"> ve </w:delText>
              </w:r>
              <w:r w:rsidDel="00287957">
                <w:rPr>
                  <w:rFonts w:ascii="Corbel" w:hAnsi="Corbel"/>
                  <w:color w:val="575757"/>
                  <w:lang w:eastAsia="ja-JP"/>
                </w:rPr>
                <w:delText>Společnosti RELAKA,</w:delText>
              </w:r>
              <w:r w:rsidRPr="00F56967" w:rsidDel="00287957">
                <w:rPr>
                  <w:rFonts w:ascii="Corbel" w:hAnsi="Corbel"/>
                  <w:color w:val="575757"/>
                  <w:lang w:eastAsia="ja-JP"/>
                </w:rPr>
                <w:delText xml:space="preserve"> který je specifikován </w:delText>
              </w:r>
              <w:r w:rsidDel="00287957">
                <w:rPr>
                  <w:rFonts w:ascii="Corbel" w:hAnsi="Corbel"/>
                  <w:color w:val="575757"/>
                  <w:lang w:eastAsia="ja-JP"/>
                </w:rPr>
                <w:delText>v </w:delText>
              </w:r>
              <w:r w:rsidRPr="00F56967" w:rsidDel="00287957">
                <w:rPr>
                  <w:rFonts w:ascii="Corbel" w:hAnsi="Corbel"/>
                  <w:color w:val="575757"/>
                  <w:lang w:eastAsia="ja-JP"/>
                </w:rPr>
                <w:delText>preambul</w:delText>
              </w:r>
              <w:r w:rsidDel="00287957">
                <w:rPr>
                  <w:rFonts w:ascii="Corbel" w:hAnsi="Corbel"/>
                  <w:color w:val="575757"/>
                  <w:lang w:eastAsia="ja-JP"/>
                </w:rPr>
                <w:delText>i této Smlouvy</w:delText>
              </w:r>
              <w:r w:rsidRPr="00F56967" w:rsidDel="00287957">
                <w:rPr>
                  <w:rFonts w:ascii="Corbel" w:hAnsi="Corbel"/>
                  <w:color w:val="575757"/>
                  <w:lang w:eastAsia="ja-JP"/>
                </w:rPr>
                <w:delText>.</w:delText>
              </w:r>
            </w:del>
          </w:p>
        </w:tc>
      </w:tr>
      <w:tr w:rsidR="00080DEB" w:rsidRPr="00F56967" w14:paraId="339DA249" w14:textId="77777777" w:rsidTr="00080DEB">
        <w:tblPrEx>
          <w:tblW w:w="9498" w:type="dxa"/>
          <w:tblInd w:w="567" w:type="dxa"/>
          <w:tblLayout w:type="fixed"/>
          <w:tblPrExChange w:id="41" w:author="Damian Struk" w:date="2024-11-09T13:09:00Z" w16du:dateUtc="2024-11-09T12:09:00Z">
            <w:tblPrEx>
              <w:tblW w:w="9498" w:type="dxa"/>
              <w:tblInd w:w="567" w:type="dxa"/>
              <w:tblLayout w:type="fixed"/>
            </w:tblPrEx>
          </w:tblPrExChange>
        </w:tblPrEx>
        <w:trPr>
          <w:trHeight w:val="265"/>
          <w:trPrChange w:id="42" w:author="Damian Struk" w:date="2024-11-09T13:09:00Z" w16du:dateUtc="2024-11-09T12:09:00Z">
            <w:trPr>
              <w:trHeight w:val="265"/>
            </w:trPr>
          </w:trPrChange>
        </w:trPr>
        <w:tc>
          <w:tcPr>
            <w:tcW w:w="709" w:type="dxa"/>
            <w:tcPrChange w:id="43" w:author="Damian Struk" w:date="2024-11-09T13:09:00Z" w16du:dateUtc="2024-11-09T12:09:00Z">
              <w:tcPr>
                <w:tcW w:w="709" w:type="dxa"/>
              </w:tcPr>
            </w:tcPrChange>
          </w:tcPr>
          <w:p w14:paraId="0E4D906B" w14:textId="77777777" w:rsidR="00080DEB" w:rsidRPr="00F56967" w:rsidRDefault="00080DEB" w:rsidP="00C072CF">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44" w:author="Damian Struk" w:date="2024-11-09T13:09:00Z" w16du:dateUtc="2024-11-09T12:09:00Z">
              <w:tcPr>
                <w:tcW w:w="2226" w:type="dxa"/>
              </w:tcPr>
            </w:tcPrChange>
          </w:tcPr>
          <w:p w14:paraId="50AA1018" w14:textId="38A34888" w:rsidR="00080DEB" w:rsidRPr="00F56967" w:rsidRDefault="00080DEB" w:rsidP="00C072CF">
            <w:pPr>
              <w:pStyle w:val="ListParagraph"/>
              <w:widowControl w:val="0"/>
              <w:spacing w:before="120" w:after="120" w:line="300" w:lineRule="exact"/>
              <w:ind w:left="-108"/>
              <w:contextualSpacing w:val="0"/>
              <w:rPr>
                <w:rFonts w:ascii="Corbel" w:hAnsi="Corbel"/>
                <w:b/>
                <w:color w:val="575757"/>
                <w:lang w:eastAsia="ja-JP"/>
              </w:rPr>
            </w:pPr>
            <w:ins w:id="45" w:author="Damian Struk" w:date="2024-11-09T13:09:00Z" w16du:dateUtc="2024-11-09T12:09:00Z">
              <w:r w:rsidRPr="00F56967">
                <w:rPr>
                  <w:rFonts w:ascii="Corbel" w:hAnsi="Corbel"/>
                  <w:b/>
                  <w:color w:val="575757"/>
                  <w:lang w:eastAsia="ja-JP"/>
                </w:rPr>
                <w:t xml:space="preserve">Podíl </w:t>
              </w:r>
              <w:r>
                <w:rPr>
                  <w:rFonts w:ascii="Corbel" w:hAnsi="Corbel"/>
                  <w:b/>
                  <w:color w:val="575757"/>
                  <w:lang w:eastAsia="ja-JP"/>
                </w:rPr>
                <w:t>3</w:t>
              </w:r>
            </w:ins>
            <w:del w:id="46" w:author="Damian Struk" w:date="2024-11-09T13:09:00Z" w16du:dateUtc="2024-11-09T12:09:00Z">
              <w:r w:rsidRPr="00F56967" w:rsidDel="00287957">
                <w:rPr>
                  <w:rFonts w:ascii="Corbel" w:hAnsi="Corbel"/>
                  <w:b/>
                  <w:color w:val="575757"/>
                  <w:lang w:eastAsia="ja-JP"/>
                </w:rPr>
                <w:delText xml:space="preserve">Podíl </w:delText>
              </w:r>
              <w:r w:rsidDel="00287957">
                <w:rPr>
                  <w:rFonts w:ascii="Corbel" w:hAnsi="Corbel"/>
                  <w:b/>
                  <w:color w:val="575757"/>
                  <w:lang w:eastAsia="ja-JP"/>
                </w:rPr>
                <w:delText>2</w:delText>
              </w:r>
            </w:del>
          </w:p>
        </w:tc>
        <w:tc>
          <w:tcPr>
            <w:tcW w:w="6563" w:type="dxa"/>
            <w:tcPrChange w:id="47" w:author="Damian Struk" w:date="2024-11-09T13:09:00Z" w16du:dateUtc="2024-11-09T12:09:00Z">
              <w:tcPr>
                <w:tcW w:w="6563" w:type="dxa"/>
              </w:tcPr>
            </w:tcPrChange>
          </w:tcPr>
          <w:p w14:paraId="27383D8A" w14:textId="69CB6688" w:rsidR="00080DEB" w:rsidRPr="00F56967" w:rsidRDefault="00080DEB" w:rsidP="00C072CF">
            <w:pPr>
              <w:pStyle w:val="ListParagraph"/>
              <w:widowControl w:val="0"/>
              <w:spacing w:before="120" w:after="120" w:line="300" w:lineRule="exact"/>
              <w:ind w:left="0"/>
              <w:contextualSpacing w:val="0"/>
              <w:rPr>
                <w:rFonts w:ascii="Corbel" w:hAnsi="Corbel"/>
                <w:color w:val="575757"/>
                <w:lang w:eastAsia="ja-JP"/>
              </w:rPr>
            </w:pPr>
            <w:ins w:id="48" w:author="Damian Struk" w:date="2024-11-09T13:09:00Z" w16du:dateUtc="2024-11-09T12:09:00Z">
              <w:r w:rsidRPr="00F56967">
                <w:rPr>
                  <w:rFonts w:ascii="Corbel" w:hAnsi="Corbel"/>
                  <w:color w:val="575757"/>
                  <w:lang w:eastAsia="ja-JP"/>
                </w:rPr>
                <w:t xml:space="preserve">znamená podíl </w:t>
              </w:r>
              <w:r>
                <w:rPr>
                  <w:rFonts w:ascii="Corbel" w:hAnsi="Corbel"/>
                  <w:color w:val="575757"/>
                  <w:lang w:eastAsia="ja-JP"/>
                </w:rPr>
                <w:t>Prod</w:t>
              </w:r>
              <w:r w:rsidRPr="00F56967">
                <w:rPr>
                  <w:rFonts w:ascii="Corbel" w:hAnsi="Corbel"/>
                  <w:color w:val="575757"/>
                  <w:lang w:eastAsia="ja-JP"/>
                </w:rPr>
                <w:t>ávajícího</w:t>
              </w:r>
              <w:r>
                <w:rPr>
                  <w:rFonts w:ascii="Corbel" w:hAnsi="Corbel"/>
                  <w:color w:val="575757"/>
                  <w:lang w:eastAsia="ja-JP"/>
                </w:rPr>
                <w:t xml:space="preserve"> 3</w:t>
              </w:r>
              <w:r w:rsidRPr="00F56967">
                <w:rPr>
                  <w:rFonts w:ascii="Corbel" w:hAnsi="Corbel"/>
                  <w:color w:val="575757"/>
                  <w:lang w:eastAsia="ja-JP"/>
                </w:rPr>
                <w:t xml:space="preserve"> ve </w:t>
              </w:r>
              <w:r>
                <w:rPr>
                  <w:rFonts w:ascii="Corbel" w:hAnsi="Corbel"/>
                  <w:color w:val="575757"/>
                  <w:lang w:eastAsia="ja-JP"/>
                </w:rPr>
                <w:t>Společnosti RELAKA,</w:t>
              </w:r>
              <w:r w:rsidRPr="00F56967">
                <w:rPr>
                  <w:rFonts w:ascii="Corbel" w:hAnsi="Corbel"/>
                  <w:color w:val="575757"/>
                  <w:lang w:eastAsia="ja-JP"/>
                </w:rPr>
                <w:t xml:space="preserve"> který je specifikován v preambul</w:t>
              </w:r>
              <w:r>
                <w:rPr>
                  <w:rFonts w:ascii="Corbel" w:hAnsi="Corbel"/>
                  <w:color w:val="575757"/>
                  <w:lang w:eastAsia="ja-JP"/>
                </w:rPr>
                <w:t>i této Smlouvy</w:t>
              </w:r>
              <w:r w:rsidRPr="00F56967">
                <w:rPr>
                  <w:rFonts w:ascii="Corbel" w:hAnsi="Corbel"/>
                  <w:color w:val="575757"/>
                  <w:lang w:eastAsia="ja-JP"/>
                </w:rPr>
                <w:t>.</w:t>
              </w:r>
            </w:ins>
            <w:del w:id="49" w:author="Damian Struk" w:date="2024-11-09T13:09:00Z" w16du:dateUtc="2024-11-09T12:09:00Z">
              <w:r w:rsidRPr="00F56967" w:rsidDel="00287957">
                <w:rPr>
                  <w:rFonts w:ascii="Corbel" w:hAnsi="Corbel"/>
                  <w:color w:val="575757"/>
                  <w:lang w:eastAsia="ja-JP"/>
                </w:rPr>
                <w:delText xml:space="preserve">znamená podíl </w:delText>
              </w:r>
              <w:r w:rsidDel="00287957">
                <w:rPr>
                  <w:rFonts w:ascii="Corbel" w:hAnsi="Corbel"/>
                  <w:color w:val="575757"/>
                  <w:lang w:eastAsia="ja-JP"/>
                </w:rPr>
                <w:delText>Prod</w:delText>
              </w:r>
              <w:r w:rsidRPr="00F56967" w:rsidDel="00287957">
                <w:rPr>
                  <w:rFonts w:ascii="Corbel" w:hAnsi="Corbel"/>
                  <w:color w:val="575757"/>
                  <w:lang w:eastAsia="ja-JP"/>
                </w:rPr>
                <w:delText>ávajícího</w:delText>
              </w:r>
              <w:r w:rsidDel="00287957">
                <w:rPr>
                  <w:rFonts w:ascii="Corbel" w:hAnsi="Corbel"/>
                  <w:color w:val="575757"/>
                  <w:lang w:eastAsia="ja-JP"/>
                </w:rPr>
                <w:delText xml:space="preserve"> 2</w:delText>
              </w:r>
              <w:r w:rsidRPr="00F56967" w:rsidDel="00287957">
                <w:rPr>
                  <w:rFonts w:ascii="Corbel" w:hAnsi="Corbel"/>
                  <w:color w:val="575757"/>
                  <w:lang w:eastAsia="ja-JP"/>
                </w:rPr>
                <w:delText xml:space="preserve"> ve </w:delText>
              </w:r>
              <w:r w:rsidDel="00287957">
                <w:rPr>
                  <w:rFonts w:ascii="Corbel" w:hAnsi="Corbel"/>
                  <w:color w:val="575757"/>
                  <w:lang w:eastAsia="ja-JP"/>
                </w:rPr>
                <w:delText>Společnosti RELAKA,</w:delText>
              </w:r>
              <w:r w:rsidRPr="00F56967" w:rsidDel="00287957">
                <w:rPr>
                  <w:rFonts w:ascii="Corbel" w:hAnsi="Corbel"/>
                  <w:color w:val="575757"/>
                  <w:lang w:eastAsia="ja-JP"/>
                </w:rPr>
                <w:delText xml:space="preserve"> který je specifikován v preambul</w:delText>
              </w:r>
              <w:r w:rsidDel="00287957">
                <w:rPr>
                  <w:rFonts w:ascii="Corbel" w:hAnsi="Corbel"/>
                  <w:color w:val="575757"/>
                  <w:lang w:eastAsia="ja-JP"/>
                </w:rPr>
                <w:delText>i této Smlouvy</w:delText>
              </w:r>
              <w:r w:rsidRPr="00F56967" w:rsidDel="00287957">
                <w:rPr>
                  <w:rFonts w:ascii="Corbel" w:hAnsi="Corbel"/>
                  <w:color w:val="575757"/>
                  <w:lang w:eastAsia="ja-JP"/>
                </w:rPr>
                <w:delText>.</w:delText>
              </w:r>
            </w:del>
          </w:p>
        </w:tc>
      </w:tr>
      <w:tr w:rsidR="00080DEB" w:rsidRPr="00F56967" w14:paraId="32424993" w14:textId="77777777" w:rsidTr="00080DEB">
        <w:tblPrEx>
          <w:tblW w:w="9498" w:type="dxa"/>
          <w:tblInd w:w="567" w:type="dxa"/>
          <w:tblLayout w:type="fixed"/>
          <w:tblPrExChange w:id="50" w:author="Damian Struk" w:date="2024-11-09T13:09:00Z" w16du:dateUtc="2024-11-09T12:09:00Z">
            <w:tblPrEx>
              <w:tblW w:w="9498" w:type="dxa"/>
              <w:tblInd w:w="567" w:type="dxa"/>
              <w:tblLayout w:type="fixed"/>
            </w:tblPrEx>
          </w:tblPrExChange>
        </w:tblPrEx>
        <w:trPr>
          <w:trHeight w:val="265"/>
          <w:trPrChange w:id="51" w:author="Damian Struk" w:date="2024-11-09T13:09:00Z" w16du:dateUtc="2024-11-09T12:09:00Z">
            <w:trPr>
              <w:trHeight w:val="265"/>
            </w:trPr>
          </w:trPrChange>
        </w:trPr>
        <w:tc>
          <w:tcPr>
            <w:tcW w:w="709" w:type="dxa"/>
            <w:tcPrChange w:id="52" w:author="Damian Struk" w:date="2024-11-09T13:09:00Z" w16du:dateUtc="2024-11-09T12:09:00Z">
              <w:tcPr>
                <w:tcW w:w="709" w:type="dxa"/>
              </w:tcPr>
            </w:tcPrChange>
          </w:tcPr>
          <w:p w14:paraId="1000DC44" w14:textId="77777777" w:rsidR="00080DEB" w:rsidRPr="00F56967" w:rsidRDefault="00080DEB" w:rsidP="00C072CF">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53" w:author="Damian Struk" w:date="2024-11-09T13:09:00Z" w16du:dateUtc="2024-11-09T12:09:00Z">
              <w:tcPr>
                <w:tcW w:w="2226" w:type="dxa"/>
              </w:tcPr>
            </w:tcPrChange>
          </w:tcPr>
          <w:p w14:paraId="0C0EDABF" w14:textId="346B95BE" w:rsidR="00080DEB" w:rsidRPr="00F56967" w:rsidRDefault="00080DEB" w:rsidP="00C072CF">
            <w:pPr>
              <w:pStyle w:val="ListParagraph"/>
              <w:widowControl w:val="0"/>
              <w:spacing w:before="120" w:after="120" w:line="300" w:lineRule="exact"/>
              <w:ind w:left="-108"/>
              <w:contextualSpacing w:val="0"/>
              <w:rPr>
                <w:rFonts w:ascii="Corbel" w:hAnsi="Corbel"/>
                <w:b/>
                <w:color w:val="575757"/>
                <w:lang w:eastAsia="ja-JP"/>
              </w:rPr>
            </w:pPr>
            <w:ins w:id="54" w:author="Damian Struk" w:date="2024-11-09T13:09:00Z" w16du:dateUtc="2024-11-09T12:09:00Z">
              <w:r w:rsidRPr="00F56967">
                <w:rPr>
                  <w:rFonts w:ascii="Corbel" w:hAnsi="Corbel"/>
                  <w:b/>
                  <w:color w:val="575757"/>
                  <w:lang w:eastAsia="ja-JP"/>
                </w:rPr>
                <w:t xml:space="preserve">Podíl </w:t>
              </w:r>
              <w:r>
                <w:rPr>
                  <w:rFonts w:ascii="Corbel" w:hAnsi="Corbel"/>
                  <w:b/>
                  <w:color w:val="575757"/>
                  <w:lang w:eastAsia="ja-JP"/>
                </w:rPr>
                <w:t>4</w:t>
              </w:r>
            </w:ins>
            <w:del w:id="55" w:author="Damian Struk" w:date="2024-11-09T13:09:00Z" w16du:dateUtc="2024-11-09T12:09:00Z">
              <w:r w:rsidRPr="00F56967" w:rsidDel="00287957">
                <w:rPr>
                  <w:rFonts w:ascii="Corbel" w:hAnsi="Corbel"/>
                  <w:b/>
                  <w:color w:val="575757"/>
                  <w:lang w:eastAsia="ja-JP"/>
                </w:rPr>
                <w:delText xml:space="preserve">Podíl </w:delText>
              </w:r>
              <w:r w:rsidDel="00287957">
                <w:rPr>
                  <w:rFonts w:ascii="Corbel" w:hAnsi="Corbel"/>
                  <w:b/>
                  <w:color w:val="575757"/>
                  <w:lang w:eastAsia="ja-JP"/>
                </w:rPr>
                <w:delText>3</w:delText>
              </w:r>
            </w:del>
          </w:p>
        </w:tc>
        <w:tc>
          <w:tcPr>
            <w:tcW w:w="6563" w:type="dxa"/>
            <w:tcPrChange w:id="56" w:author="Damian Struk" w:date="2024-11-09T13:09:00Z" w16du:dateUtc="2024-11-09T12:09:00Z">
              <w:tcPr>
                <w:tcW w:w="6563" w:type="dxa"/>
              </w:tcPr>
            </w:tcPrChange>
          </w:tcPr>
          <w:p w14:paraId="30EA9426" w14:textId="5F771222" w:rsidR="00080DEB" w:rsidRPr="00F56967" w:rsidRDefault="00080DEB" w:rsidP="00C072CF">
            <w:pPr>
              <w:pStyle w:val="ListParagraph"/>
              <w:widowControl w:val="0"/>
              <w:spacing w:before="120" w:after="120" w:line="300" w:lineRule="exact"/>
              <w:ind w:left="0"/>
              <w:contextualSpacing w:val="0"/>
              <w:rPr>
                <w:rFonts w:ascii="Corbel" w:hAnsi="Corbel"/>
                <w:color w:val="575757"/>
                <w:lang w:eastAsia="ja-JP"/>
              </w:rPr>
            </w:pPr>
            <w:ins w:id="57" w:author="Damian Struk" w:date="2024-11-09T13:09:00Z" w16du:dateUtc="2024-11-09T12:09:00Z">
              <w:r w:rsidRPr="00F56967">
                <w:rPr>
                  <w:rFonts w:ascii="Corbel" w:hAnsi="Corbel"/>
                  <w:color w:val="575757"/>
                  <w:lang w:eastAsia="ja-JP"/>
                </w:rPr>
                <w:t xml:space="preserve">znamená podíl </w:t>
              </w:r>
              <w:r>
                <w:rPr>
                  <w:rFonts w:ascii="Corbel" w:hAnsi="Corbel"/>
                  <w:color w:val="575757"/>
                  <w:lang w:eastAsia="ja-JP"/>
                </w:rPr>
                <w:t>Prod</w:t>
              </w:r>
              <w:r w:rsidRPr="00F56967">
                <w:rPr>
                  <w:rFonts w:ascii="Corbel" w:hAnsi="Corbel"/>
                  <w:color w:val="575757"/>
                  <w:lang w:eastAsia="ja-JP"/>
                </w:rPr>
                <w:t>ávajícího</w:t>
              </w:r>
              <w:r>
                <w:rPr>
                  <w:rFonts w:ascii="Corbel" w:hAnsi="Corbel"/>
                  <w:color w:val="575757"/>
                  <w:lang w:eastAsia="ja-JP"/>
                </w:rPr>
                <w:t xml:space="preserve"> 2</w:t>
              </w:r>
              <w:r w:rsidRPr="00F56967">
                <w:rPr>
                  <w:rFonts w:ascii="Corbel" w:hAnsi="Corbel"/>
                  <w:color w:val="575757"/>
                  <w:lang w:eastAsia="ja-JP"/>
                </w:rPr>
                <w:t xml:space="preserve"> ve </w:t>
              </w:r>
              <w:r>
                <w:rPr>
                  <w:rFonts w:ascii="Corbel" w:hAnsi="Corbel"/>
                  <w:color w:val="575757"/>
                  <w:lang w:eastAsia="ja-JP"/>
                </w:rPr>
                <w:t>Společnosti AGROBIOPLYN,</w:t>
              </w:r>
              <w:r w:rsidRPr="00F56967">
                <w:rPr>
                  <w:rFonts w:ascii="Corbel" w:hAnsi="Corbel"/>
                  <w:color w:val="575757"/>
                  <w:lang w:eastAsia="ja-JP"/>
                </w:rPr>
                <w:t xml:space="preserve"> který je specifikován v preambul</w:t>
              </w:r>
              <w:r>
                <w:rPr>
                  <w:rFonts w:ascii="Corbel" w:hAnsi="Corbel"/>
                  <w:color w:val="575757"/>
                  <w:lang w:eastAsia="ja-JP"/>
                </w:rPr>
                <w:t>i této Smlouvy</w:t>
              </w:r>
              <w:r w:rsidRPr="00F56967">
                <w:rPr>
                  <w:rFonts w:ascii="Corbel" w:hAnsi="Corbel"/>
                  <w:color w:val="575757"/>
                  <w:lang w:eastAsia="ja-JP"/>
                </w:rPr>
                <w:t>.</w:t>
              </w:r>
            </w:ins>
            <w:del w:id="58" w:author="Damian Struk" w:date="2024-11-09T13:09:00Z" w16du:dateUtc="2024-11-09T12:09:00Z">
              <w:r w:rsidRPr="00F56967" w:rsidDel="00287957">
                <w:rPr>
                  <w:rFonts w:ascii="Corbel" w:hAnsi="Corbel"/>
                  <w:color w:val="575757"/>
                  <w:lang w:eastAsia="ja-JP"/>
                </w:rPr>
                <w:delText xml:space="preserve">znamená podíl </w:delText>
              </w:r>
              <w:r w:rsidDel="00287957">
                <w:rPr>
                  <w:rFonts w:ascii="Corbel" w:hAnsi="Corbel"/>
                  <w:color w:val="575757"/>
                  <w:lang w:eastAsia="ja-JP"/>
                </w:rPr>
                <w:delText>Prod</w:delText>
              </w:r>
              <w:r w:rsidRPr="00F56967" w:rsidDel="00287957">
                <w:rPr>
                  <w:rFonts w:ascii="Corbel" w:hAnsi="Corbel"/>
                  <w:color w:val="575757"/>
                  <w:lang w:eastAsia="ja-JP"/>
                </w:rPr>
                <w:delText>ávajícího</w:delText>
              </w:r>
              <w:r w:rsidDel="00287957">
                <w:rPr>
                  <w:rFonts w:ascii="Corbel" w:hAnsi="Corbel"/>
                  <w:color w:val="575757"/>
                  <w:lang w:eastAsia="ja-JP"/>
                </w:rPr>
                <w:delText xml:space="preserve"> 3</w:delText>
              </w:r>
              <w:r w:rsidRPr="00F56967" w:rsidDel="00287957">
                <w:rPr>
                  <w:rFonts w:ascii="Corbel" w:hAnsi="Corbel"/>
                  <w:color w:val="575757"/>
                  <w:lang w:eastAsia="ja-JP"/>
                </w:rPr>
                <w:delText xml:space="preserve"> ve </w:delText>
              </w:r>
              <w:r w:rsidDel="00287957">
                <w:rPr>
                  <w:rFonts w:ascii="Corbel" w:hAnsi="Corbel"/>
                  <w:color w:val="575757"/>
                  <w:lang w:eastAsia="ja-JP"/>
                </w:rPr>
                <w:delText>Společnosti RELAKA,</w:delText>
              </w:r>
              <w:r w:rsidRPr="00F56967" w:rsidDel="00287957">
                <w:rPr>
                  <w:rFonts w:ascii="Corbel" w:hAnsi="Corbel"/>
                  <w:color w:val="575757"/>
                  <w:lang w:eastAsia="ja-JP"/>
                </w:rPr>
                <w:delText xml:space="preserve"> který je specifikován v preambul</w:delText>
              </w:r>
              <w:r w:rsidDel="00287957">
                <w:rPr>
                  <w:rFonts w:ascii="Corbel" w:hAnsi="Corbel"/>
                  <w:color w:val="575757"/>
                  <w:lang w:eastAsia="ja-JP"/>
                </w:rPr>
                <w:delText>i této Smlouvy</w:delText>
              </w:r>
              <w:r w:rsidRPr="00F56967" w:rsidDel="00287957">
                <w:rPr>
                  <w:rFonts w:ascii="Corbel" w:hAnsi="Corbel"/>
                  <w:color w:val="575757"/>
                  <w:lang w:eastAsia="ja-JP"/>
                </w:rPr>
                <w:delText>.</w:delText>
              </w:r>
            </w:del>
          </w:p>
        </w:tc>
      </w:tr>
      <w:tr w:rsidR="00080DEB" w:rsidRPr="00F56967" w14:paraId="6914C327" w14:textId="77777777" w:rsidTr="00080DEB">
        <w:tblPrEx>
          <w:tblW w:w="9498" w:type="dxa"/>
          <w:tblInd w:w="567" w:type="dxa"/>
          <w:tblLayout w:type="fixed"/>
          <w:tblPrExChange w:id="59" w:author="Damian Struk" w:date="2024-11-09T13:09:00Z" w16du:dateUtc="2024-11-09T12:09:00Z">
            <w:tblPrEx>
              <w:tblW w:w="9498" w:type="dxa"/>
              <w:tblInd w:w="567" w:type="dxa"/>
              <w:tblLayout w:type="fixed"/>
            </w:tblPrEx>
          </w:tblPrExChange>
        </w:tblPrEx>
        <w:trPr>
          <w:trHeight w:val="265"/>
          <w:trPrChange w:id="60" w:author="Damian Struk" w:date="2024-11-09T13:09:00Z" w16du:dateUtc="2024-11-09T12:09:00Z">
            <w:trPr>
              <w:trHeight w:val="265"/>
            </w:trPr>
          </w:trPrChange>
        </w:trPr>
        <w:tc>
          <w:tcPr>
            <w:tcW w:w="709" w:type="dxa"/>
            <w:tcPrChange w:id="61" w:author="Damian Struk" w:date="2024-11-09T13:09:00Z" w16du:dateUtc="2024-11-09T12:09:00Z">
              <w:tcPr>
                <w:tcW w:w="709" w:type="dxa"/>
              </w:tcPr>
            </w:tcPrChange>
          </w:tcPr>
          <w:p w14:paraId="1062F6E3" w14:textId="77777777" w:rsidR="00080DEB" w:rsidRPr="00F56967" w:rsidRDefault="00080DEB" w:rsidP="00AD473D">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62" w:author="Damian Struk" w:date="2024-11-09T13:09:00Z" w16du:dateUtc="2024-11-09T12:09:00Z">
              <w:tcPr>
                <w:tcW w:w="2226" w:type="dxa"/>
              </w:tcPr>
            </w:tcPrChange>
          </w:tcPr>
          <w:p w14:paraId="3FA62B25" w14:textId="702A5272" w:rsidR="00080DEB" w:rsidRPr="00F56967" w:rsidRDefault="00080DEB" w:rsidP="00AD473D">
            <w:pPr>
              <w:pStyle w:val="ListParagraph"/>
              <w:widowControl w:val="0"/>
              <w:spacing w:before="120" w:after="120" w:line="300" w:lineRule="exact"/>
              <w:ind w:left="-108"/>
              <w:contextualSpacing w:val="0"/>
              <w:rPr>
                <w:rFonts w:ascii="Corbel" w:hAnsi="Corbel"/>
                <w:b/>
                <w:color w:val="575757"/>
                <w:lang w:eastAsia="ja-JP"/>
              </w:rPr>
            </w:pPr>
            <w:ins w:id="63" w:author="Damian Struk" w:date="2024-11-09T13:09:00Z" w16du:dateUtc="2024-11-09T12:09:00Z">
              <w:r w:rsidRPr="00F56967">
                <w:rPr>
                  <w:rFonts w:ascii="Corbel" w:hAnsi="Corbel"/>
                  <w:b/>
                  <w:color w:val="575757"/>
                  <w:lang w:eastAsia="ja-JP"/>
                </w:rPr>
                <w:t xml:space="preserve">Podíl </w:t>
              </w:r>
              <w:r>
                <w:rPr>
                  <w:rFonts w:ascii="Corbel" w:hAnsi="Corbel"/>
                  <w:b/>
                  <w:color w:val="575757"/>
                  <w:lang w:eastAsia="ja-JP"/>
                </w:rPr>
                <w:t>5</w:t>
              </w:r>
            </w:ins>
            <w:del w:id="64" w:author="Damian Struk" w:date="2024-11-09T13:09:00Z" w16du:dateUtc="2024-11-09T12:09:00Z">
              <w:r w:rsidRPr="00F56967" w:rsidDel="00287957">
                <w:rPr>
                  <w:rFonts w:ascii="Corbel" w:hAnsi="Corbel"/>
                  <w:b/>
                  <w:color w:val="575757"/>
                  <w:lang w:eastAsia="ja-JP"/>
                </w:rPr>
                <w:delText xml:space="preserve">Podíl </w:delText>
              </w:r>
              <w:r w:rsidDel="00287957">
                <w:rPr>
                  <w:rFonts w:ascii="Corbel" w:hAnsi="Corbel"/>
                  <w:b/>
                  <w:color w:val="575757"/>
                  <w:lang w:eastAsia="ja-JP"/>
                </w:rPr>
                <w:delText>4</w:delText>
              </w:r>
            </w:del>
          </w:p>
        </w:tc>
        <w:tc>
          <w:tcPr>
            <w:tcW w:w="6563" w:type="dxa"/>
            <w:tcPrChange w:id="65" w:author="Damian Struk" w:date="2024-11-09T13:09:00Z" w16du:dateUtc="2024-11-09T12:09:00Z">
              <w:tcPr>
                <w:tcW w:w="6563" w:type="dxa"/>
              </w:tcPr>
            </w:tcPrChange>
          </w:tcPr>
          <w:p w14:paraId="64D20B9F" w14:textId="3E34AAC4" w:rsidR="00080DEB" w:rsidRPr="00F56967" w:rsidRDefault="00080DEB" w:rsidP="00AD473D">
            <w:pPr>
              <w:pStyle w:val="ListParagraph"/>
              <w:widowControl w:val="0"/>
              <w:spacing w:before="120" w:after="120" w:line="300" w:lineRule="exact"/>
              <w:ind w:left="0"/>
              <w:contextualSpacing w:val="0"/>
              <w:rPr>
                <w:rFonts w:ascii="Corbel" w:hAnsi="Corbel"/>
                <w:color w:val="575757"/>
                <w:lang w:eastAsia="ja-JP"/>
              </w:rPr>
            </w:pPr>
            <w:ins w:id="66" w:author="Damian Struk" w:date="2024-11-09T13:09:00Z" w16du:dateUtc="2024-11-09T12:09:00Z">
              <w:r w:rsidRPr="00F56967">
                <w:rPr>
                  <w:rFonts w:ascii="Corbel" w:hAnsi="Corbel"/>
                  <w:color w:val="575757"/>
                  <w:lang w:eastAsia="ja-JP"/>
                </w:rPr>
                <w:t xml:space="preserve">znamená podíl </w:t>
              </w:r>
              <w:r>
                <w:rPr>
                  <w:rFonts w:ascii="Corbel" w:hAnsi="Corbel"/>
                  <w:color w:val="575757"/>
                  <w:lang w:eastAsia="ja-JP"/>
                </w:rPr>
                <w:t>Prod</w:t>
              </w:r>
              <w:r w:rsidRPr="00F56967">
                <w:rPr>
                  <w:rFonts w:ascii="Corbel" w:hAnsi="Corbel"/>
                  <w:color w:val="575757"/>
                  <w:lang w:eastAsia="ja-JP"/>
                </w:rPr>
                <w:t>ávajícího</w:t>
              </w:r>
              <w:r>
                <w:rPr>
                  <w:rFonts w:ascii="Corbel" w:hAnsi="Corbel"/>
                  <w:color w:val="575757"/>
                  <w:lang w:eastAsia="ja-JP"/>
                </w:rPr>
                <w:t xml:space="preserve"> 3</w:t>
              </w:r>
              <w:r w:rsidRPr="00F56967">
                <w:rPr>
                  <w:rFonts w:ascii="Corbel" w:hAnsi="Corbel"/>
                  <w:color w:val="575757"/>
                  <w:lang w:eastAsia="ja-JP"/>
                </w:rPr>
                <w:t xml:space="preserve"> ve </w:t>
              </w:r>
              <w:r>
                <w:rPr>
                  <w:rFonts w:ascii="Corbel" w:hAnsi="Corbel"/>
                  <w:color w:val="575757"/>
                  <w:lang w:eastAsia="ja-JP"/>
                </w:rPr>
                <w:t>Společnosti AGROBIOPLYN,</w:t>
              </w:r>
              <w:r w:rsidRPr="00F56967">
                <w:rPr>
                  <w:rFonts w:ascii="Corbel" w:hAnsi="Corbel"/>
                  <w:color w:val="575757"/>
                  <w:lang w:eastAsia="ja-JP"/>
                </w:rPr>
                <w:t xml:space="preserve"> který je specifikován v preambul</w:t>
              </w:r>
              <w:r>
                <w:rPr>
                  <w:rFonts w:ascii="Corbel" w:hAnsi="Corbel"/>
                  <w:color w:val="575757"/>
                  <w:lang w:eastAsia="ja-JP"/>
                </w:rPr>
                <w:t>i této Smlouvy</w:t>
              </w:r>
              <w:r w:rsidRPr="00F56967">
                <w:rPr>
                  <w:rFonts w:ascii="Corbel" w:hAnsi="Corbel"/>
                  <w:color w:val="575757"/>
                  <w:lang w:eastAsia="ja-JP"/>
                </w:rPr>
                <w:t>.</w:t>
              </w:r>
            </w:ins>
            <w:del w:id="67" w:author="Damian Struk" w:date="2024-11-09T13:09:00Z" w16du:dateUtc="2024-11-09T12:09:00Z">
              <w:r w:rsidRPr="00F56967" w:rsidDel="00287957">
                <w:rPr>
                  <w:rFonts w:ascii="Corbel" w:hAnsi="Corbel"/>
                  <w:color w:val="575757"/>
                  <w:lang w:eastAsia="ja-JP"/>
                </w:rPr>
                <w:delText xml:space="preserve">znamená podíl </w:delText>
              </w:r>
              <w:r w:rsidDel="00287957">
                <w:rPr>
                  <w:rFonts w:ascii="Corbel" w:hAnsi="Corbel"/>
                  <w:color w:val="575757"/>
                  <w:lang w:eastAsia="ja-JP"/>
                </w:rPr>
                <w:delText>Prod</w:delText>
              </w:r>
              <w:r w:rsidRPr="00F56967" w:rsidDel="00287957">
                <w:rPr>
                  <w:rFonts w:ascii="Corbel" w:hAnsi="Corbel"/>
                  <w:color w:val="575757"/>
                  <w:lang w:eastAsia="ja-JP"/>
                </w:rPr>
                <w:delText>ávajícího</w:delText>
              </w:r>
              <w:r w:rsidDel="00287957">
                <w:rPr>
                  <w:rFonts w:ascii="Corbel" w:hAnsi="Corbel"/>
                  <w:color w:val="575757"/>
                  <w:lang w:eastAsia="ja-JP"/>
                </w:rPr>
                <w:delText xml:space="preserve"> 2</w:delText>
              </w:r>
              <w:r w:rsidRPr="00F56967" w:rsidDel="00287957">
                <w:rPr>
                  <w:rFonts w:ascii="Corbel" w:hAnsi="Corbel"/>
                  <w:color w:val="575757"/>
                  <w:lang w:eastAsia="ja-JP"/>
                </w:rPr>
                <w:delText xml:space="preserve"> ve </w:delText>
              </w:r>
              <w:r w:rsidDel="00287957">
                <w:rPr>
                  <w:rFonts w:ascii="Corbel" w:hAnsi="Corbel"/>
                  <w:color w:val="575757"/>
                  <w:lang w:eastAsia="ja-JP"/>
                </w:rPr>
                <w:delText>Společnosti AGROBIOPLYN,</w:delText>
              </w:r>
              <w:r w:rsidRPr="00F56967" w:rsidDel="00287957">
                <w:rPr>
                  <w:rFonts w:ascii="Corbel" w:hAnsi="Corbel"/>
                  <w:color w:val="575757"/>
                  <w:lang w:eastAsia="ja-JP"/>
                </w:rPr>
                <w:delText xml:space="preserve"> který je specifikován v preambul</w:delText>
              </w:r>
              <w:r w:rsidDel="00287957">
                <w:rPr>
                  <w:rFonts w:ascii="Corbel" w:hAnsi="Corbel"/>
                  <w:color w:val="575757"/>
                  <w:lang w:eastAsia="ja-JP"/>
                </w:rPr>
                <w:delText>i této Smlouvy</w:delText>
              </w:r>
              <w:r w:rsidRPr="00F56967" w:rsidDel="00287957">
                <w:rPr>
                  <w:rFonts w:ascii="Corbel" w:hAnsi="Corbel"/>
                  <w:color w:val="575757"/>
                  <w:lang w:eastAsia="ja-JP"/>
                </w:rPr>
                <w:delText>.</w:delText>
              </w:r>
            </w:del>
          </w:p>
        </w:tc>
      </w:tr>
      <w:tr w:rsidR="00080DEB" w:rsidRPr="00F56967" w14:paraId="12542DE5" w14:textId="77777777" w:rsidTr="00080DEB">
        <w:tblPrEx>
          <w:tblW w:w="9498" w:type="dxa"/>
          <w:tblInd w:w="567" w:type="dxa"/>
          <w:tblLayout w:type="fixed"/>
          <w:tblPrExChange w:id="68" w:author="Damian Struk" w:date="2024-11-09T13:09:00Z" w16du:dateUtc="2024-11-09T12:09:00Z">
            <w:tblPrEx>
              <w:tblW w:w="9498" w:type="dxa"/>
              <w:tblInd w:w="567" w:type="dxa"/>
              <w:tblLayout w:type="fixed"/>
            </w:tblPrEx>
          </w:tblPrExChange>
        </w:tblPrEx>
        <w:trPr>
          <w:trHeight w:val="265"/>
          <w:trPrChange w:id="69" w:author="Damian Struk" w:date="2024-11-09T13:09:00Z" w16du:dateUtc="2024-11-09T12:09:00Z">
            <w:trPr>
              <w:trHeight w:val="265"/>
            </w:trPr>
          </w:trPrChange>
        </w:trPr>
        <w:tc>
          <w:tcPr>
            <w:tcW w:w="709" w:type="dxa"/>
            <w:tcPrChange w:id="70" w:author="Damian Struk" w:date="2024-11-09T13:09:00Z" w16du:dateUtc="2024-11-09T12:09:00Z">
              <w:tcPr>
                <w:tcW w:w="709" w:type="dxa"/>
              </w:tcPr>
            </w:tcPrChange>
          </w:tcPr>
          <w:p w14:paraId="5704687E" w14:textId="77777777" w:rsidR="00080DEB" w:rsidRPr="00F56967" w:rsidRDefault="00080DEB" w:rsidP="00AD473D">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71" w:author="Damian Struk" w:date="2024-11-09T13:09:00Z" w16du:dateUtc="2024-11-09T12:09:00Z">
              <w:tcPr>
                <w:tcW w:w="2226" w:type="dxa"/>
              </w:tcPr>
            </w:tcPrChange>
          </w:tcPr>
          <w:p w14:paraId="5F298269" w14:textId="1A6F0412" w:rsidR="00080DEB" w:rsidRPr="00F56967" w:rsidRDefault="00080DEB" w:rsidP="00AD473D">
            <w:pPr>
              <w:pStyle w:val="ListParagraph"/>
              <w:widowControl w:val="0"/>
              <w:spacing w:before="120" w:after="120" w:line="300" w:lineRule="exact"/>
              <w:ind w:left="-108"/>
              <w:contextualSpacing w:val="0"/>
              <w:rPr>
                <w:rFonts w:ascii="Corbel" w:hAnsi="Corbel"/>
                <w:b/>
                <w:color w:val="575757"/>
                <w:lang w:eastAsia="ja-JP"/>
              </w:rPr>
            </w:pPr>
            <w:ins w:id="72" w:author="Damian Struk" w:date="2024-11-09T13:09:00Z" w16du:dateUtc="2024-11-09T12:09:00Z">
              <w:r>
                <w:rPr>
                  <w:rFonts w:ascii="Corbel" w:hAnsi="Corbel"/>
                  <w:b/>
                  <w:color w:val="575757"/>
                  <w:lang w:eastAsia="ja-JP"/>
                </w:rPr>
                <w:t>Podíly</w:t>
              </w:r>
            </w:ins>
            <w:del w:id="73" w:author="Damian Struk" w:date="2024-11-09T13:09:00Z" w16du:dateUtc="2024-11-09T12:09:00Z">
              <w:r w:rsidRPr="00F56967" w:rsidDel="00287957">
                <w:rPr>
                  <w:rFonts w:ascii="Corbel" w:hAnsi="Corbel"/>
                  <w:b/>
                  <w:color w:val="575757"/>
                  <w:lang w:eastAsia="ja-JP"/>
                </w:rPr>
                <w:delText xml:space="preserve">Podíl </w:delText>
              </w:r>
              <w:r w:rsidDel="00287957">
                <w:rPr>
                  <w:rFonts w:ascii="Corbel" w:hAnsi="Corbel"/>
                  <w:b/>
                  <w:color w:val="575757"/>
                  <w:lang w:eastAsia="ja-JP"/>
                </w:rPr>
                <w:delText>5</w:delText>
              </w:r>
            </w:del>
          </w:p>
        </w:tc>
        <w:tc>
          <w:tcPr>
            <w:tcW w:w="6563" w:type="dxa"/>
            <w:tcPrChange w:id="74" w:author="Damian Struk" w:date="2024-11-09T13:09:00Z" w16du:dateUtc="2024-11-09T12:09:00Z">
              <w:tcPr>
                <w:tcW w:w="6563" w:type="dxa"/>
              </w:tcPr>
            </w:tcPrChange>
          </w:tcPr>
          <w:p w14:paraId="567CF1C6" w14:textId="7F77F21F" w:rsidR="00080DEB" w:rsidRPr="00F56967" w:rsidRDefault="00080DEB" w:rsidP="00AD473D">
            <w:pPr>
              <w:pStyle w:val="ListParagraph"/>
              <w:widowControl w:val="0"/>
              <w:spacing w:before="120" w:after="120" w:line="300" w:lineRule="exact"/>
              <w:ind w:left="0"/>
              <w:contextualSpacing w:val="0"/>
              <w:rPr>
                <w:rFonts w:ascii="Corbel" w:hAnsi="Corbel"/>
                <w:color w:val="575757"/>
                <w:lang w:eastAsia="ja-JP"/>
              </w:rPr>
            </w:pPr>
            <w:ins w:id="75" w:author="Damian Struk" w:date="2024-11-09T13:09:00Z" w16du:dateUtc="2024-11-09T12:09:00Z">
              <w:r>
                <w:rPr>
                  <w:rFonts w:ascii="Corbel" w:hAnsi="Corbel"/>
                  <w:color w:val="575757"/>
                  <w:lang w:eastAsia="ja-JP"/>
                </w:rPr>
                <w:t>znamená společně Podíl 1, Podíl 2, Podíl 3, Podíl 4 a Podíl 5.</w:t>
              </w:r>
            </w:ins>
            <w:del w:id="76" w:author="Damian Struk" w:date="2024-11-09T13:09:00Z" w16du:dateUtc="2024-11-09T12:09:00Z">
              <w:r w:rsidRPr="00F56967" w:rsidDel="00287957">
                <w:rPr>
                  <w:rFonts w:ascii="Corbel" w:hAnsi="Corbel"/>
                  <w:color w:val="575757"/>
                  <w:lang w:eastAsia="ja-JP"/>
                </w:rPr>
                <w:delText xml:space="preserve">znamená podíl </w:delText>
              </w:r>
              <w:r w:rsidDel="00287957">
                <w:rPr>
                  <w:rFonts w:ascii="Corbel" w:hAnsi="Corbel"/>
                  <w:color w:val="575757"/>
                  <w:lang w:eastAsia="ja-JP"/>
                </w:rPr>
                <w:delText>Prod</w:delText>
              </w:r>
              <w:r w:rsidRPr="00F56967" w:rsidDel="00287957">
                <w:rPr>
                  <w:rFonts w:ascii="Corbel" w:hAnsi="Corbel"/>
                  <w:color w:val="575757"/>
                  <w:lang w:eastAsia="ja-JP"/>
                </w:rPr>
                <w:delText>ávajícího</w:delText>
              </w:r>
              <w:r w:rsidDel="00287957">
                <w:rPr>
                  <w:rFonts w:ascii="Corbel" w:hAnsi="Corbel"/>
                  <w:color w:val="575757"/>
                  <w:lang w:eastAsia="ja-JP"/>
                </w:rPr>
                <w:delText xml:space="preserve"> 3</w:delText>
              </w:r>
              <w:r w:rsidRPr="00F56967" w:rsidDel="00287957">
                <w:rPr>
                  <w:rFonts w:ascii="Corbel" w:hAnsi="Corbel"/>
                  <w:color w:val="575757"/>
                  <w:lang w:eastAsia="ja-JP"/>
                </w:rPr>
                <w:delText xml:space="preserve"> ve </w:delText>
              </w:r>
              <w:r w:rsidDel="00287957">
                <w:rPr>
                  <w:rFonts w:ascii="Corbel" w:hAnsi="Corbel"/>
                  <w:color w:val="575757"/>
                  <w:lang w:eastAsia="ja-JP"/>
                </w:rPr>
                <w:delText>Společnosti AGROBIOPLYN,</w:delText>
              </w:r>
              <w:r w:rsidRPr="00F56967" w:rsidDel="00287957">
                <w:rPr>
                  <w:rFonts w:ascii="Corbel" w:hAnsi="Corbel"/>
                  <w:color w:val="575757"/>
                  <w:lang w:eastAsia="ja-JP"/>
                </w:rPr>
                <w:delText xml:space="preserve"> který je specifikován v preambul</w:delText>
              </w:r>
              <w:r w:rsidDel="00287957">
                <w:rPr>
                  <w:rFonts w:ascii="Corbel" w:hAnsi="Corbel"/>
                  <w:color w:val="575757"/>
                  <w:lang w:eastAsia="ja-JP"/>
                </w:rPr>
                <w:delText>i této Smlouvy</w:delText>
              </w:r>
              <w:r w:rsidRPr="00F56967" w:rsidDel="00287957">
                <w:rPr>
                  <w:rFonts w:ascii="Corbel" w:hAnsi="Corbel"/>
                  <w:color w:val="575757"/>
                  <w:lang w:eastAsia="ja-JP"/>
                </w:rPr>
                <w:delText>.</w:delText>
              </w:r>
            </w:del>
          </w:p>
        </w:tc>
      </w:tr>
      <w:tr w:rsidR="00080DEB" w:rsidRPr="00F56967" w14:paraId="31763831" w14:textId="77777777" w:rsidTr="00080DEB">
        <w:tblPrEx>
          <w:tblW w:w="9498" w:type="dxa"/>
          <w:tblInd w:w="567" w:type="dxa"/>
          <w:tblLayout w:type="fixed"/>
          <w:tblPrExChange w:id="77" w:author="Damian Struk" w:date="2024-11-09T13:09:00Z" w16du:dateUtc="2024-11-09T12:09:00Z">
            <w:tblPrEx>
              <w:tblW w:w="9498" w:type="dxa"/>
              <w:tblInd w:w="567" w:type="dxa"/>
              <w:tblLayout w:type="fixed"/>
            </w:tblPrEx>
          </w:tblPrExChange>
        </w:tblPrEx>
        <w:trPr>
          <w:trHeight w:val="265"/>
          <w:trPrChange w:id="78" w:author="Damian Struk" w:date="2024-11-09T13:09:00Z" w16du:dateUtc="2024-11-09T12:09:00Z">
            <w:trPr>
              <w:trHeight w:val="265"/>
            </w:trPr>
          </w:trPrChange>
        </w:trPr>
        <w:tc>
          <w:tcPr>
            <w:tcW w:w="709" w:type="dxa"/>
            <w:tcPrChange w:id="79" w:author="Damian Struk" w:date="2024-11-09T13:09:00Z" w16du:dateUtc="2024-11-09T12:09:00Z">
              <w:tcPr>
                <w:tcW w:w="709" w:type="dxa"/>
              </w:tcPr>
            </w:tcPrChange>
          </w:tcPr>
          <w:p w14:paraId="6392C933"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80" w:author="Damian Struk" w:date="2024-11-09T13:09:00Z" w16du:dateUtc="2024-11-09T12:09:00Z">
              <w:tcPr>
                <w:tcW w:w="2226" w:type="dxa"/>
              </w:tcPr>
            </w:tcPrChange>
          </w:tcPr>
          <w:p w14:paraId="3F0DA34A" w14:textId="77777777" w:rsidR="00080DEB" w:rsidRPr="00766CDE" w:rsidRDefault="00080DEB" w:rsidP="00766CDE">
            <w:pPr>
              <w:pStyle w:val="ListParagraph"/>
              <w:widowControl w:val="0"/>
              <w:spacing w:before="120" w:after="120" w:line="300" w:lineRule="exact"/>
              <w:ind w:left="-108"/>
              <w:contextualSpacing w:val="0"/>
              <w:rPr>
                <w:ins w:id="81" w:author="Damian Struk" w:date="2024-11-09T13:09:00Z" w16du:dateUtc="2024-11-09T12:09:00Z"/>
                <w:rFonts w:ascii="Corbel" w:hAnsi="Corbel"/>
                <w:b/>
                <w:color w:val="575757"/>
                <w:lang w:eastAsia="ja-JP"/>
              </w:rPr>
            </w:pPr>
            <w:ins w:id="82" w:author="Damian Struk" w:date="2024-11-09T13:09:00Z" w16du:dateUtc="2024-11-09T12:09:00Z">
              <w:r w:rsidRPr="00766CDE">
                <w:rPr>
                  <w:rFonts w:ascii="Corbel" w:hAnsi="Corbel"/>
                  <w:b/>
                  <w:color w:val="575757"/>
                  <w:lang w:eastAsia="ja-JP"/>
                </w:rPr>
                <w:t>Podstatná nepříznivá změna</w:t>
              </w:r>
              <w:r w:rsidRPr="00766CDE">
                <w:rPr>
                  <w:rFonts w:ascii="Corbel" w:hAnsi="Corbel"/>
                  <w:b/>
                  <w:color w:val="575757"/>
                  <w:lang w:eastAsia="ja-JP"/>
                </w:rPr>
                <w:tab/>
              </w:r>
            </w:ins>
          </w:p>
          <w:p w14:paraId="113D98F3" w14:textId="37908A12" w:rsidR="00080DEB" w:rsidRPr="00F56967" w:rsidRDefault="00080DEB" w:rsidP="00B96530">
            <w:pPr>
              <w:pStyle w:val="ListParagraph"/>
              <w:widowControl w:val="0"/>
              <w:spacing w:before="120" w:after="120" w:line="300" w:lineRule="exact"/>
              <w:ind w:left="-108"/>
              <w:contextualSpacing w:val="0"/>
              <w:rPr>
                <w:rFonts w:ascii="Corbel" w:hAnsi="Corbel"/>
                <w:b/>
                <w:color w:val="575757"/>
                <w:lang w:eastAsia="ja-JP"/>
              </w:rPr>
            </w:pPr>
            <w:del w:id="83" w:author="Damian Struk" w:date="2024-11-09T13:09:00Z" w16du:dateUtc="2024-11-09T12:09:00Z">
              <w:r w:rsidDel="00287957">
                <w:rPr>
                  <w:rFonts w:ascii="Corbel" w:hAnsi="Corbel"/>
                  <w:b/>
                  <w:color w:val="575757"/>
                  <w:lang w:eastAsia="ja-JP"/>
                </w:rPr>
                <w:delText>Podíly</w:delText>
              </w:r>
            </w:del>
          </w:p>
        </w:tc>
        <w:tc>
          <w:tcPr>
            <w:tcW w:w="6563" w:type="dxa"/>
            <w:tcPrChange w:id="84" w:author="Damian Struk" w:date="2024-11-09T13:09:00Z" w16du:dateUtc="2024-11-09T12:09:00Z">
              <w:tcPr>
                <w:tcW w:w="6563" w:type="dxa"/>
              </w:tcPr>
            </w:tcPrChange>
          </w:tcPr>
          <w:p w14:paraId="134F71BF" w14:textId="77777777" w:rsidR="00080DEB" w:rsidRPr="00766CDE" w:rsidRDefault="00080DEB" w:rsidP="00766CDE">
            <w:pPr>
              <w:pStyle w:val="ListParagraph"/>
              <w:widowControl w:val="0"/>
              <w:spacing w:before="120" w:after="120" w:line="300" w:lineRule="exact"/>
              <w:ind w:left="0"/>
              <w:contextualSpacing w:val="0"/>
              <w:rPr>
                <w:ins w:id="85" w:author="Damian Struk" w:date="2024-11-09T13:09:00Z" w16du:dateUtc="2024-11-09T12:09:00Z"/>
                <w:rFonts w:ascii="Corbel" w:hAnsi="Corbel"/>
                <w:color w:val="575757"/>
                <w:lang w:eastAsia="ja-JP"/>
              </w:rPr>
            </w:pPr>
            <w:ins w:id="86" w:author="Damian Struk" w:date="2024-11-09T13:09:00Z" w16du:dateUtc="2024-11-09T12:09:00Z">
              <w:r w:rsidRPr="00766CDE">
                <w:rPr>
                  <w:rFonts w:ascii="Corbel" w:hAnsi="Corbel"/>
                  <w:color w:val="575757"/>
                  <w:lang w:eastAsia="ja-JP"/>
                </w:rPr>
                <w:t xml:space="preserve">znamená podstatnou nepříznivou změnu týkající se obchodní činnosti, majetku, výsledků činností, výhledu </w:t>
              </w:r>
              <w:r>
                <w:rPr>
                  <w:rFonts w:ascii="Corbel" w:hAnsi="Corbel"/>
                  <w:color w:val="575757"/>
                  <w:lang w:eastAsia="ja-JP"/>
                </w:rPr>
                <w:t>a/</w:t>
              </w:r>
              <w:r w:rsidRPr="00766CDE">
                <w:rPr>
                  <w:rFonts w:ascii="Corbel" w:hAnsi="Corbel"/>
                  <w:color w:val="575757"/>
                  <w:lang w:eastAsia="ja-JP"/>
                </w:rPr>
                <w:t xml:space="preserve">nebo stavu </w:t>
              </w:r>
              <w:r>
                <w:rPr>
                  <w:rFonts w:ascii="Corbel" w:hAnsi="Corbel"/>
                  <w:color w:val="575757"/>
                  <w:lang w:eastAsia="ja-JP"/>
                </w:rPr>
                <w:t>Společnosti RELAKA, Společnosti AGROBIOPLYN a/nebo BPS</w:t>
              </w:r>
              <w:r w:rsidRPr="00766CDE">
                <w:rPr>
                  <w:rFonts w:ascii="Corbel" w:hAnsi="Corbel"/>
                  <w:color w:val="575757"/>
                  <w:lang w:eastAsia="ja-JP"/>
                </w:rPr>
                <w:t>, která má za</w:t>
              </w:r>
              <w:r>
                <w:rPr>
                  <w:rFonts w:ascii="Corbel" w:hAnsi="Corbel"/>
                  <w:color w:val="575757"/>
                  <w:lang w:eastAsia="ja-JP"/>
                </w:rPr>
                <w:t> </w:t>
              </w:r>
              <w:r w:rsidRPr="00766CDE">
                <w:rPr>
                  <w:rFonts w:ascii="Corbel" w:hAnsi="Corbel"/>
                  <w:color w:val="575757"/>
                  <w:lang w:eastAsia="ja-JP"/>
                </w:rPr>
                <w:t xml:space="preserve">následek povinnost k náhradě </w:t>
              </w:r>
              <w:r>
                <w:rPr>
                  <w:rFonts w:ascii="Corbel" w:hAnsi="Corbel"/>
                  <w:color w:val="575757"/>
                  <w:lang w:eastAsia="ja-JP"/>
                </w:rPr>
                <w:t>újmy</w:t>
              </w:r>
              <w:r w:rsidRPr="00766CDE">
                <w:rPr>
                  <w:rFonts w:ascii="Corbel" w:hAnsi="Corbel"/>
                  <w:color w:val="575757"/>
                  <w:lang w:eastAsia="ja-JP"/>
                </w:rPr>
                <w:t xml:space="preserve">, nákladů </w:t>
              </w:r>
              <w:r>
                <w:rPr>
                  <w:rFonts w:ascii="Corbel" w:hAnsi="Corbel"/>
                  <w:color w:val="575757"/>
                  <w:lang w:eastAsia="ja-JP"/>
                </w:rPr>
                <w:t>a/</w:t>
              </w:r>
              <w:r w:rsidRPr="00766CDE">
                <w:rPr>
                  <w:rFonts w:ascii="Corbel" w:hAnsi="Corbel"/>
                  <w:color w:val="575757"/>
                  <w:lang w:eastAsia="ja-JP"/>
                </w:rPr>
                <w:t xml:space="preserve">nebo jiný závazek, a/nebo jiné snížení hodnoty </w:t>
              </w:r>
              <w:r>
                <w:rPr>
                  <w:rFonts w:ascii="Corbel" w:hAnsi="Corbel"/>
                  <w:color w:val="575757"/>
                  <w:lang w:eastAsia="ja-JP"/>
                </w:rPr>
                <w:t xml:space="preserve">Společnosti RELAKA, Společnosti AGROBIOPLYN a/nebo BPS </w:t>
              </w:r>
              <w:r w:rsidRPr="00766CDE">
                <w:rPr>
                  <w:rFonts w:ascii="Corbel" w:hAnsi="Corbel"/>
                  <w:color w:val="575757"/>
                  <w:lang w:eastAsia="ja-JP"/>
                </w:rPr>
                <w:t xml:space="preserve">převyšující </w:t>
              </w:r>
              <w:r w:rsidRPr="00901023">
                <w:rPr>
                  <w:rFonts w:ascii="Corbel" w:hAnsi="Corbel"/>
                  <w:color w:val="575757"/>
                  <w:lang w:eastAsia="ja-JP"/>
                </w:rPr>
                <w:t>100.000</w:t>
              </w:r>
              <w:r w:rsidRPr="00766CDE">
                <w:rPr>
                  <w:rFonts w:ascii="Corbel" w:hAnsi="Corbel"/>
                  <w:color w:val="575757"/>
                  <w:lang w:eastAsia="ja-JP"/>
                </w:rPr>
                <w:t xml:space="preserve"> Kč. Pro vyloučení pochybností je výslovně dohodnuto, že za Podstatnou nepříznivou změnu se nepovažuje:</w:t>
              </w:r>
            </w:ins>
          </w:p>
          <w:p w14:paraId="69CB6D59" w14:textId="77777777" w:rsidR="00080DEB" w:rsidRPr="00766CDE" w:rsidRDefault="00080DEB" w:rsidP="0024691F">
            <w:pPr>
              <w:pStyle w:val="ListParagraph"/>
              <w:widowControl w:val="0"/>
              <w:numPr>
                <w:ilvl w:val="0"/>
                <w:numId w:val="6"/>
              </w:numPr>
              <w:spacing w:before="120" w:after="120" w:line="300" w:lineRule="exact"/>
              <w:contextualSpacing w:val="0"/>
              <w:rPr>
                <w:ins w:id="87" w:author="Damian Struk" w:date="2024-11-09T13:09:00Z" w16du:dateUtc="2024-11-09T12:09:00Z"/>
                <w:rFonts w:ascii="Corbel" w:hAnsi="Corbel"/>
                <w:color w:val="575757"/>
                <w:lang w:eastAsia="ja-JP"/>
              </w:rPr>
            </w:pPr>
            <w:ins w:id="88" w:author="Damian Struk" w:date="2024-11-09T13:09:00Z" w16du:dateUtc="2024-11-09T12:09:00Z">
              <w:r w:rsidRPr="00766CDE">
                <w:rPr>
                  <w:rFonts w:ascii="Corbel" w:hAnsi="Corbel"/>
                  <w:color w:val="575757"/>
                  <w:lang w:eastAsia="ja-JP"/>
                </w:rPr>
                <w:t>jakýkoli krok</w:t>
              </w:r>
              <w:r>
                <w:rPr>
                  <w:rFonts w:ascii="Corbel" w:hAnsi="Corbel"/>
                  <w:color w:val="575757"/>
                  <w:lang w:eastAsia="ja-JP"/>
                </w:rPr>
                <w:t>, právní jednání nebo jiný úkon</w:t>
              </w:r>
              <w:r w:rsidRPr="00766CDE">
                <w:rPr>
                  <w:rFonts w:ascii="Corbel" w:hAnsi="Corbel"/>
                  <w:color w:val="575757"/>
                  <w:lang w:eastAsia="ja-JP"/>
                </w:rPr>
                <w:t xml:space="preserve"> výslovně předpokládané touto Smlouvou za účelem realizace Transakce;</w:t>
              </w:r>
            </w:ins>
          </w:p>
          <w:p w14:paraId="3C2EDBAE" w14:textId="77777777" w:rsidR="00080DEB" w:rsidRPr="00766CDE" w:rsidRDefault="00080DEB" w:rsidP="0024691F">
            <w:pPr>
              <w:pStyle w:val="ListParagraph"/>
              <w:widowControl w:val="0"/>
              <w:numPr>
                <w:ilvl w:val="0"/>
                <w:numId w:val="6"/>
              </w:numPr>
              <w:spacing w:before="120" w:after="120" w:line="300" w:lineRule="exact"/>
              <w:contextualSpacing w:val="0"/>
              <w:rPr>
                <w:ins w:id="89" w:author="Damian Struk" w:date="2024-11-09T13:09:00Z" w16du:dateUtc="2024-11-09T12:09:00Z"/>
                <w:rFonts w:ascii="Corbel" w:hAnsi="Corbel"/>
                <w:color w:val="575757"/>
                <w:lang w:eastAsia="ja-JP"/>
              </w:rPr>
            </w:pPr>
            <w:ins w:id="90" w:author="Damian Struk" w:date="2024-11-09T13:09:00Z" w16du:dateUtc="2024-11-09T12:09:00Z">
              <w:r w:rsidRPr="00766CDE">
                <w:rPr>
                  <w:rFonts w:ascii="Corbel" w:hAnsi="Corbel"/>
                  <w:color w:val="575757"/>
                  <w:lang w:eastAsia="ja-JP"/>
                </w:rPr>
                <w:t xml:space="preserve">jakýkoli krok, ke kterému dal </w:t>
              </w:r>
              <w:r>
                <w:rPr>
                  <w:rFonts w:ascii="Corbel" w:hAnsi="Corbel"/>
                  <w:color w:val="575757"/>
                  <w:lang w:eastAsia="ja-JP"/>
                </w:rPr>
                <w:t>K</w:t>
              </w:r>
              <w:r w:rsidRPr="00766CDE">
                <w:rPr>
                  <w:rFonts w:ascii="Corbel" w:hAnsi="Corbel"/>
                  <w:color w:val="575757"/>
                  <w:lang w:eastAsia="ja-JP"/>
                </w:rPr>
                <w:t xml:space="preserve">upující </w:t>
              </w:r>
              <w:r>
                <w:rPr>
                  <w:rFonts w:ascii="Corbel" w:hAnsi="Corbel"/>
                  <w:color w:val="575757"/>
                  <w:lang w:eastAsia="ja-JP"/>
                </w:rPr>
                <w:t>P</w:t>
              </w:r>
              <w:r w:rsidRPr="00766CDE">
                <w:rPr>
                  <w:rFonts w:ascii="Corbel" w:hAnsi="Corbel"/>
                  <w:color w:val="575757"/>
                  <w:lang w:eastAsia="ja-JP"/>
                </w:rPr>
                <w:t xml:space="preserve">rodávajícím </w:t>
              </w:r>
              <w:r>
                <w:rPr>
                  <w:rFonts w:ascii="Corbel" w:hAnsi="Corbel"/>
                  <w:color w:val="575757"/>
                  <w:lang w:eastAsia="ja-JP"/>
                </w:rPr>
                <w:t xml:space="preserve">předchozí </w:t>
              </w:r>
              <w:r w:rsidRPr="00766CDE">
                <w:rPr>
                  <w:rFonts w:ascii="Corbel" w:hAnsi="Corbel"/>
                  <w:color w:val="575757"/>
                  <w:lang w:eastAsia="ja-JP"/>
                </w:rPr>
                <w:t xml:space="preserve">písemný souhlas; </w:t>
              </w:r>
              <w:r>
                <w:rPr>
                  <w:rFonts w:ascii="Corbel" w:hAnsi="Corbel"/>
                  <w:color w:val="575757"/>
                  <w:lang w:eastAsia="ja-JP"/>
                </w:rPr>
                <w:t>a/nebo</w:t>
              </w:r>
            </w:ins>
          </w:p>
          <w:p w14:paraId="03215994" w14:textId="6CAE6EB6" w:rsidR="00080DEB" w:rsidRPr="00F56967" w:rsidRDefault="00080DEB" w:rsidP="00106AE3">
            <w:pPr>
              <w:pStyle w:val="ListParagraph"/>
              <w:widowControl w:val="0"/>
              <w:spacing w:before="120" w:after="120" w:line="300" w:lineRule="exact"/>
              <w:ind w:left="0"/>
              <w:contextualSpacing w:val="0"/>
              <w:rPr>
                <w:rFonts w:ascii="Corbel" w:hAnsi="Corbel"/>
                <w:color w:val="575757"/>
                <w:lang w:eastAsia="ja-JP"/>
              </w:rPr>
            </w:pPr>
            <w:ins w:id="91" w:author="Damian Struk" w:date="2024-11-09T13:09:00Z" w16du:dateUtc="2024-11-09T12:09:00Z">
              <w:r w:rsidRPr="00766CDE">
                <w:rPr>
                  <w:rFonts w:ascii="Corbel" w:hAnsi="Corbel"/>
                  <w:color w:val="575757"/>
                  <w:lang w:eastAsia="ja-JP"/>
                </w:rPr>
                <w:t>skutečnost, která je přímým</w:t>
              </w:r>
              <w:r>
                <w:rPr>
                  <w:rFonts w:ascii="Corbel" w:hAnsi="Corbel"/>
                  <w:color w:val="575757"/>
                  <w:lang w:eastAsia="ja-JP"/>
                </w:rPr>
                <w:t xml:space="preserve"> a výlučným</w:t>
              </w:r>
              <w:r w:rsidRPr="00766CDE">
                <w:rPr>
                  <w:rFonts w:ascii="Corbel" w:hAnsi="Corbel"/>
                  <w:color w:val="575757"/>
                  <w:lang w:eastAsia="ja-JP"/>
                </w:rPr>
                <w:t xml:space="preserve"> důsledkem jednání </w:t>
              </w:r>
              <w:r>
                <w:rPr>
                  <w:rFonts w:ascii="Corbel" w:hAnsi="Corbel"/>
                  <w:color w:val="575757"/>
                  <w:lang w:eastAsia="ja-JP"/>
                </w:rPr>
                <w:lastRenderedPageBreak/>
                <w:t>K</w:t>
              </w:r>
              <w:r w:rsidRPr="00766CDE">
                <w:rPr>
                  <w:rFonts w:ascii="Corbel" w:hAnsi="Corbel"/>
                  <w:color w:val="575757"/>
                  <w:lang w:eastAsia="ja-JP"/>
                </w:rPr>
                <w:t>upujícího.</w:t>
              </w:r>
            </w:ins>
            <w:del w:id="92" w:author="Damian Struk" w:date="2024-11-09T13:09:00Z" w16du:dateUtc="2024-11-09T12:09:00Z">
              <w:r w:rsidDel="00287957">
                <w:rPr>
                  <w:rFonts w:ascii="Corbel" w:hAnsi="Corbel"/>
                  <w:color w:val="575757"/>
                  <w:lang w:eastAsia="ja-JP"/>
                </w:rPr>
                <w:delText>znamená společně Podíl 1, Podíl 2, Podíl 3, Podíl 4 a Podíl 5.</w:delText>
              </w:r>
            </w:del>
          </w:p>
        </w:tc>
      </w:tr>
      <w:tr w:rsidR="00080DEB" w:rsidRPr="00F56967" w14:paraId="36AF44F5" w14:textId="77777777" w:rsidTr="00080DEB">
        <w:tblPrEx>
          <w:tblW w:w="9498" w:type="dxa"/>
          <w:tblInd w:w="567" w:type="dxa"/>
          <w:tblLayout w:type="fixed"/>
          <w:tblPrExChange w:id="93" w:author="Damian Struk" w:date="2024-11-09T13:09:00Z" w16du:dateUtc="2024-11-09T12:09:00Z">
            <w:tblPrEx>
              <w:tblW w:w="9498" w:type="dxa"/>
              <w:tblInd w:w="567" w:type="dxa"/>
              <w:tblLayout w:type="fixed"/>
            </w:tblPrEx>
          </w:tblPrExChange>
        </w:tblPrEx>
        <w:trPr>
          <w:trHeight w:val="265"/>
          <w:trPrChange w:id="94" w:author="Damian Struk" w:date="2024-11-09T13:09:00Z" w16du:dateUtc="2024-11-09T12:09:00Z">
            <w:trPr>
              <w:trHeight w:val="265"/>
            </w:trPr>
          </w:trPrChange>
        </w:trPr>
        <w:tc>
          <w:tcPr>
            <w:tcW w:w="709" w:type="dxa"/>
            <w:tcPrChange w:id="95" w:author="Damian Struk" w:date="2024-11-09T13:09:00Z" w16du:dateUtc="2024-11-09T12:09:00Z">
              <w:tcPr>
                <w:tcW w:w="709" w:type="dxa"/>
              </w:tcPr>
            </w:tcPrChange>
          </w:tcPr>
          <w:p w14:paraId="74C949F9" w14:textId="77777777" w:rsidR="00080DEB" w:rsidRPr="00F56967" w:rsidRDefault="00080DEB" w:rsidP="00766CDE">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96" w:author="Damian Struk" w:date="2024-11-09T13:09:00Z" w16du:dateUtc="2024-11-09T12:09:00Z">
              <w:tcPr>
                <w:tcW w:w="2226" w:type="dxa"/>
              </w:tcPr>
            </w:tcPrChange>
          </w:tcPr>
          <w:p w14:paraId="61B27489" w14:textId="56270BD6" w:rsidR="00080DEB" w:rsidRPr="00766CDE" w:rsidDel="00287957" w:rsidRDefault="00080DEB" w:rsidP="00766CDE">
            <w:pPr>
              <w:pStyle w:val="ListParagraph"/>
              <w:widowControl w:val="0"/>
              <w:spacing w:before="120" w:after="120" w:line="300" w:lineRule="exact"/>
              <w:ind w:left="-108"/>
              <w:contextualSpacing w:val="0"/>
              <w:rPr>
                <w:del w:id="97" w:author="Damian Struk" w:date="2024-11-09T13:09:00Z" w16du:dateUtc="2024-11-09T12:09:00Z"/>
                <w:rFonts w:ascii="Corbel" w:hAnsi="Corbel"/>
                <w:b/>
                <w:color w:val="575757"/>
                <w:lang w:eastAsia="ja-JP"/>
              </w:rPr>
            </w:pPr>
            <w:ins w:id="98" w:author="Damian Struk" w:date="2024-11-09T13:09:00Z" w16du:dateUtc="2024-11-09T12:09:00Z">
              <w:r>
                <w:rPr>
                  <w:rFonts w:ascii="Corbel" w:hAnsi="Corbel"/>
                  <w:b/>
                  <w:color w:val="575757"/>
                  <w:lang w:eastAsia="ja-JP"/>
                </w:rPr>
                <w:t>Podstatné snížení hodnoty</w:t>
              </w:r>
            </w:ins>
            <w:del w:id="99" w:author="Damian Struk" w:date="2024-11-09T13:09:00Z" w16du:dateUtc="2024-11-09T12:09:00Z">
              <w:r w:rsidRPr="00766CDE" w:rsidDel="00287957">
                <w:rPr>
                  <w:rFonts w:ascii="Corbel" w:hAnsi="Corbel"/>
                  <w:b/>
                  <w:color w:val="575757"/>
                  <w:lang w:eastAsia="ja-JP"/>
                </w:rPr>
                <w:delText>Podstatná nepříznivá změna</w:delText>
              </w:r>
              <w:r w:rsidRPr="00766CDE" w:rsidDel="00287957">
                <w:rPr>
                  <w:rFonts w:ascii="Corbel" w:hAnsi="Corbel"/>
                  <w:b/>
                  <w:color w:val="575757"/>
                  <w:lang w:eastAsia="ja-JP"/>
                </w:rPr>
                <w:tab/>
              </w:r>
            </w:del>
          </w:p>
          <w:p w14:paraId="6927C16D" w14:textId="1D59E7FC" w:rsidR="00080DEB" w:rsidRPr="00766CDE" w:rsidRDefault="00080DEB" w:rsidP="00766CDE">
            <w:pPr>
              <w:widowControl w:val="0"/>
              <w:tabs>
                <w:tab w:val="left" w:pos="3189"/>
              </w:tabs>
              <w:spacing w:before="120" w:after="120" w:line="300" w:lineRule="exact"/>
              <w:ind w:left="-108"/>
              <w:rPr>
                <w:rFonts w:ascii="Corbel" w:hAnsi="Corbel"/>
                <w:b/>
                <w:color w:val="575757"/>
                <w:lang w:eastAsia="ja-JP"/>
              </w:rPr>
            </w:pPr>
          </w:p>
        </w:tc>
        <w:tc>
          <w:tcPr>
            <w:tcW w:w="6563" w:type="dxa"/>
            <w:tcPrChange w:id="100" w:author="Damian Struk" w:date="2024-11-09T13:09:00Z" w16du:dateUtc="2024-11-09T12:09:00Z">
              <w:tcPr>
                <w:tcW w:w="6563" w:type="dxa"/>
              </w:tcPr>
            </w:tcPrChange>
          </w:tcPr>
          <w:p w14:paraId="14591D19" w14:textId="39D57EF3" w:rsidR="00080DEB" w:rsidRPr="00766CDE" w:rsidDel="00287957" w:rsidRDefault="00080DEB" w:rsidP="00766CDE">
            <w:pPr>
              <w:pStyle w:val="ListParagraph"/>
              <w:widowControl w:val="0"/>
              <w:spacing w:before="120" w:after="120" w:line="300" w:lineRule="exact"/>
              <w:ind w:left="0"/>
              <w:contextualSpacing w:val="0"/>
              <w:rPr>
                <w:del w:id="101" w:author="Damian Struk" w:date="2024-11-09T13:09:00Z" w16du:dateUtc="2024-11-09T12:09:00Z"/>
                <w:rFonts w:ascii="Corbel" w:hAnsi="Corbel"/>
                <w:color w:val="575757"/>
                <w:lang w:eastAsia="ja-JP"/>
              </w:rPr>
            </w:pPr>
            <w:ins w:id="102" w:author="Damian Struk" w:date="2024-11-09T13:09:00Z" w16du:dateUtc="2024-11-09T12:09:00Z">
              <w:r>
                <w:rPr>
                  <w:rFonts w:ascii="Corbel" w:hAnsi="Corbel"/>
                  <w:color w:val="575757"/>
                  <w:lang w:eastAsia="ja-JP"/>
                </w:rPr>
                <w:t xml:space="preserve">má význam uvedený v článku </w:t>
              </w:r>
              <w:r>
                <w:rPr>
                  <w:rFonts w:ascii="Corbel" w:hAnsi="Corbel"/>
                  <w:color w:val="575757"/>
                  <w:lang w:eastAsia="ja-JP"/>
                </w:rPr>
                <w:fldChar w:fldCharType="begin"/>
              </w:r>
              <w:r>
                <w:rPr>
                  <w:rFonts w:ascii="Corbel" w:hAnsi="Corbel"/>
                  <w:color w:val="575757"/>
                  <w:lang w:eastAsia="ja-JP"/>
                </w:rPr>
                <w:instrText xml:space="preserve"> REF _Ref102340349 \r \h </w:instrText>
              </w:r>
            </w:ins>
            <w:r>
              <w:rPr>
                <w:rFonts w:ascii="Corbel" w:hAnsi="Corbel"/>
                <w:color w:val="575757"/>
                <w:lang w:eastAsia="ja-JP"/>
              </w:rPr>
            </w:r>
            <w:ins w:id="103" w:author="Damian Struk" w:date="2024-11-09T13:09:00Z" w16du:dateUtc="2024-11-09T12:09:00Z">
              <w:r>
                <w:rPr>
                  <w:rFonts w:ascii="Corbel" w:hAnsi="Corbel"/>
                  <w:color w:val="575757"/>
                  <w:lang w:eastAsia="ja-JP"/>
                </w:rPr>
                <w:fldChar w:fldCharType="separate"/>
              </w:r>
              <w:r>
                <w:rPr>
                  <w:rFonts w:ascii="Corbel" w:hAnsi="Corbel"/>
                  <w:color w:val="575757"/>
                  <w:lang w:eastAsia="ja-JP"/>
                </w:rPr>
                <w:t>6.3</w:t>
              </w:r>
              <w:r>
                <w:rPr>
                  <w:rFonts w:ascii="Corbel" w:hAnsi="Corbel"/>
                  <w:color w:val="575757"/>
                  <w:lang w:eastAsia="ja-JP"/>
                </w:rPr>
                <w:fldChar w:fldCharType="end"/>
              </w:r>
              <w:r>
                <w:rPr>
                  <w:rFonts w:ascii="Corbel" w:hAnsi="Corbel"/>
                  <w:color w:val="575757"/>
                  <w:lang w:eastAsia="ja-JP"/>
                </w:rPr>
                <w:t>.</w:t>
              </w:r>
            </w:ins>
            <w:del w:id="104" w:author="Damian Struk" w:date="2024-11-09T13:09:00Z" w16du:dateUtc="2024-11-09T12:09:00Z">
              <w:r w:rsidRPr="00766CDE" w:rsidDel="00287957">
                <w:rPr>
                  <w:rFonts w:ascii="Corbel" w:hAnsi="Corbel"/>
                  <w:color w:val="575757"/>
                  <w:lang w:eastAsia="ja-JP"/>
                </w:rPr>
                <w:delText xml:space="preserve">znamená podstatnou nepříznivou změnu týkající se obchodní činnosti, majetku, výsledků činností, výhledu </w:delText>
              </w:r>
              <w:r w:rsidDel="00287957">
                <w:rPr>
                  <w:rFonts w:ascii="Corbel" w:hAnsi="Corbel"/>
                  <w:color w:val="575757"/>
                  <w:lang w:eastAsia="ja-JP"/>
                </w:rPr>
                <w:delText>a/</w:delText>
              </w:r>
              <w:r w:rsidRPr="00766CDE" w:rsidDel="00287957">
                <w:rPr>
                  <w:rFonts w:ascii="Corbel" w:hAnsi="Corbel"/>
                  <w:color w:val="575757"/>
                  <w:lang w:eastAsia="ja-JP"/>
                </w:rPr>
                <w:delText xml:space="preserve">nebo stavu </w:delText>
              </w:r>
              <w:r w:rsidDel="00287957">
                <w:rPr>
                  <w:rFonts w:ascii="Corbel" w:hAnsi="Corbel"/>
                  <w:color w:val="575757"/>
                  <w:lang w:eastAsia="ja-JP"/>
                </w:rPr>
                <w:delText>Společnosti RELAKA, Společnosti AGROBIOPLYN a/nebo BPS</w:delText>
              </w:r>
              <w:r w:rsidRPr="00766CDE" w:rsidDel="00287957">
                <w:rPr>
                  <w:rFonts w:ascii="Corbel" w:hAnsi="Corbel"/>
                  <w:color w:val="575757"/>
                  <w:lang w:eastAsia="ja-JP"/>
                </w:rPr>
                <w:delText>, která má za</w:delText>
              </w:r>
              <w:r w:rsidDel="00287957">
                <w:rPr>
                  <w:rFonts w:ascii="Corbel" w:hAnsi="Corbel"/>
                  <w:color w:val="575757"/>
                  <w:lang w:eastAsia="ja-JP"/>
                </w:rPr>
                <w:delText> </w:delText>
              </w:r>
              <w:r w:rsidRPr="00766CDE" w:rsidDel="00287957">
                <w:rPr>
                  <w:rFonts w:ascii="Corbel" w:hAnsi="Corbel"/>
                  <w:color w:val="575757"/>
                  <w:lang w:eastAsia="ja-JP"/>
                </w:rPr>
                <w:delText xml:space="preserve">následek povinnost k náhradě </w:delText>
              </w:r>
              <w:r w:rsidDel="00287957">
                <w:rPr>
                  <w:rFonts w:ascii="Corbel" w:hAnsi="Corbel"/>
                  <w:color w:val="575757"/>
                  <w:lang w:eastAsia="ja-JP"/>
                </w:rPr>
                <w:delText>újmy</w:delText>
              </w:r>
              <w:r w:rsidRPr="00766CDE" w:rsidDel="00287957">
                <w:rPr>
                  <w:rFonts w:ascii="Corbel" w:hAnsi="Corbel"/>
                  <w:color w:val="575757"/>
                  <w:lang w:eastAsia="ja-JP"/>
                </w:rPr>
                <w:delText xml:space="preserve">, nákladů </w:delText>
              </w:r>
              <w:r w:rsidDel="00287957">
                <w:rPr>
                  <w:rFonts w:ascii="Corbel" w:hAnsi="Corbel"/>
                  <w:color w:val="575757"/>
                  <w:lang w:eastAsia="ja-JP"/>
                </w:rPr>
                <w:delText>a/</w:delText>
              </w:r>
              <w:r w:rsidRPr="00766CDE" w:rsidDel="00287957">
                <w:rPr>
                  <w:rFonts w:ascii="Corbel" w:hAnsi="Corbel"/>
                  <w:color w:val="575757"/>
                  <w:lang w:eastAsia="ja-JP"/>
                </w:rPr>
                <w:delText xml:space="preserve">nebo jiný závazek, a/nebo jiné snížení hodnoty </w:delText>
              </w:r>
              <w:r w:rsidDel="00287957">
                <w:rPr>
                  <w:rFonts w:ascii="Corbel" w:hAnsi="Corbel"/>
                  <w:color w:val="575757"/>
                  <w:lang w:eastAsia="ja-JP"/>
                </w:rPr>
                <w:delText xml:space="preserve">Společnosti RELAKA, Společnosti AGROBIOPLYN a/nebo BPS </w:delText>
              </w:r>
              <w:r w:rsidRPr="00766CDE" w:rsidDel="00287957">
                <w:rPr>
                  <w:rFonts w:ascii="Corbel" w:hAnsi="Corbel"/>
                  <w:color w:val="575757"/>
                  <w:lang w:eastAsia="ja-JP"/>
                </w:rPr>
                <w:delText xml:space="preserve">převyšující </w:delText>
              </w:r>
              <w:r w:rsidRPr="00901023" w:rsidDel="00287957">
                <w:rPr>
                  <w:rFonts w:ascii="Corbel" w:hAnsi="Corbel"/>
                  <w:color w:val="575757"/>
                  <w:lang w:eastAsia="ja-JP"/>
                </w:rPr>
                <w:delText>100.000</w:delText>
              </w:r>
              <w:r w:rsidRPr="00766CDE" w:rsidDel="00287957">
                <w:rPr>
                  <w:rFonts w:ascii="Corbel" w:hAnsi="Corbel"/>
                  <w:color w:val="575757"/>
                  <w:lang w:eastAsia="ja-JP"/>
                </w:rPr>
                <w:delText xml:space="preserve"> Kč. Pro vyloučení pochybností je výslovně dohodnuto, že za Podstatnou nepříznivou změnu se nepovažuje:</w:delText>
              </w:r>
            </w:del>
          </w:p>
          <w:p w14:paraId="4A3FD969" w14:textId="41D27B11" w:rsidR="00080DEB" w:rsidRPr="00766CDE" w:rsidDel="00287957" w:rsidRDefault="00080DEB" w:rsidP="0024691F">
            <w:pPr>
              <w:pStyle w:val="ListParagraph"/>
              <w:widowControl w:val="0"/>
              <w:numPr>
                <w:ilvl w:val="0"/>
                <w:numId w:val="6"/>
              </w:numPr>
              <w:spacing w:before="120" w:after="120" w:line="300" w:lineRule="exact"/>
              <w:contextualSpacing w:val="0"/>
              <w:rPr>
                <w:del w:id="105" w:author="Damian Struk" w:date="2024-11-09T13:09:00Z" w16du:dateUtc="2024-11-09T12:09:00Z"/>
                <w:rFonts w:ascii="Corbel" w:hAnsi="Corbel"/>
                <w:color w:val="575757"/>
                <w:lang w:eastAsia="ja-JP"/>
              </w:rPr>
            </w:pPr>
            <w:del w:id="106" w:author="Damian Struk" w:date="2024-11-09T13:09:00Z" w16du:dateUtc="2024-11-09T12:09:00Z">
              <w:r w:rsidRPr="00766CDE" w:rsidDel="00287957">
                <w:rPr>
                  <w:rFonts w:ascii="Corbel" w:hAnsi="Corbel"/>
                  <w:color w:val="575757"/>
                  <w:lang w:eastAsia="ja-JP"/>
                </w:rPr>
                <w:delText>jakýkoli krok</w:delText>
              </w:r>
              <w:r w:rsidDel="00287957">
                <w:rPr>
                  <w:rFonts w:ascii="Corbel" w:hAnsi="Corbel"/>
                  <w:color w:val="575757"/>
                  <w:lang w:eastAsia="ja-JP"/>
                </w:rPr>
                <w:delText>, právní jednání nebo jiný úkon</w:delText>
              </w:r>
              <w:r w:rsidRPr="00766CDE" w:rsidDel="00287957">
                <w:rPr>
                  <w:rFonts w:ascii="Corbel" w:hAnsi="Corbel"/>
                  <w:color w:val="575757"/>
                  <w:lang w:eastAsia="ja-JP"/>
                </w:rPr>
                <w:delText xml:space="preserve"> výslovně předpokládané touto Smlouvou za účelem realizace Transakce;</w:delText>
              </w:r>
            </w:del>
          </w:p>
          <w:p w14:paraId="0E847939" w14:textId="397895DE" w:rsidR="00080DEB" w:rsidRPr="00766CDE" w:rsidDel="00287957" w:rsidRDefault="00080DEB" w:rsidP="0024691F">
            <w:pPr>
              <w:pStyle w:val="ListParagraph"/>
              <w:widowControl w:val="0"/>
              <w:numPr>
                <w:ilvl w:val="0"/>
                <w:numId w:val="6"/>
              </w:numPr>
              <w:spacing w:before="120" w:after="120" w:line="300" w:lineRule="exact"/>
              <w:contextualSpacing w:val="0"/>
              <w:rPr>
                <w:del w:id="107" w:author="Damian Struk" w:date="2024-11-09T13:09:00Z" w16du:dateUtc="2024-11-09T12:09:00Z"/>
                <w:rFonts w:ascii="Corbel" w:hAnsi="Corbel"/>
                <w:color w:val="575757"/>
                <w:lang w:eastAsia="ja-JP"/>
              </w:rPr>
            </w:pPr>
            <w:del w:id="108" w:author="Damian Struk" w:date="2024-11-09T13:09:00Z" w16du:dateUtc="2024-11-09T12:09:00Z">
              <w:r w:rsidRPr="00766CDE" w:rsidDel="00287957">
                <w:rPr>
                  <w:rFonts w:ascii="Corbel" w:hAnsi="Corbel"/>
                  <w:color w:val="575757"/>
                  <w:lang w:eastAsia="ja-JP"/>
                </w:rPr>
                <w:delText xml:space="preserve">jakýkoli krok, ke kterému dal </w:delText>
              </w:r>
              <w:r w:rsidDel="00287957">
                <w:rPr>
                  <w:rFonts w:ascii="Corbel" w:hAnsi="Corbel"/>
                  <w:color w:val="575757"/>
                  <w:lang w:eastAsia="ja-JP"/>
                </w:rPr>
                <w:delText>K</w:delText>
              </w:r>
              <w:r w:rsidRPr="00766CDE" w:rsidDel="00287957">
                <w:rPr>
                  <w:rFonts w:ascii="Corbel" w:hAnsi="Corbel"/>
                  <w:color w:val="575757"/>
                  <w:lang w:eastAsia="ja-JP"/>
                </w:rPr>
                <w:delText xml:space="preserve">upující </w:delText>
              </w:r>
              <w:r w:rsidDel="00287957">
                <w:rPr>
                  <w:rFonts w:ascii="Corbel" w:hAnsi="Corbel"/>
                  <w:color w:val="575757"/>
                  <w:lang w:eastAsia="ja-JP"/>
                </w:rPr>
                <w:delText>P</w:delText>
              </w:r>
              <w:r w:rsidRPr="00766CDE" w:rsidDel="00287957">
                <w:rPr>
                  <w:rFonts w:ascii="Corbel" w:hAnsi="Corbel"/>
                  <w:color w:val="575757"/>
                  <w:lang w:eastAsia="ja-JP"/>
                </w:rPr>
                <w:delText xml:space="preserve">rodávajícím </w:delText>
              </w:r>
              <w:r w:rsidDel="00287957">
                <w:rPr>
                  <w:rFonts w:ascii="Corbel" w:hAnsi="Corbel"/>
                  <w:color w:val="575757"/>
                  <w:lang w:eastAsia="ja-JP"/>
                </w:rPr>
                <w:delText xml:space="preserve">předchozí </w:delText>
              </w:r>
              <w:r w:rsidRPr="00766CDE" w:rsidDel="00287957">
                <w:rPr>
                  <w:rFonts w:ascii="Corbel" w:hAnsi="Corbel"/>
                  <w:color w:val="575757"/>
                  <w:lang w:eastAsia="ja-JP"/>
                </w:rPr>
                <w:delText xml:space="preserve">písemný souhlas; </w:delText>
              </w:r>
              <w:r w:rsidDel="00287957">
                <w:rPr>
                  <w:rFonts w:ascii="Corbel" w:hAnsi="Corbel"/>
                  <w:color w:val="575757"/>
                  <w:lang w:eastAsia="ja-JP"/>
                </w:rPr>
                <w:delText>a/nebo</w:delText>
              </w:r>
            </w:del>
          </w:p>
          <w:p w14:paraId="3534690F" w14:textId="2B5D6AC3" w:rsidR="00080DEB" w:rsidRPr="00766CDE" w:rsidRDefault="00080DEB" w:rsidP="0024691F">
            <w:pPr>
              <w:pStyle w:val="ListParagraph"/>
              <w:widowControl w:val="0"/>
              <w:numPr>
                <w:ilvl w:val="0"/>
                <w:numId w:val="6"/>
              </w:numPr>
              <w:spacing w:before="120" w:after="120" w:line="300" w:lineRule="exact"/>
              <w:contextualSpacing w:val="0"/>
              <w:rPr>
                <w:rFonts w:ascii="Corbel" w:hAnsi="Corbel"/>
                <w:color w:val="575757"/>
                <w:lang w:eastAsia="ja-JP"/>
              </w:rPr>
            </w:pPr>
            <w:del w:id="109" w:author="Damian Struk" w:date="2024-11-09T13:09:00Z" w16du:dateUtc="2024-11-09T12:09:00Z">
              <w:r w:rsidRPr="00766CDE" w:rsidDel="00287957">
                <w:rPr>
                  <w:rFonts w:ascii="Corbel" w:hAnsi="Corbel"/>
                  <w:color w:val="575757"/>
                  <w:lang w:eastAsia="ja-JP"/>
                </w:rPr>
                <w:delText>skutečnost, která je přímým</w:delText>
              </w:r>
              <w:r w:rsidDel="00287957">
                <w:rPr>
                  <w:rFonts w:ascii="Corbel" w:hAnsi="Corbel"/>
                  <w:color w:val="575757"/>
                  <w:lang w:eastAsia="ja-JP"/>
                </w:rPr>
                <w:delText xml:space="preserve"> a výlučným</w:delText>
              </w:r>
              <w:r w:rsidRPr="00766CDE" w:rsidDel="00287957">
                <w:rPr>
                  <w:rFonts w:ascii="Corbel" w:hAnsi="Corbel"/>
                  <w:color w:val="575757"/>
                  <w:lang w:eastAsia="ja-JP"/>
                </w:rPr>
                <w:delText xml:space="preserve"> důsledkem jednání </w:delText>
              </w:r>
              <w:r w:rsidDel="00287957">
                <w:rPr>
                  <w:rFonts w:ascii="Corbel" w:hAnsi="Corbel"/>
                  <w:color w:val="575757"/>
                  <w:lang w:eastAsia="ja-JP"/>
                </w:rPr>
                <w:delText>K</w:delText>
              </w:r>
              <w:r w:rsidRPr="00766CDE" w:rsidDel="00287957">
                <w:rPr>
                  <w:rFonts w:ascii="Corbel" w:hAnsi="Corbel"/>
                  <w:color w:val="575757"/>
                  <w:lang w:eastAsia="ja-JP"/>
                </w:rPr>
                <w:delText>upujícího.</w:delText>
              </w:r>
            </w:del>
          </w:p>
        </w:tc>
      </w:tr>
      <w:tr w:rsidR="00080DEB" w:rsidRPr="00F56967" w14:paraId="79E58E62" w14:textId="77777777" w:rsidTr="00080DEB">
        <w:tblPrEx>
          <w:tblW w:w="9498" w:type="dxa"/>
          <w:tblInd w:w="567" w:type="dxa"/>
          <w:tblLayout w:type="fixed"/>
          <w:tblPrExChange w:id="110" w:author="Damian Struk" w:date="2024-11-09T13:09:00Z" w16du:dateUtc="2024-11-09T12:09:00Z">
            <w:tblPrEx>
              <w:tblW w:w="9498" w:type="dxa"/>
              <w:tblInd w:w="567" w:type="dxa"/>
              <w:tblLayout w:type="fixed"/>
            </w:tblPrEx>
          </w:tblPrExChange>
        </w:tblPrEx>
        <w:trPr>
          <w:trHeight w:val="265"/>
          <w:trPrChange w:id="111" w:author="Damian Struk" w:date="2024-11-09T13:09:00Z" w16du:dateUtc="2024-11-09T12:09:00Z">
            <w:trPr>
              <w:trHeight w:val="265"/>
            </w:trPr>
          </w:trPrChange>
        </w:trPr>
        <w:tc>
          <w:tcPr>
            <w:tcW w:w="709" w:type="dxa"/>
            <w:tcPrChange w:id="112" w:author="Damian Struk" w:date="2024-11-09T13:09:00Z" w16du:dateUtc="2024-11-09T12:09:00Z">
              <w:tcPr>
                <w:tcW w:w="709" w:type="dxa"/>
              </w:tcPr>
            </w:tcPrChange>
          </w:tcPr>
          <w:p w14:paraId="733143CC" w14:textId="77777777" w:rsidR="00080DEB" w:rsidRPr="00F56967" w:rsidRDefault="00080DEB" w:rsidP="00766CDE">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113" w:author="Damian Struk" w:date="2024-11-09T13:09:00Z" w16du:dateUtc="2024-11-09T12:09:00Z">
              <w:tcPr>
                <w:tcW w:w="2226" w:type="dxa"/>
              </w:tcPr>
            </w:tcPrChange>
          </w:tcPr>
          <w:p w14:paraId="4402CF63" w14:textId="5558CB33" w:rsidR="00080DEB" w:rsidRPr="00766CDE" w:rsidRDefault="00080DEB" w:rsidP="00766CDE">
            <w:pPr>
              <w:pStyle w:val="ListParagraph"/>
              <w:widowControl w:val="0"/>
              <w:spacing w:before="120" w:after="120" w:line="300" w:lineRule="exact"/>
              <w:ind w:left="-108"/>
              <w:contextualSpacing w:val="0"/>
              <w:rPr>
                <w:rFonts w:ascii="Corbel" w:hAnsi="Corbel"/>
                <w:b/>
                <w:color w:val="575757"/>
                <w:lang w:eastAsia="ja-JP"/>
              </w:rPr>
            </w:pPr>
            <w:ins w:id="114" w:author="Damian Struk" w:date="2024-11-09T13:09:00Z" w16du:dateUtc="2024-11-09T12:09:00Z">
              <w:r w:rsidRPr="00F56967">
                <w:rPr>
                  <w:rFonts w:ascii="Corbel" w:hAnsi="Corbel"/>
                  <w:b/>
                  <w:color w:val="575757"/>
                  <w:lang w:eastAsia="ja-JP"/>
                </w:rPr>
                <w:t>Porušení záruky</w:t>
              </w:r>
            </w:ins>
            <w:del w:id="115" w:author="Damian Struk" w:date="2024-11-09T13:09:00Z" w16du:dateUtc="2024-11-09T12:09:00Z">
              <w:r w:rsidDel="00287957">
                <w:rPr>
                  <w:rFonts w:ascii="Corbel" w:hAnsi="Corbel"/>
                  <w:b/>
                  <w:color w:val="575757"/>
                  <w:lang w:eastAsia="ja-JP"/>
                </w:rPr>
                <w:delText>Podstatné snížení hodnoty</w:delText>
              </w:r>
            </w:del>
          </w:p>
        </w:tc>
        <w:tc>
          <w:tcPr>
            <w:tcW w:w="6563" w:type="dxa"/>
            <w:tcPrChange w:id="116" w:author="Damian Struk" w:date="2024-11-09T13:09:00Z" w16du:dateUtc="2024-11-09T12:09:00Z">
              <w:tcPr>
                <w:tcW w:w="6563" w:type="dxa"/>
              </w:tcPr>
            </w:tcPrChange>
          </w:tcPr>
          <w:p w14:paraId="3ADAE08F" w14:textId="617722AF" w:rsidR="00080DEB" w:rsidRPr="00766CDE" w:rsidRDefault="00080DEB" w:rsidP="00766CDE">
            <w:pPr>
              <w:pStyle w:val="ListParagraph"/>
              <w:widowControl w:val="0"/>
              <w:spacing w:before="120" w:after="120" w:line="300" w:lineRule="exact"/>
              <w:ind w:left="0"/>
              <w:contextualSpacing w:val="0"/>
              <w:rPr>
                <w:rFonts w:ascii="Corbel" w:hAnsi="Corbel"/>
                <w:color w:val="575757"/>
                <w:lang w:eastAsia="ja-JP"/>
              </w:rPr>
            </w:pPr>
            <w:ins w:id="117" w:author="Damian Struk" w:date="2024-11-09T13:09:00Z" w16du:dateUtc="2024-11-09T12:09:00Z">
              <w:r w:rsidRPr="00F56967">
                <w:rPr>
                  <w:rFonts w:ascii="Corbel" w:hAnsi="Corbel"/>
                  <w:color w:val="575757"/>
                  <w:lang w:eastAsia="ja-JP"/>
                </w:rPr>
                <w:t xml:space="preserve">má význam uvedený v článku </w:t>
              </w:r>
              <w:r w:rsidRPr="00F56967">
                <w:rPr>
                  <w:rFonts w:ascii="Corbel" w:hAnsi="Corbel"/>
                  <w:color w:val="575757"/>
                  <w:lang w:eastAsia="ja-JP"/>
                </w:rPr>
                <w:fldChar w:fldCharType="begin"/>
              </w:r>
              <w:r w:rsidRPr="00F56967">
                <w:rPr>
                  <w:rFonts w:ascii="Corbel" w:hAnsi="Corbel"/>
                  <w:color w:val="575757"/>
                  <w:lang w:eastAsia="ja-JP"/>
                </w:rPr>
                <w:instrText xml:space="preserve"> REF _Ref525036177 \r \h  \* MERGEFORMAT </w:instrText>
              </w:r>
            </w:ins>
            <w:r w:rsidRPr="00F56967">
              <w:rPr>
                <w:rFonts w:ascii="Corbel" w:hAnsi="Corbel"/>
                <w:color w:val="575757"/>
                <w:lang w:eastAsia="ja-JP"/>
              </w:rPr>
            </w:r>
            <w:ins w:id="118" w:author="Damian Struk" w:date="2024-11-09T13:09:00Z" w16du:dateUtc="2024-11-09T12:09:00Z">
              <w:r w:rsidRPr="00F56967">
                <w:rPr>
                  <w:rFonts w:ascii="Corbel" w:hAnsi="Corbel"/>
                  <w:color w:val="575757"/>
                  <w:lang w:eastAsia="ja-JP"/>
                </w:rPr>
                <w:fldChar w:fldCharType="separate"/>
              </w:r>
              <w:r>
                <w:rPr>
                  <w:rFonts w:ascii="Corbel" w:hAnsi="Corbel"/>
                  <w:color w:val="575757"/>
                  <w:lang w:eastAsia="ja-JP"/>
                </w:rPr>
                <w:t>8.3</w:t>
              </w:r>
              <w:r w:rsidRPr="00F56967">
                <w:rPr>
                  <w:rFonts w:ascii="Corbel" w:hAnsi="Corbel"/>
                  <w:color w:val="575757"/>
                  <w:lang w:eastAsia="ja-JP"/>
                </w:rPr>
                <w:fldChar w:fldCharType="end"/>
              </w:r>
              <w:r w:rsidRPr="00F56967">
                <w:rPr>
                  <w:rFonts w:ascii="Corbel" w:hAnsi="Corbel"/>
                  <w:color w:val="575757"/>
                  <w:lang w:eastAsia="ja-JP"/>
                </w:rPr>
                <w:t>.</w:t>
              </w:r>
            </w:ins>
            <w:del w:id="119" w:author="Damian Struk" w:date="2024-11-09T13:09:00Z" w16du:dateUtc="2024-11-09T12:09:00Z">
              <w:r w:rsidDel="00287957">
                <w:rPr>
                  <w:rFonts w:ascii="Corbel" w:hAnsi="Corbel"/>
                  <w:color w:val="575757"/>
                  <w:lang w:eastAsia="ja-JP"/>
                </w:rPr>
                <w:delText xml:space="preserve">má význam uvedený v článku </w:delText>
              </w:r>
              <w:r w:rsidDel="00287957">
                <w:rPr>
                  <w:rFonts w:ascii="Corbel" w:hAnsi="Corbel"/>
                  <w:color w:val="575757"/>
                  <w:lang w:eastAsia="ja-JP"/>
                </w:rPr>
                <w:fldChar w:fldCharType="begin"/>
              </w:r>
              <w:r w:rsidDel="00287957">
                <w:rPr>
                  <w:rFonts w:ascii="Corbel" w:hAnsi="Corbel"/>
                  <w:color w:val="575757"/>
                  <w:lang w:eastAsia="ja-JP"/>
                </w:rPr>
                <w:delInstrText xml:space="preserve"> REF _Ref102340349 \r \h </w:delInstrText>
              </w:r>
              <w:r w:rsidDel="00287957">
                <w:rPr>
                  <w:rFonts w:ascii="Corbel" w:hAnsi="Corbel"/>
                  <w:color w:val="575757"/>
                  <w:lang w:eastAsia="ja-JP"/>
                </w:rPr>
              </w:r>
              <w:r w:rsidDel="00287957">
                <w:rPr>
                  <w:rFonts w:ascii="Corbel" w:hAnsi="Corbel"/>
                  <w:color w:val="575757"/>
                  <w:lang w:eastAsia="ja-JP"/>
                </w:rPr>
                <w:fldChar w:fldCharType="separate"/>
              </w:r>
              <w:r w:rsidDel="00287957">
                <w:rPr>
                  <w:rFonts w:ascii="Corbel" w:hAnsi="Corbel"/>
                  <w:color w:val="575757"/>
                  <w:lang w:eastAsia="ja-JP"/>
                </w:rPr>
                <w:delText>6.3</w:delText>
              </w:r>
              <w:r w:rsidDel="00287957">
                <w:rPr>
                  <w:rFonts w:ascii="Corbel" w:hAnsi="Corbel"/>
                  <w:color w:val="575757"/>
                  <w:lang w:eastAsia="ja-JP"/>
                </w:rPr>
                <w:fldChar w:fldCharType="end"/>
              </w:r>
              <w:r w:rsidDel="00287957">
                <w:rPr>
                  <w:rFonts w:ascii="Corbel" w:hAnsi="Corbel"/>
                  <w:color w:val="575757"/>
                  <w:lang w:eastAsia="ja-JP"/>
                </w:rPr>
                <w:delText>.</w:delText>
              </w:r>
            </w:del>
          </w:p>
        </w:tc>
      </w:tr>
      <w:tr w:rsidR="00080DEB" w:rsidRPr="00F56967" w14:paraId="46D13862" w14:textId="77777777" w:rsidTr="00080DEB">
        <w:tblPrEx>
          <w:tblW w:w="9498" w:type="dxa"/>
          <w:tblInd w:w="567" w:type="dxa"/>
          <w:tblLayout w:type="fixed"/>
          <w:tblPrExChange w:id="120" w:author="Damian Struk" w:date="2024-11-09T13:09:00Z" w16du:dateUtc="2024-11-09T12:09:00Z">
            <w:tblPrEx>
              <w:tblW w:w="9498" w:type="dxa"/>
              <w:tblInd w:w="567" w:type="dxa"/>
              <w:tblLayout w:type="fixed"/>
            </w:tblPrEx>
          </w:tblPrExChange>
        </w:tblPrEx>
        <w:tc>
          <w:tcPr>
            <w:tcW w:w="709" w:type="dxa"/>
            <w:tcPrChange w:id="121" w:author="Damian Struk" w:date="2024-11-09T13:09:00Z" w16du:dateUtc="2024-11-09T12:09:00Z">
              <w:tcPr>
                <w:tcW w:w="709" w:type="dxa"/>
              </w:tcPr>
            </w:tcPrChange>
          </w:tcPr>
          <w:p w14:paraId="3ED9322A"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122" w:author="Damian Struk" w:date="2024-11-09T13:09:00Z" w16du:dateUtc="2024-11-09T12:09:00Z">
              <w:tcPr>
                <w:tcW w:w="2226" w:type="dxa"/>
              </w:tcPr>
            </w:tcPrChange>
          </w:tcPr>
          <w:p w14:paraId="2D665CE3" w14:textId="20BE0AE9"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123" w:author="Damian Struk" w:date="2024-11-09T13:09:00Z" w16du:dateUtc="2024-11-09T12:09:00Z">
              <w:r w:rsidRPr="00F56967">
                <w:rPr>
                  <w:rFonts w:ascii="Corbel" w:hAnsi="Corbel"/>
                  <w:b/>
                  <w:color w:val="575757"/>
                  <w:lang w:eastAsia="ja-JP"/>
                </w:rPr>
                <w:t>Pozem</w:t>
              </w:r>
              <w:r>
                <w:rPr>
                  <w:rFonts w:ascii="Corbel" w:hAnsi="Corbel"/>
                  <w:b/>
                  <w:color w:val="575757"/>
                  <w:lang w:eastAsia="ja-JP"/>
                </w:rPr>
                <w:t>e</w:t>
              </w:r>
              <w:r w:rsidRPr="00F56967">
                <w:rPr>
                  <w:rFonts w:ascii="Corbel" w:hAnsi="Corbel"/>
                  <w:b/>
                  <w:color w:val="575757"/>
                  <w:lang w:eastAsia="ja-JP"/>
                </w:rPr>
                <w:t>k</w:t>
              </w:r>
            </w:ins>
            <w:del w:id="124" w:author="Damian Struk" w:date="2024-11-09T13:09:00Z" w16du:dateUtc="2024-11-09T12:09:00Z">
              <w:r w:rsidRPr="00F56967" w:rsidDel="00287957">
                <w:rPr>
                  <w:rFonts w:ascii="Corbel" w:hAnsi="Corbel"/>
                  <w:b/>
                  <w:color w:val="575757"/>
                  <w:lang w:eastAsia="ja-JP"/>
                </w:rPr>
                <w:delText>Porušení záruky</w:delText>
              </w:r>
            </w:del>
          </w:p>
        </w:tc>
        <w:tc>
          <w:tcPr>
            <w:tcW w:w="6563" w:type="dxa"/>
            <w:tcPrChange w:id="125" w:author="Damian Struk" w:date="2024-11-09T13:09:00Z" w16du:dateUtc="2024-11-09T12:09:00Z">
              <w:tcPr>
                <w:tcW w:w="6563" w:type="dxa"/>
              </w:tcPr>
            </w:tcPrChange>
          </w:tcPr>
          <w:p w14:paraId="4B062BF5" w14:textId="17CCEBF2" w:rsidR="00080DEB" w:rsidRPr="00F56967" w:rsidRDefault="00080DEB" w:rsidP="00F21CC9">
            <w:pPr>
              <w:pStyle w:val="ListParagraph"/>
              <w:widowControl w:val="0"/>
              <w:tabs>
                <w:tab w:val="left" w:pos="4783"/>
              </w:tabs>
              <w:spacing w:before="120" w:after="120" w:line="300" w:lineRule="exact"/>
              <w:ind w:left="0"/>
              <w:contextualSpacing w:val="0"/>
              <w:rPr>
                <w:rFonts w:ascii="Corbel" w:hAnsi="Corbel"/>
                <w:color w:val="575757"/>
                <w:lang w:eastAsia="ja-JP"/>
              </w:rPr>
            </w:pPr>
            <w:ins w:id="126" w:author="Damian Struk" w:date="2024-11-09T13:09:00Z" w16du:dateUtc="2024-11-09T12:09:00Z">
              <w:r w:rsidRPr="004B7437">
                <w:rPr>
                  <w:rFonts w:ascii="Corbel" w:hAnsi="Corbel"/>
                  <w:color w:val="575757"/>
                  <w:lang w:eastAsia="ja-JP"/>
                </w:rPr>
                <w:t xml:space="preserve">znamená pozemek </w:t>
              </w:r>
              <w:proofErr w:type="spellStart"/>
              <w:r w:rsidRPr="004B7437">
                <w:rPr>
                  <w:rFonts w:ascii="Corbel" w:hAnsi="Corbel"/>
                  <w:color w:val="575757"/>
                  <w:lang w:eastAsia="ja-JP"/>
                </w:rPr>
                <w:t>parc</w:t>
              </w:r>
              <w:proofErr w:type="spellEnd"/>
              <w:r w:rsidRPr="004B7437">
                <w:rPr>
                  <w:rFonts w:ascii="Corbel" w:hAnsi="Corbel"/>
                  <w:color w:val="575757"/>
                  <w:lang w:eastAsia="ja-JP"/>
                </w:rPr>
                <w:t>. č.</w:t>
              </w:r>
              <w:r w:rsidRPr="004B7437">
                <w:rPr>
                  <w:rFonts w:ascii="Corbel" w:hAnsi="Corbel"/>
                  <w:color w:val="595959" w:themeColor="text1" w:themeTint="A6"/>
                </w:rPr>
                <w:t xml:space="preserve"> 443 v </w:t>
              </w:r>
              <w:proofErr w:type="spellStart"/>
              <w:r w:rsidRPr="004B7437">
                <w:rPr>
                  <w:rFonts w:ascii="Corbel" w:hAnsi="Corbel"/>
                  <w:color w:val="595959" w:themeColor="text1" w:themeTint="A6"/>
                </w:rPr>
                <w:t>k.ú</w:t>
              </w:r>
              <w:proofErr w:type="spellEnd"/>
              <w:r w:rsidRPr="004B7437">
                <w:rPr>
                  <w:rFonts w:ascii="Corbel" w:hAnsi="Corbel"/>
                  <w:color w:val="595959" w:themeColor="text1" w:themeTint="A6"/>
                </w:rPr>
                <w:t>. Chrást u Poříčan</w:t>
              </w:r>
              <w:r w:rsidRPr="004B7437">
                <w:rPr>
                  <w:rFonts w:ascii="Corbel" w:hAnsi="Corbel"/>
                  <w:color w:val="575757"/>
                  <w:lang w:eastAsia="ja-JP"/>
                </w:rPr>
                <w:t>, který je ve vlastnictví Prodávajícího 3.</w:t>
              </w:r>
            </w:ins>
            <w:del w:id="127" w:author="Damian Struk" w:date="2024-11-09T13:09:00Z" w16du:dateUtc="2024-11-09T12:09:00Z">
              <w:r w:rsidRPr="00F56967" w:rsidDel="00287957">
                <w:rPr>
                  <w:rFonts w:ascii="Corbel" w:hAnsi="Corbel"/>
                  <w:color w:val="575757"/>
                  <w:lang w:eastAsia="ja-JP"/>
                </w:rPr>
                <w:delText xml:space="preserve">má význam uvedený v článku </w:delText>
              </w:r>
              <w:r w:rsidRPr="00F56967" w:rsidDel="00287957">
                <w:rPr>
                  <w:rFonts w:ascii="Corbel" w:hAnsi="Corbel"/>
                  <w:color w:val="575757"/>
                  <w:lang w:eastAsia="ja-JP"/>
                </w:rPr>
                <w:fldChar w:fldCharType="begin"/>
              </w:r>
              <w:r w:rsidRPr="00F56967" w:rsidDel="00287957">
                <w:rPr>
                  <w:rFonts w:ascii="Corbel" w:hAnsi="Corbel"/>
                  <w:color w:val="575757"/>
                  <w:lang w:eastAsia="ja-JP"/>
                </w:rPr>
                <w:delInstrText xml:space="preserve"> REF _Ref525036177 \r \h  \* MERGEFORMAT </w:delInstrText>
              </w:r>
              <w:r w:rsidRPr="00F56967" w:rsidDel="00287957">
                <w:rPr>
                  <w:rFonts w:ascii="Corbel" w:hAnsi="Corbel"/>
                  <w:color w:val="575757"/>
                  <w:lang w:eastAsia="ja-JP"/>
                </w:rPr>
              </w:r>
              <w:r w:rsidRPr="00F56967" w:rsidDel="00287957">
                <w:rPr>
                  <w:rFonts w:ascii="Corbel" w:hAnsi="Corbel"/>
                  <w:color w:val="575757"/>
                  <w:lang w:eastAsia="ja-JP"/>
                </w:rPr>
                <w:fldChar w:fldCharType="separate"/>
              </w:r>
              <w:r w:rsidDel="00287957">
                <w:rPr>
                  <w:rFonts w:ascii="Corbel" w:hAnsi="Corbel"/>
                  <w:color w:val="575757"/>
                  <w:lang w:eastAsia="ja-JP"/>
                </w:rPr>
                <w:delText>8.3</w:delText>
              </w:r>
              <w:r w:rsidRPr="00F56967" w:rsidDel="00287957">
                <w:rPr>
                  <w:rFonts w:ascii="Corbel" w:hAnsi="Corbel"/>
                  <w:color w:val="575757"/>
                  <w:lang w:eastAsia="ja-JP"/>
                </w:rPr>
                <w:fldChar w:fldCharType="end"/>
              </w:r>
              <w:r w:rsidRPr="00F56967" w:rsidDel="00287957">
                <w:rPr>
                  <w:rFonts w:ascii="Corbel" w:hAnsi="Corbel"/>
                  <w:color w:val="575757"/>
                  <w:lang w:eastAsia="ja-JP"/>
                </w:rPr>
                <w:delText>.</w:delText>
              </w:r>
            </w:del>
          </w:p>
        </w:tc>
      </w:tr>
      <w:tr w:rsidR="00080DEB" w:rsidRPr="00F56967" w14:paraId="3DF79522" w14:textId="77777777" w:rsidTr="00080DEB">
        <w:tblPrEx>
          <w:tblW w:w="9498" w:type="dxa"/>
          <w:tblInd w:w="567" w:type="dxa"/>
          <w:tblLayout w:type="fixed"/>
          <w:tblPrExChange w:id="128" w:author="Damian Struk" w:date="2024-11-09T13:09:00Z" w16du:dateUtc="2024-11-09T12:09:00Z">
            <w:tblPrEx>
              <w:tblW w:w="9498" w:type="dxa"/>
              <w:tblInd w:w="567" w:type="dxa"/>
              <w:tblLayout w:type="fixed"/>
            </w:tblPrEx>
          </w:tblPrExChange>
        </w:tblPrEx>
        <w:tc>
          <w:tcPr>
            <w:tcW w:w="709" w:type="dxa"/>
            <w:tcPrChange w:id="129" w:author="Damian Struk" w:date="2024-11-09T13:09:00Z" w16du:dateUtc="2024-11-09T12:09:00Z">
              <w:tcPr>
                <w:tcW w:w="709" w:type="dxa"/>
              </w:tcPr>
            </w:tcPrChange>
          </w:tcPr>
          <w:p w14:paraId="2681AB4F"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130" w:author="Damian Struk" w:date="2024-11-09T13:09:00Z" w16du:dateUtc="2024-11-09T12:09:00Z">
              <w:tcPr>
                <w:tcW w:w="2226" w:type="dxa"/>
              </w:tcPr>
            </w:tcPrChange>
          </w:tcPr>
          <w:p w14:paraId="5795C5F2" w14:textId="467D9516"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131" w:author="Damian Struk" w:date="2024-11-09T13:09:00Z" w16du:dateUtc="2024-11-09T12:09:00Z">
              <w:r>
                <w:rPr>
                  <w:rFonts w:ascii="Corbel" w:hAnsi="Corbel"/>
                  <w:b/>
                  <w:color w:val="575757"/>
                  <w:lang w:eastAsia="ja-JP"/>
                </w:rPr>
                <w:t>Práva třetích osob</w:t>
              </w:r>
            </w:ins>
            <w:del w:id="132" w:author="Damian Struk" w:date="2024-11-09T13:09:00Z" w16du:dateUtc="2024-11-09T12:09:00Z">
              <w:r w:rsidRPr="00F56967" w:rsidDel="00287957">
                <w:rPr>
                  <w:rFonts w:ascii="Corbel" w:hAnsi="Corbel"/>
                  <w:b/>
                  <w:color w:val="575757"/>
                  <w:lang w:eastAsia="ja-JP"/>
                </w:rPr>
                <w:delText>Pozem</w:delText>
              </w:r>
              <w:r w:rsidDel="00287957">
                <w:rPr>
                  <w:rFonts w:ascii="Corbel" w:hAnsi="Corbel"/>
                  <w:b/>
                  <w:color w:val="575757"/>
                  <w:lang w:eastAsia="ja-JP"/>
                </w:rPr>
                <w:delText>e</w:delText>
              </w:r>
              <w:r w:rsidRPr="00F56967" w:rsidDel="00287957">
                <w:rPr>
                  <w:rFonts w:ascii="Corbel" w:hAnsi="Corbel"/>
                  <w:b/>
                  <w:color w:val="575757"/>
                  <w:lang w:eastAsia="ja-JP"/>
                </w:rPr>
                <w:delText>k</w:delText>
              </w:r>
            </w:del>
          </w:p>
        </w:tc>
        <w:tc>
          <w:tcPr>
            <w:tcW w:w="6563" w:type="dxa"/>
            <w:tcPrChange w:id="133" w:author="Damian Struk" w:date="2024-11-09T13:09:00Z" w16du:dateUtc="2024-11-09T12:09:00Z">
              <w:tcPr>
                <w:tcW w:w="6563" w:type="dxa"/>
              </w:tcPr>
            </w:tcPrChange>
          </w:tcPr>
          <w:p w14:paraId="76D3FF57" w14:textId="7EB2D3F5" w:rsidR="00080DEB" w:rsidRPr="004B7437" w:rsidDel="00C166D0" w:rsidRDefault="00080DEB" w:rsidP="00C072CF">
            <w:pPr>
              <w:widowControl w:val="0"/>
              <w:spacing w:before="120" w:after="120" w:line="300" w:lineRule="exact"/>
              <w:rPr>
                <w:rFonts w:ascii="Corbel" w:hAnsi="Corbel"/>
                <w:color w:val="575757"/>
                <w:lang w:eastAsia="ja-JP"/>
              </w:rPr>
            </w:pPr>
            <w:ins w:id="134" w:author="Damian Struk" w:date="2024-11-09T13:09:00Z" w16du:dateUtc="2024-11-09T12:09:00Z">
              <w:r>
                <w:rPr>
                  <w:rFonts w:ascii="Corbel" w:hAnsi="Corbel"/>
                  <w:color w:val="575757"/>
                  <w:lang w:eastAsia="ja-JP"/>
                </w:rPr>
                <w:t xml:space="preserve">znamená </w:t>
              </w:r>
              <w:r w:rsidRPr="00A14F4C">
                <w:rPr>
                  <w:rFonts w:ascii="Corbel" w:hAnsi="Corbel"/>
                  <w:color w:val="575757"/>
                  <w:lang w:eastAsia="ja-JP" w:bidi="cs-CZ"/>
                </w:rPr>
                <w:t>zástavní, zadržovací či opční právo, omezení, předkupní právo, jakékoli</w:t>
              </w:r>
              <w:r>
                <w:rPr>
                  <w:rFonts w:ascii="Corbel" w:hAnsi="Corbel"/>
                  <w:color w:val="575757"/>
                  <w:lang w:eastAsia="ja-JP" w:bidi="cs-CZ"/>
                </w:rPr>
                <w:t xml:space="preserve"> jiné</w:t>
              </w:r>
              <w:r w:rsidRPr="00A14F4C">
                <w:rPr>
                  <w:rFonts w:ascii="Corbel" w:hAnsi="Corbel"/>
                  <w:color w:val="575757"/>
                  <w:lang w:eastAsia="ja-JP" w:bidi="cs-CZ"/>
                </w:rPr>
                <w:t xml:space="preserve"> právo či nárok </w:t>
              </w:r>
              <w:r>
                <w:rPr>
                  <w:rFonts w:ascii="Corbel" w:hAnsi="Corbel"/>
                  <w:color w:val="575757"/>
                  <w:lang w:eastAsia="ja-JP" w:bidi="cs-CZ"/>
                </w:rPr>
                <w:t>a/</w:t>
              </w:r>
              <w:r w:rsidRPr="00A14F4C">
                <w:rPr>
                  <w:rFonts w:ascii="Corbel" w:hAnsi="Corbel"/>
                  <w:color w:val="575757"/>
                  <w:lang w:eastAsia="ja-JP" w:bidi="cs-CZ"/>
                </w:rPr>
                <w:t xml:space="preserve">nebo jiné zatížení </w:t>
              </w:r>
              <w:r>
                <w:rPr>
                  <w:rFonts w:ascii="Corbel" w:hAnsi="Corbel"/>
                  <w:color w:val="575757"/>
                  <w:lang w:eastAsia="ja-JP" w:bidi="cs-CZ"/>
                </w:rPr>
                <w:t>nebo</w:t>
              </w:r>
              <w:r w:rsidRPr="00A14F4C">
                <w:rPr>
                  <w:rFonts w:ascii="Corbel" w:hAnsi="Corbel"/>
                  <w:color w:val="575757"/>
                  <w:lang w:eastAsia="ja-JP" w:bidi="cs-CZ"/>
                </w:rPr>
                <w:t xml:space="preserve"> zajištění jakéhokoli druhu </w:t>
              </w:r>
              <w:r>
                <w:rPr>
                  <w:rFonts w:ascii="Corbel" w:hAnsi="Corbel"/>
                  <w:color w:val="575757"/>
                  <w:lang w:eastAsia="ja-JP" w:bidi="cs-CZ"/>
                </w:rPr>
                <w:t>a/</w:t>
              </w:r>
              <w:r w:rsidRPr="00A14F4C">
                <w:rPr>
                  <w:rFonts w:ascii="Corbel" w:hAnsi="Corbel"/>
                  <w:color w:val="575757"/>
                  <w:lang w:eastAsia="ja-JP" w:bidi="cs-CZ"/>
                </w:rPr>
                <w:t xml:space="preserve">nebo jakýkoli jiný druh převodu vlastnického práva nebo dohody o zádržném či jiné dohody </w:t>
              </w:r>
              <w:r>
                <w:rPr>
                  <w:rFonts w:ascii="Corbel" w:hAnsi="Corbel"/>
                  <w:color w:val="575757"/>
                  <w:lang w:eastAsia="ja-JP" w:bidi="cs-CZ"/>
                </w:rPr>
                <w:t>a/nebo</w:t>
              </w:r>
              <w:r w:rsidRPr="00A14F4C">
                <w:rPr>
                  <w:rFonts w:ascii="Corbel" w:hAnsi="Corbel"/>
                  <w:color w:val="575757"/>
                  <w:lang w:eastAsia="ja-JP" w:bidi="cs-CZ"/>
                </w:rPr>
                <w:t xml:space="preserve"> závazku ke zřízení výše uvedeného</w:t>
              </w:r>
              <w:r>
                <w:rPr>
                  <w:rFonts w:ascii="Corbel" w:hAnsi="Corbel"/>
                  <w:color w:val="575757"/>
                  <w:lang w:eastAsia="ja-JP" w:bidi="cs-CZ"/>
                </w:rPr>
                <w:t>, a to ve prospěch jakékoli osoby jiné než osoby Kupujícího.</w:t>
              </w:r>
            </w:ins>
            <w:del w:id="135" w:author="Damian Struk" w:date="2024-11-09T13:09:00Z" w16du:dateUtc="2024-11-09T12:09:00Z">
              <w:r w:rsidRPr="004B7437" w:rsidDel="00287957">
                <w:rPr>
                  <w:rFonts w:ascii="Corbel" w:hAnsi="Corbel"/>
                  <w:color w:val="575757"/>
                  <w:lang w:eastAsia="ja-JP"/>
                </w:rPr>
                <w:delText>znamená pozemek parc. č.</w:delText>
              </w:r>
              <w:r w:rsidRPr="004B7437" w:rsidDel="00287957">
                <w:rPr>
                  <w:rFonts w:ascii="Corbel" w:hAnsi="Corbel"/>
                  <w:color w:val="595959" w:themeColor="text1" w:themeTint="A6"/>
                </w:rPr>
                <w:delText xml:space="preserve"> 443 v k.ú. Chrást u Poříčan</w:delText>
              </w:r>
              <w:r w:rsidRPr="004B7437" w:rsidDel="00287957">
                <w:rPr>
                  <w:rFonts w:ascii="Corbel" w:hAnsi="Corbel"/>
                  <w:color w:val="575757"/>
                  <w:lang w:eastAsia="ja-JP"/>
                </w:rPr>
                <w:delText>, který je ve vlastnictví Prodávajícího 3.</w:delText>
              </w:r>
            </w:del>
          </w:p>
        </w:tc>
      </w:tr>
      <w:tr w:rsidR="00080DEB" w:rsidRPr="00F56967" w14:paraId="1B2DEE7B" w14:textId="77777777" w:rsidTr="00080DEB">
        <w:tblPrEx>
          <w:tblW w:w="9498" w:type="dxa"/>
          <w:tblInd w:w="567" w:type="dxa"/>
          <w:tblLayout w:type="fixed"/>
          <w:tblPrExChange w:id="136" w:author="Damian Struk" w:date="2024-11-09T13:09:00Z" w16du:dateUtc="2024-11-09T12:09:00Z">
            <w:tblPrEx>
              <w:tblW w:w="9498" w:type="dxa"/>
              <w:tblInd w:w="567" w:type="dxa"/>
              <w:tblLayout w:type="fixed"/>
            </w:tblPrEx>
          </w:tblPrExChange>
        </w:tblPrEx>
        <w:tc>
          <w:tcPr>
            <w:tcW w:w="709" w:type="dxa"/>
            <w:tcPrChange w:id="137" w:author="Damian Struk" w:date="2024-11-09T13:09:00Z" w16du:dateUtc="2024-11-09T12:09:00Z">
              <w:tcPr>
                <w:tcW w:w="709" w:type="dxa"/>
              </w:tcPr>
            </w:tcPrChange>
          </w:tcPr>
          <w:p w14:paraId="2603302A"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bookmarkStart w:id="138" w:name="_Ref102375909"/>
          </w:p>
        </w:tc>
        <w:bookmarkEnd w:id="138"/>
        <w:tc>
          <w:tcPr>
            <w:tcW w:w="2226" w:type="dxa"/>
            <w:tcPrChange w:id="139" w:author="Damian Struk" w:date="2024-11-09T13:09:00Z" w16du:dateUtc="2024-11-09T12:09:00Z">
              <w:tcPr>
                <w:tcW w:w="2226" w:type="dxa"/>
              </w:tcPr>
            </w:tcPrChange>
          </w:tcPr>
          <w:p w14:paraId="635B8609" w14:textId="4CA4D02B"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140" w:author="Damian Struk" w:date="2024-11-09T13:09:00Z" w16du:dateUtc="2024-11-09T12:09:00Z">
              <w:r>
                <w:rPr>
                  <w:rFonts w:ascii="Corbel" w:hAnsi="Corbel"/>
                  <w:b/>
                  <w:color w:val="575757"/>
                  <w:lang w:eastAsia="ja-JP"/>
                </w:rPr>
                <w:t>Prohlášení</w:t>
              </w:r>
            </w:ins>
            <w:del w:id="141" w:author="Damian Struk" w:date="2024-11-09T13:09:00Z" w16du:dateUtc="2024-11-09T12:09:00Z">
              <w:r w:rsidDel="00287957">
                <w:rPr>
                  <w:rFonts w:ascii="Corbel" w:hAnsi="Corbel"/>
                  <w:b/>
                  <w:color w:val="575757"/>
                  <w:lang w:eastAsia="ja-JP"/>
                </w:rPr>
                <w:delText>Práva třetích osob</w:delText>
              </w:r>
            </w:del>
          </w:p>
        </w:tc>
        <w:tc>
          <w:tcPr>
            <w:tcW w:w="6563" w:type="dxa"/>
            <w:tcPrChange w:id="142" w:author="Damian Struk" w:date="2024-11-09T13:09:00Z" w16du:dateUtc="2024-11-09T12:09:00Z">
              <w:tcPr>
                <w:tcW w:w="6563" w:type="dxa"/>
              </w:tcPr>
            </w:tcPrChange>
          </w:tcPr>
          <w:p w14:paraId="4931EBC0" w14:textId="613E3CB8" w:rsidR="00080DEB" w:rsidRPr="00F56967" w:rsidRDefault="00080DEB" w:rsidP="00F21CC9">
            <w:pPr>
              <w:pStyle w:val="ListParagraph"/>
              <w:widowControl w:val="0"/>
              <w:spacing w:before="120" w:after="120" w:line="300" w:lineRule="exact"/>
              <w:ind w:left="0"/>
              <w:contextualSpacing w:val="0"/>
              <w:rPr>
                <w:rFonts w:ascii="Corbel" w:hAnsi="Corbel"/>
                <w:color w:val="575757"/>
                <w:lang w:eastAsia="ja-JP"/>
              </w:rPr>
            </w:pPr>
            <w:ins w:id="143" w:author="Damian Struk" w:date="2024-11-09T13:09:00Z" w16du:dateUtc="2024-11-09T12:09:00Z">
              <w:r>
                <w:rPr>
                  <w:rFonts w:ascii="Corbel" w:hAnsi="Corbel"/>
                  <w:color w:val="575757"/>
                  <w:lang w:eastAsia="ja-JP"/>
                </w:rPr>
                <w:t>znamená písemné potvrzení všech Smluvních stran, že veškeré Odkládací podmínky byly řádně splněny, jehož vzor tvoří přílohu č. </w:t>
              </w:r>
              <w:r>
                <w:rPr>
                  <w:rFonts w:ascii="Corbel" w:hAnsi="Corbel"/>
                  <w:color w:val="575757"/>
                  <w:lang w:eastAsia="ja-JP"/>
                </w:rPr>
                <w:fldChar w:fldCharType="begin"/>
              </w:r>
              <w:r>
                <w:rPr>
                  <w:rFonts w:ascii="Corbel" w:hAnsi="Corbel"/>
                  <w:color w:val="575757"/>
                  <w:lang w:eastAsia="ja-JP"/>
                </w:rPr>
                <w:instrText xml:space="preserve"> REF _Ref102339207 \r \h </w:instrText>
              </w:r>
            </w:ins>
            <w:r>
              <w:rPr>
                <w:rFonts w:ascii="Corbel" w:hAnsi="Corbel"/>
                <w:color w:val="575757"/>
                <w:lang w:eastAsia="ja-JP"/>
              </w:rPr>
            </w:r>
            <w:ins w:id="144" w:author="Damian Struk" w:date="2024-11-09T13:09:00Z" w16du:dateUtc="2024-11-09T12:09:00Z">
              <w:r>
                <w:rPr>
                  <w:rFonts w:ascii="Corbel" w:hAnsi="Corbel"/>
                  <w:color w:val="575757"/>
                  <w:lang w:eastAsia="ja-JP"/>
                </w:rPr>
                <w:fldChar w:fldCharType="separate"/>
              </w:r>
              <w:r>
                <w:rPr>
                  <w:rFonts w:ascii="Corbel" w:hAnsi="Corbel"/>
                  <w:color w:val="575757"/>
                  <w:lang w:eastAsia="ja-JP"/>
                </w:rPr>
                <w:t>1.1.30</w:t>
              </w:r>
              <w:r>
                <w:rPr>
                  <w:rFonts w:ascii="Corbel" w:hAnsi="Corbel"/>
                  <w:color w:val="575757"/>
                  <w:lang w:eastAsia="ja-JP"/>
                </w:rPr>
                <w:fldChar w:fldCharType="end"/>
              </w:r>
              <w:r>
                <w:rPr>
                  <w:rFonts w:ascii="Corbel" w:hAnsi="Corbel"/>
                  <w:color w:val="575757"/>
                  <w:lang w:eastAsia="ja-JP"/>
                </w:rPr>
                <w:t xml:space="preserve">. </w:t>
              </w:r>
            </w:ins>
            <w:del w:id="145" w:author="Damian Struk" w:date="2024-11-09T13:09:00Z" w16du:dateUtc="2024-11-09T12:09:00Z">
              <w:r w:rsidDel="00287957">
                <w:rPr>
                  <w:rFonts w:ascii="Corbel" w:hAnsi="Corbel"/>
                  <w:color w:val="575757"/>
                  <w:lang w:eastAsia="ja-JP"/>
                </w:rPr>
                <w:delText xml:space="preserve">znamená </w:delText>
              </w:r>
              <w:r w:rsidRPr="00A14F4C" w:rsidDel="00287957">
                <w:rPr>
                  <w:rFonts w:ascii="Corbel" w:hAnsi="Corbel"/>
                  <w:color w:val="575757"/>
                  <w:lang w:eastAsia="ja-JP" w:bidi="cs-CZ"/>
                </w:rPr>
                <w:delText>zástavní, zadržovací či opční právo, omezení, předkupní právo, jakékoli</w:delText>
              </w:r>
              <w:r w:rsidDel="00287957">
                <w:rPr>
                  <w:rFonts w:ascii="Corbel" w:hAnsi="Corbel"/>
                  <w:color w:val="575757"/>
                  <w:lang w:eastAsia="ja-JP" w:bidi="cs-CZ"/>
                </w:rPr>
                <w:delText xml:space="preserve"> jiné</w:delText>
              </w:r>
              <w:r w:rsidRPr="00A14F4C" w:rsidDel="00287957">
                <w:rPr>
                  <w:rFonts w:ascii="Corbel" w:hAnsi="Corbel"/>
                  <w:color w:val="575757"/>
                  <w:lang w:eastAsia="ja-JP" w:bidi="cs-CZ"/>
                </w:rPr>
                <w:delText xml:space="preserve"> právo či nárok </w:delText>
              </w:r>
              <w:r w:rsidDel="00287957">
                <w:rPr>
                  <w:rFonts w:ascii="Corbel" w:hAnsi="Corbel"/>
                  <w:color w:val="575757"/>
                  <w:lang w:eastAsia="ja-JP" w:bidi="cs-CZ"/>
                </w:rPr>
                <w:delText>a/</w:delText>
              </w:r>
              <w:r w:rsidRPr="00A14F4C" w:rsidDel="00287957">
                <w:rPr>
                  <w:rFonts w:ascii="Corbel" w:hAnsi="Corbel"/>
                  <w:color w:val="575757"/>
                  <w:lang w:eastAsia="ja-JP" w:bidi="cs-CZ"/>
                </w:rPr>
                <w:delText xml:space="preserve">nebo jiné zatížení </w:delText>
              </w:r>
              <w:r w:rsidDel="00287957">
                <w:rPr>
                  <w:rFonts w:ascii="Corbel" w:hAnsi="Corbel"/>
                  <w:color w:val="575757"/>
                  <w:lang w:eastAsia="ja-JP" w:bidi="cs-CZ"/>
                </w:rPr>
                <w:delText>nebo</w:delText>
              </w:r>
              <w:r w:rsidRPr="00A14F4C" w:rsidDel="00287957">
                <w:rPr>
                  <w:rFonts w:ascii="Corbel" w:hAnsi="Corbel"/>
                  <w:color w:val="575757"/>
                  <w:lang w:eastAsia="ja-JP" w:bidi="cs-CZ"/>
                </w:rPr>
                <w:delText xml:space="preserve"> zajištění jakéhokoli druhu </w:delText>
              </w:r>
              <w:r w:rsidDel="00287957">
                <w:rPr>
                  <w:rFonts w:ascii="Corbel" w:hAnsi="Corbel"/>
                  <w:color w:val="575757"/>
                  <w:lang w:eastAsia="ja-JP" w:bidi="cs-CZ"/>
                </w:rPr>
                <w:delText>a/</w:delText>
              </w:r>
              <w:r w:rsidRPr="00A14F4C" w:rsidDel="00287957">
                <w:rPr>
                  <w:rFonts w:ascii="Corbel" w:hAnsi="Corbel"/>
                  <w:color w:val="575757"/>
                  <w:lang w:eastAsia="ja-JP" w:bidi="cs-CZ"/>
                </w:rPr>
                <w:delText xml:space="preserve">nebo jakýkoli jiný druh převodu vlastnického práva nebo dohody o zádržném či jiné dohody </w:delText>
              </w:r>
              <w:r w:rsidDel="00287957">
                <w:rPr>
                  <w:rFonts w:ascii="Corbel" w:hAnsi="Corbel"/>
                  <w:color w:val="575757"/>
                  <w:lang w:eastAsia="ja-JP" w:bidi="cs-CZ"/>
                </w:rPr>
                <w:delText>a/nebo</w:delText>
              </w:r>
              <w:r w:rsidRPr="00A14F4C" w:rsidDel="00287957">
                <w:rPr>
                  <w:rFonts w:ascii="Corbel" w:hAnsi="Corbel"/>
                  <w:color w:val="575757"/>
                  <w:lang w:eastAsia="ja-JP" w:bidi="cs-CZ"/>
                </w:rPr>
                <w:delText xml:space="preserve"> závazku ke zřízení výše uvedeného</w:delText>
              </w:r>
              <w:r w:rsidDel="00287957">
                <w:rPr>
                  <w:rFonts w:ascii="Corbel" w:hAnsi="Corbel"/>
                  <w:color w:val="575757"/>
                  <w:lang w:eastAsia="ja-JP" w:bidi="cs-CZ"/>
                </w:rPr>
                <w:delText>, a to ve prospěch jakékoli osoby jiné než osoby Kupujícího.</w:delText>
              </w:r>
            </w:del>
          </w:p>
        </w:tc>
      </w:tr>
      <w:tr w:rsidR="00080DEB" w:rsidRPr="00F56967" w14:paraId="32EECFEF" w14:textId="77777777" w:rsidTr="00080DEB">
        <w:tblPrEx>
          <w:tblW w:w="9498" w:type="dxa"/>
          <w:tblInd w:w="567" w:type="dxa"/>
          <w:tblLayout w:type="fixed"/>
          <w:tblPrExChange w:id="146" w:author="Damian Struk" w:date="2024-11-09T13:09:00Z" w16du:dateUtc="2024-11-09T12:09:00Z">
            <w:tblPrEx>
              <w:tblW w:w="9498" w:type="dxa"/>
              <w:tblInd w:w="567" w:type="dxa"/>
              <w:tblLayout w:type="fixed"/>
            </w:tblPrEx>
          </w:tblPrExChange>
        </w:tblPrEx>
        <w:tc>
          <w:tcPr>
            <w:tcW w:w="709" w:type="dxa"/>
            <w:tcPrChange w:id="147" w:author="Damian Struk" w:date="2024-11-09T13:09:00Z" w16du:dateUtc="2024-11-09T12:09:00Z">
              <w:tcPr>
                <w:tcW w:w="709" w:type="dxa"/>
              </w:tcPr>
            </w:tcPrChange>
          </w:tcPr>
          <w:p w14:paraId="5347CDEA"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bookmarkStart w:id="148" w:name="_Ref102339207"/>
          </w:p>
        </w:tc>
        <w:bookmarkEnd w:id="148"/>
        <w:tc>
          <w:tcPr>
            <w:tcW w:w="2226" w:type="dxa"/>
            <w:tcPrChange w:id="149" w:author="Damian Struk" w:date="2024-11-09T13:09:00Z" w16du:dateUtc="2024-11-09T12:09:00Z">
              <w:tcPr>
                <w:tcW w:w="2226" w:type="dxa"/>
              </w:tcPr>
            </w:tcPrChange>
          </w:tcPr>
          <w:p w14:paraId="04B37276" w14:textId="0B96C5C3" w:rsidR="00080DEB"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150" w:author="Damian Struk" w:date="2024-11-09T13:09:00Z" w16du:dateUtc="2024-11-09T12:09:00Z">
              <w:r>
                <w:rPr>
                  <w:rFonts w:ascii="Corbel" w:hAnsi="Corbel"/>
                  <w:b/>
                  <w:color w:val="575757"/>
                  <w:lang w:eastAsia="ja-JP"/>
                </w:rPr>
                <w:t>Registr smluv</w:t>
              </w:r>
            </w:ins>
            <w:del w:id="151" w:author="Damian Struk" w:date="2024-11-09T13:09:00Z" w16du:dateUtc="2024-11-09T12:09:00Z">
              <w:r w:rsidDel="00287957">
                <w:rPr>
                  <w:rFonts w:ascii="Corbel" w:hAnsi="Corbel"/>
                  <w:b/>
                  <w:color w:val="575757"/>
                  <w:lang w:eastAsia="ja-JP"/>
                </w:rPr>
                <w:delText>Prohlášení</w:delText>
              </w:r>
            </w:del>
          </w:p>
        </w:tc>
        <w:tc>
          <w:tcPr>
            <w:tcW w:w="6563" w:type="dxa"/>
            <w:tcPrChange w:id="152" w:author="Damian Struk" w:date="2024-11-09T13:09:00Z" w16du:dateUtc="2024-11-09T12:09:00Z">
              <w:tcPr>
                <w:tcW w:w="6563" w:type="dxa"/>
              </w:tcPr>
            </w:tcPrChange>
          </w:tcPr>
          <w:p w14:paraId="733AD448" w14:textId="54AE11A5" w:rsidR="00080DEB" w:rsidRDefault="00080DEB" w:rsidP="00F21CC9">
            <w:pPr>
              <w:pStyle w:val="ListParagraph"/>
              <w:widowControl w:val="0"/>
              <w:spacing w:before="120" w:after="120" w:line="300" w:lineRule="exact"/>
              <w:ind w:left="0"/>
              <w:contextualSpacing w:val="0"/>
              <w:rPr>
                <w:rFonts w:ascii="Corbel" w:hAnsi="Corbel"/>
                <w:color w:val="575757"/>
                <w:lang w:eastAsia="ja-JP"/>
              </w:rPr>
            </w:pPr>
            <w:ins w:id="153" w:author="Damian Struk" w:date="2024-11-09T13:09:00Z" w16du:dateUtc="2024-11-09T12:09:00Z">
              <w:r>
                <w:rPr>
                  <w:rFonts w:ascii="Corbel" w:hAnsi="Corbel"/>
                  <w:color w:val="575757"/>
                  <w:lang w:eastAsia="ja-JP"/>
                </w:rPr>
                <w:t>znamená registr smluv ve smyslu Zákona o registru smluv.</w:t>
              </w:r>
            </w:ins>
            <w:del w:id="154" w:author="Damian Struk" w:date="2024-11-09T13:09:00Z" w16du:dateUtc="2024-11-09T12:09:00Z">
              <w:r w:rsidDel="00287957">
                <w:rPr>
                  <w:rFonts w:ascii="Corbel" w:hAnsi="Corbel"/>
                  <w:color w:val="575757"/>
                  <w:lang w:eastAsia="ja-JP"/>
                </w:rPr>
                <w:delText>znamená písemné potvrzení všech Smluvních stran, že veškeré Odkládací podmínky byly řádně splněny, jehož vzor tvoří přílohu č. </w:delText>
              </w:r>
              <w:r w:rsidDel="00287957">
                <w:rPr>
                  <w:rFonts w:ascii="Corbel" w:hAnsi="Corbel"/>
                  <w:color w:val="575757"/>
                  <w:lang w:eastAsia="ja-JP"/>
                </w:rPr>
                <w:fldChar w:fldCharType="begin"/>
              </w:r>
              <w:r w:rsidDel="00287957">
                <w:rPr>
                  <w:rFonts w:ascii="Corbel" w:hAnsi="Corbel"/>
                  <w:color w:val="575757"/>
                  <w:lang w:eastAsia="ja-JP"/>
                </w:rPr>
                <w:delInstrText xml:space="preserve"> REF _Ref102339207 \r \h </w:delInstrText>
              </w:r>
              <w:r w:rsidDel="00287957">
                <w:rPr>
                  <w:rFonts w:ascii="Corbel" w:hAnsi="Corbel"/>
                  <w:color w:val="575757"/>
                  <w:lang w:eastAsia="ja-JP"/>
                </w:rPr>
              </w:r>
              <w:r w:rsidDel="00287957">
                <w:rPr>
                  <w:rFonts w:ascii="Corbel" w:hAnsi="Corbel"/>
                  <w:color w:val="575757"/>
                  <w:lang w:eastAsia="ja-JP"/>
                </w:rPr>
                <w:fldChar w:fldCharType="separate"/>
              </w:r>
              <w:r w:rsidDel="00287957">
                <w:rPr>
                  <w:rFonts w:ascii="Corbel" w:hAnsi="Corbel"/>
                  <w:color w:val="575757"/>
                  <w:lang w:eastAsia="ja-JP"/>
                </w:rPr>
                <w:delText>1.1.30</w:delText>
              </w:r>
              <w:r w:rsidDel="00287957">
                <w:rPr>
                  <w:rFonts w:ascii="Corbel" w:hAnsi="Corbel"/>
                  <w:color w:val="575757"/>
                  <w:lang w:eastAsia="ja-JP"/>
                </w:rPr>
                <w:fldChar w:fldCharType="end"/>
              </w:r>
              <w:r w:rsidDel="00287957">
                <w:rPr>
                  <w:rFonts w:ascii="Corbel" w:hAnsi="Corbel"/>
                  <w:color w:val="575757"/>
                  <w:lang w:eastAsia="ja-JP"/>
                </w:rPr>
                <w:delText xml:space="preserve">. </w:delText>
              </w:r>
            </w:del>
          </w:p>
        </w:tc>
      </w:tr>
      <w:tr w:rsidR="00080DEB" w:rsidRPr="00F56967" w14:paraId="374ED70D" w14:textId="77777777" w:rsidTr="00080DEB">
        <w:tblPrEx>
          <w:tblW w:w="9498" w:type="dxa"/>
          <w:tblInd w:w="567" w:type="dxa"/>
          <w:tblLayout w:type="fixed"/>
          <w:tblPrExChange w:id="155" w:author="Damian Struk" w:date="2024-11-09T13:09:00Z" w16du:dateUtc="2024-11-09T12:09:00Z">
            <w:tblPrEx>
              <w:tblW w:w="9498" w:type="dxa"/>
              <w:tblInd w:w="567" w:type="dxa"/>
              <w:tblLayout w:type="fixed"/>
            </w:tblPrEx>
          </w:tblPrExChange>
        </w:tblPrEx>
        <w:tc>
          <w:tcPr>
            <w:tcW w:w="709" w:type="dxa"/>
            <w:tcPrChange w:id="156" w:author="Damian Struk" w:date="2024-11-09T13:09:00Z" w16du:dateUtc="2024-11-09T12:09:00Z">
              <w:tcPr>
                <w:tcW w:w="709" w:type="dxa"/>
              </w:tcPr>
            </w:tcPrChange>
          </w:tcPr>
          <w:p w14:paraId="55AA2D9B"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157" w:author="Damian Struk" w:date="2024-11-09T13:09:00Z" w16du:dateUtc="2024-11-09T12:09:00Z">
              <w:tcPr>
                <w:tcW w:w="2226" w:type="dxa"/>
              </w:tcPr>
            </w:tcPrChange>
          </w:tcPr>
          <w:p w14:paraId="7CA46401" w14:textId="38E45573"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158" w:author="Damian Struk" w:date="2024-11-09T13:09:00Z" w16du:dateUtc="2024-11-09T12:09:00Z">
              <w:r w:rsidRPr="00F56967">
                <w:rPr>
                  <w:rFonts w:ascii="Corbel" w:hAnsi="Corbel"/>
                  <w:b/>
                  <w:color w:val="575757"/>
                  <w:lang w:eastAsia="ja-JP"/>
                </w:rPr>
                <w:t>Sdělení</w:t>
              </w:r>
            </w:ins>
            <w:del w:id="159" w:author="Damian Struk" w:date="2024-11-09T13:09:00Z" w16du:dateUtc="2024-11-09T12:09:00Z">
              <w:r w:rsidDel="00287957">
                <w:rPr>
                  <w:rFonts w:ascii="Corbel" w:hAnsi="Corbel"/>
                  <w:b/>
                  <w:color w:val="575757"/>
                  <w:lang w:eastAsia="ja-JP"/>
                </w:rPr>
                <w:delText>Registr smluv</w:delText>
              </w:r>
            </w:del>
          </w:p>
        </w:tc>
        <w:tc>
          <w:tcPr>
            <w:tcW w:w="6563" w:type="dxa"/>
            <w:tcPrChange w:id="160" w:author="Damian Struk" w:date="2024-11-09T13:09:00Z" w16du:dateUtc="2024-11-09T12:09:00Z">
              <w:tcPr>
                <w:tcW w:w="6563" w:type="dxa"/>
              </w:tcPr>
            </w:tcPrChange>
          </w:tcPr>
          <w:p w14:paraId="499D6C41" w14:textId="16854E12" w:rsidR="00080DEB" w:rsidRPr="00F56967" w:rsidRDefault="00080DEB" w:rsidP="00F21CC9">
            <w:pPr>
              <w:pStyle w:val="ListParagraph"/>
              <w:widowControl w:val="0"/>
              <w:spacing w:before="120" w:after="120" w:line="300" w:lineRule="exact"/>
              <w:ind w:left="0"/>
              <w:contextualSpacing w:val="0"/>
              <w:rPr>
                <w:rFonts w:ascii="Corbel" w:hAnsi="Corbel"/>
                <w:color w:val="575757"/>
                <w:lang w:eastAsia="ja-JP"/>
              </w:rPr>
            </w:pPr>
            <w:ins w:id="161" w:author="Damian Struk" w:date="2024-11-09T13:09:00Z" w16du:dateUtc="2024-11-09T12:09:00Z">
              <w:r w:rsidRPr="00F56967">
                <w:rPr>
                  <w:rFonts w:ascii="Corbel" w:hAnsi="Corbel"/>
                  <w:color w:val="575757"/>
                  <w:lang w:eastAsia="ja-JP"/>
                </w:rPr>
                <w:t xml:space="preserve">má význam uvedený v článku </w:t>
              </w:r>
              <w:r w:rsidRPr="00F56967">
                <w:rPr>
                  <w:rFonts w:ascii="Corbel" w:hAnsi="Corbel"/>
                  <w:color w:val="575757"/>
                  <w:lang w:eastAsia="ja-JP"/>
                </w:rPr>
                <w:fldChar w:fldCharType="begin"/>
              </w:r>
              <w:r w:rsidRPr="00F56967">
                <w:rPr>
                  <w:rFonts w:ascii="Corbel" w:hAnsi="Corbel"/>
                  <w:color w:val="575757"/>
                  <w:lang w:eastAsia="ja-JP"/>
                </w:rPr>
                <w:instrText xml:space="preserve"> REF _Ref486342860 \r \h  \* MERGEFORMAT </w:instrText>
              </w:r>
            </w:ins>
            <w:r w:rsidRPr="00F56967">
              <w:rPr>
                <w:rFonts w:ascii="Corbel" w:hAnsi="Corbel"/>
                <w:color w:val="575757"/>
                <w:lang w:eastAsia="ja-JP"/>
              </w:rPr>
            </w:r>
            <w:ins w:id="162" w:author="Damian Struk" w:date="2024-11-09T13:09:00Z" w16du:dateUtc="2024-11-09T12:09:00Z">
              <w:r w:rsidRPr="00F56967">
                <w:rPr>
                  <w:rFonts w:ascii="Corbel" w:hAnsi="Corbel"/>
                  <w:color w:val="575757"/>
                  <w:lang w:eastAsia="ja-JP"/>
                </w:rPr>
                <w:fldChar w:fldCharType="separate"/>
              </w:r>
              <w:r>
                <w:rPr>
                  <w:rFonts w:ascii="Corbel" w:hAnsi="Corbel"/>
                  <w:color w:val="575757"/>
                  <w:lang w:eastAsia="ja-JP"/>
                </w:rPr>
                <w:t>10.7</w:t>
              </w:r>
              <w:r w:rsidRPr="00F56967">
                <w:rPr>
                  <w:rFonts w:ascii="Corbel" w:hAnsi="Corbel"/>
                  <w:color w:val="575757"/>
                  <w:lang w:eastAsia="ja-JP"/>
                </w:rPr>
                <w:fldChar w:fldCharType="end"/>
              </w:r>
              <w:r w:rsidRPr="00F56967">
                <w:rPr>
                  <w:rFonts w:ascii="Corbel" w:hAnsi="Corbel"/>
                  <w:color w:val="575757"/>
                  <w:lang w:eastAsia="ja-JP"/>
                </w:rPr>
                <w:t>.</w:t>
              </w:r>
            </w:ins>
            <w:del w:id="163" w:author="Damian Struk" w:date="2024-11-09T13:09:00Z" w16du:dateUtc="2024-11-09T12:09:00Z">
              <w:r w:rsidDel="00287957">
                <w:rPr>
                  <w:rFonts w:ascii="Corbel" w:hAnsi="Corbel"/>
                  <w:color w:val="575757"/>
                  <w:lang w:eastAsia="ja-JP"/>
                </w:rPr>
                <w:delText>znamená registr smluv ve smyslu Zákona o registru smluv.</w:delText>
              </w:r>
            </w:del>
          </w:p>
        </w:tc>
      </w:tr>
      <w:tr w:rsidR="00080DEB" w:rsidRPr="00F56967" w14:paraId="3DF81F6B" w14:textId="77777777" w:rsidTr="00080DEB">
        <w:tblPrEx>
          <w:tblW w:w="9498" w:type="dxa"/>
          <w:tblInd w:w="567" w:type="dxa"/>
          <w:tblLayout w:type="fixed"/>
          <w:tblPrExChange w:id="164" w:author="Damian Struk" w:date="2024-11-09T13:09:00Z" w16du:dateUtc="2024-11-09T12:09:00Z">
            <w:tblPrEx>
              <w:tblW w:w="9498" w:type="dxa"/>
              <w:tblInd w:w="567" w:type="dxa"/>
              <w:tblLayout w:type="fixed"/>
            </w:tblPrEx>
          </w:tblPrExChange>
        </w:tblPrEx>
        <w:tc>
          <w:tcPr>
            <w:tcW w:w="709" w:type="dxa"/>
            <w:tcPrChange w:id="165" w:author="Damian Struk" w:date="2024-11-09T13:09:00Z" w16du:dateUtc="2024-11-09T12:09:00Z">
              <w:tcPr>
                <w:tcW w:w="709" w:type="dxa"/>
              </w:tcPr>
            </w:tcPrChange>
          </w:tcPr>
          <w:p w14:paraId="4AA73593"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166" w:author="Damian Struk" w:date="2024-11-09T13:09:00Z" w16du:dateUtc="2024-11-09T12:09:00Z">
              <w:tcPr>
                <w:tcW w:w="2226" w:type="dxa"/>
              </w:tcPr>
            </w:tcPrChange>
          </w:tcPr>
          <w:p w14:paraId="0BBF2A90" w14:textId="0711D436"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167" w:author="Damian Struk" w:date="2024-11-09T13:09:00Z" w16du:dateUtc="2024-11-09T12:09:00Z">
              <w:r w:rsidRPr="00F56967">
                <w:rPr>
                  <w:rFonts w:ascii="Corbel" w:hAnsi="Corbel"/>
                  <w:b/>
                  <w:color w:val="575757"/>
                  <w:lang w:eastAsia="ja-JP"/>
                </w:rPr>
                <w:t>Seznam bankovních účtů</w:t>
              </w:r>
            </w:ins>
            <w:del w:id="168" w:author="Damian Struk" w:date="2024-11-09T13:09:00Z" w16du:dateUtc="2024-11-09T12:09:00Z">
              <w:r w:rsidRPr="00F56967" w:rsidDel="00287957">
                <w:rPr>
                  <w:rFonts w:ascii="Corbel" w:hAnsi="Corbel"/>
                  <w:b/>
                  <w:color w:val="575757"/>
                  <w:lang w:eastAsia="ja-JP"/>
                </w:rPr>
                <w:delText>Sdělení</w:delText>
              </w:r>
            </w:del>
          </w:p>
        </w:tc>
        <w:tc>
          <w:tcPr>
            <w:tcW w:w="6563" w:type="dxa"/>
            <w:tcPrChange w:id="169" w:author="Damian Struk" w:date="2024-11-09T13:09:00Z" w16du:dateUtc="2024-11-09T12:09:00Z">
              <w:tcPr>
                <w:tcW w:w="6563" w:type="dxa"/>
              </w:tcPr>
            </w:tcPrChange>
          </w:tcPr>
          <w:p w14:paraId="3FD087D7" w14:textId="6ACC6456" w:rsidR="00080DEB" w:rsidRPr="00F56967" w:rsidRDefault="00080DEB" w:rsidP="00F21CC9">
            <w:pPr>
              <w:pStyle w:val="ListParagraph"/>
              <w:widowControl w:val="0"/>
              <w:spacing w:before="120" w:after="120" w:line="300" w:lineRule="exact"/>
              <w:ind w:left="0"/>
              <w:contextualSpacing w:val="0"/>
              <w:rPr>
                <w:rFonts w:ascii="Corbel" w:hAnsi="Corbel"/>
                <w:color w:val="575757"/>
                <w:lang w:eastAsia="ja-JP"/>
              </w:rPr>
            </w:pPr>
            <w:bookmarkStart w:id="170" w:name="_Ref417035563"/>
            <w:bookmarkStart w:id="171" w:name="_Ref417035565"/>
            <w:ins w:id="172" w:author="Damian Struk" w:date="2024-11-09T13:09:00Z" w16du:dateUtc="2024-11-09T12:09:00Z">
              <w:r w:rsidRPr="00F56967">
                <w:rPr>
                  <w:rFonts w:ascii="Corbel" w:hAnsi="Corbel"/>
                  <w:color w:val="575757"/>
                  <w:lang w:eastAsia="ja-JP"/>
                </w:rPr>
                <w:t xml:space="preserve">znamená seznam bankovních účtů </w:t>
              </w:r>
              <w:r>
                <w:rPr>
                  <w:rFonts w:ascii="Corbel" w:hAnsi="Corbel"/>
                  <w:color w:val="575757"/>
                  <w:lang w:eastAsia="ja-JP"/>
                </w:rPr>
                <w:t>Společností,</w:t>
              </w:r>
              <w:r w:rsidRPr="00F56967">
                <w:rPr>
                  <w:rFonts w:ascii="Corbel" w:hAnsi="Corbel"/>
                  <w:color w:val="575757"/>
                  <w:lang w:eastAsia="ja-JP"/>
                </w:rPr>
                <w:t xml:space="preserve"> které ke Dni podpisu poskytovatelé bankovních služeb vedou pro </w:t>
              </w:r>
              <w:r>
                <w:rPr>
                  <w:rFonts w:ascii="Corbel" w:hAnsi="Corbel"/>
                  <w:color w:val="575757"/>
                  <w:lang w:eastAsia="ja-JP"/>
                </w:rPr>
                <w:t xml:space="preserve">Společnosti </w:t>
              </w:r>
              <w:r w:rsidRPr="00F56967">
                <w:rPr>
                  <w:rFonts w:ascii="Corbel" w:hAnsi="Corbel"/>
                  <w:color w:val="575757"/>
                  <w:lang w:eastAsia="ja-JP"/>
                </w:rPr>
                <w:t xml:space="preserve">na základě smluv uzavřených se </w:t>
              </w:r>
              <w:r>
                <w:rPr>
                  <w:rFonts w:ascii="Corbel" w:hAnsi="Corbel"/>
                  <w:color w:val="575757"/>
                  <w:lang w:eastAsia="ja-JP"/>
                </w:rPr>
                <w:t>Společnostmi</w:t>
              </w:r>
              <w:r w:rsidRPr="00F56967">
                <w:rPr>
                  <w:rFonts w:ascii="Corbel" w:hAnsi="Corbel"/>
                  <w:color w:val="575757"/>
                  <w:lang w:eastAsia="ja-JP"/>
                </w:rPr>
                <w:t xml:space="preserve">; Seznam bankovních účtů tvoří </w:t>
              </w:r>
              <w:bookmarkEnd w:id="170"/>
              <w:bookmarkEnd w:id="171"/>
              <w:r w:rsidRPr="00F56967">
                <w:rPr>
                  <w:rFonts w:ascii="Corbel" w:hAnsi="Corbel"/>
                  <w:color w:val="575757"/>
                  <w:lang w:eastAsia="ja-JP"/>
                </w:rPr>
                <w:t xml:space="preserve">přílohu č. </w:t>
              </w:r>
              <w:r w:rsidRPr="00F56967">
                <w:rPr>
                  <w:rFonts w:ascii="Corbel" w:hAnsi="Corbel"/>
                  <w:color w:val="575757"/>
                </w:rPr>
                <w:fldChar w:fldCharType="begin"/>
              </w:r>
              <w:r w:rsidRPr="00F56967">
                <w:rPr>
                  <w:rFonts w:ascii="Corbel" w:hAnsi="Corbel"/>
                  <w:color w:val="575757"/>
                  <w:lang w:eastAsia="ja-JP"/>
                </w:rPr>
                <w:instrText xml:space="preserve"> REF _Ref445378516 \r \h </w:instrText>
              </w:r>
              <w:r w:rsidRPr="00F56967">
                <w:rPr>
                  <w:rFonts w:ascii="Corbel" w:hAnsi="Corbel"/>
                  <w:color w:val="575757"/>
                </w:rPr>
                <w:instrText xml:space="preserve"> \* MERGEFORMAT </w:instrText>
              </w:r>
            </w:ins>
            <w:r w:rsidRPr="00F56967">
              <w:rPr>
                <w:rFonts w:ascii="Corbel" w:hAnsi="Corbel"/>
                <w:color w:val="575757"/>
              </w:rPr>
            </w:r>
            <w:ins w:id="173" w:author="Damian Struk" w:date="2024-11-09T13:09:00Z" w16du:dateUtc="2024-11-09T12:09:00Z">
              <w:r w:rsidRPr="00F56967">
                <w:rPr>
                  <w:rFonts w:ascii="Corbel" w:hAnsi="Corbel"/>
                  <w:color w:val="575757"/>
                </w:rPr>
                <w:fldChar w:fldCharType="separate"/>
              </w:r>
              <w:r>
                <w:rPr>
                  <w:rFonts w:ascii="Corbel" w:hAnsi="Corbel"/>
                  <w:color w:val="575757"/>
                  <w:lang w:eastAsia="ja-JP"/>
                </w:rPr>
                <w:t>1.1.33</w:t>
              </w:r>
              <w:r w:rsidRPr="00F56967">
                <w:rPr>
                  <w:rFonts w:ascii="Corbel" w:hAnsi="Corbel"/>
                  <w:color w:val="575757"/>
                </w:rPr>
                <w:fldChar w:fldCharType="end"/>
              </w:r>
              <w:r w:rsidRPr="00F56967">
                <w:rPr>
                  <w:rFonts w:ascii="Corbel" w:hAnsi="Corbel"/>
                  <w:color w:val="575757"/>
                  <w:lang w:eastAsia="ja-JP"/>
                </w:rPr>
                <w:t>.</w:t>
              </w:r>
            </w:ins>
            <w:del w:id="174" w:author="Damian Struk" w:date="2024-11-09T13:09:00Z" w16du:dateUtc="2024-11-09T12:09:00Z">
              <w:r w:rsidRPr="00F56967" w:rsidDel="00287957">
                <w:rPr>
                  <w:rFonts w:ascii="Corbel" w:hAnsi="Corbel"/>
                  <w:color w:val="575757"/>
                  <w:lang w:eastAsia="ja-JP"/>
                </w:rPr>
                <w:delText xml:space="preserve">má význam uvedený v článku </w:delText>
              </w:r>
              <w:r w:rsidRPr="00F56967" w:rsidDel="00287957">
                <w:rPr>
                  <w:rFonts w:ascii="Corbel" w:hAnsi="Corbel"/>
                  <w:color w:val="575757"/>
                  <w:lang w:eastAsia="ja-JP"/>
                </w:rPr>
                <w:fldChar w:fldCharType="begin"/>
              </w:r>
              <w:r w:rsidRPr="00F56967" w:rsidDel="00287957">
                <w:rPr>
                  <w:rFonts w:ascii="Corbel" w:hAnsi="Corbel"/>
                  <w:color w:val="575757"/>
                  <w:lang w:eastAsia="ja-JP"/>
                </w:rPr>
                <w:delInstrText xml:space="preserve"> REF _Ref486342860 \r \h  \* MERGEFORMAT </w:delInstrText>
              </w:r>
              <w:r w:rsidRPr="00F56967" w:rsidDel="00287957">
                <w:rPr>
                  <w:rFonts w:ascii="Corbel" w:hAnsi="Corbel"/>
                  <w:color w:val="575757"/>
                  <w:lang w:eastAsia="ja-JP"/>
                </w:rPr>
              </w:r>
              <w:r w:rsidRPr="00F56967" w:rsidDel="00287957">
                <w:rPr>
                  <w:rFonts w:ascii="Corbel" w:hAnsi="Corbel"/>
                  <w:color w:val="575757"/>
                  <w:lang w:eastAsia="ja-JP"/>
                </w:rPr>
                <w:fldChar w:fldCharType="separate"/>
              </w:r>
              <w:r w:rsidDel="00287957">
                <w:rPr>
                  <w:rFonts w:ascii="Corbel" w:hAnsi="Corbel"/>
                  <w:color w:val="575757"/>
                  <w:lang w:eastAsia="ja-JP"/>
                </w:rPr>
                <w:delText>10.7</w:delText>
              </w:r>
              <w:r w:rsidRPr="00F56967" w:rsidDel="00287957">
                <w:rPr>
                  <w:rFonts w:ascii="Corbel" w:hAnsi="Corbel"/>
                  <w:color w:val="575757"/>
                  <w:lang w:eastAsia="ja-JP"/>
                </w:rPr>
                <w:fldChar w:fldCharType="end"/>
              </w:r>
              <w:r w:rsidRPr="00F56967" w:rsidDel="00287957">
                <w:rPr>
                  <w:rFonts w:ascii="Corbel" w:hAnsi="Corbel"/>
                  <w:color w:val="575757"/>
                  <w:lang w:eastAsia="ja-JP"/>
                </w:rPr>
                <w:delText>.</w:delText>
              </w:r>
            </w:del>
          </w:p>
        </w:tc>
      </w:tr>
      <w:tr w:rsidR="00080DEB" w:rsidRPr="00F56967" w14:paraId="2D8AD130" w14:textId="77777777" w:rsidTr="00080DEB">
        <w:tblPrEx>
          <w:tblW w:w="9498" w:type="dxa"/>
          <w:tblInd w:w="567" w:type="dxa"/>
          <w:tblLayout w:type="fixed"/>
          <w:tblPrExChange w:id="175" w:author="Damian Struk" w:date="2024-11-09T13:09:00Z" w16du:dateUtc="2024-11-09T12:09:00Z">
            <w:tblPrEx>
              <w:tblW w:w="9498" w:type="dxa"/>
              <w:tblInd w:w="567" w:type="dxa"/>
              <w:tblLayout w:type="fixed"/>
            </w:tblPrEx>
          </w:tblPrExChange>
        </w:tblPrEx>
        <w:tc>
          <w:tcPr>
            <w:tcW w:w="709" w:type="dxa"/>
            <w:tcPrChange w:id="176" w:author="Damian Struk" w:date="2024-11-09T13:09:00Z" w16du:dateUtc="2024-11-09T12:09:00Z">
              <w:tcPr>
                <w:tcW w:w="709" w:type="dxa"/>
              </w:tcPr>
            </w:tcPrChange>
          </w:tcPr>
          <w:p w14:paraId="72DA1D51"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bookmarkStart w:id="177" w:name="_Ref445378516"/>
          </w:p>
        </w:tc>
        <w:bookmarkEnd w:id="177"/>
        <w:tc>
          <w:tcPr>
            <w:tcW w:w="2226" w:type="dxa"/>
            <w:tcPrChange w:id="178" w:author="Damian Struk" w:date="2024-11-09T13:09:00Z" w16du:dateUtc="2024-11-09T12:09:00Z">
              <w:tcPr>
                <w:tcW w:w="2226" w:type="dxa"/>
              </w:tcPr>
            </w:tcPrChange>
          </w:tcPr>
          <w:p w14:paraId="34A39746" w14:textId="250D7E9D" w:rsidR="00080DEB" w:rsidRPr="00F56967" w:rsidRDefault="00080DEB" w:rsidP="00F21CC9">
            <w:pPr>
              <w:pStyle w:val="ListParagraph"/>
              <w:widowControl w:val="0"/>
              <w:spacing w:before="120" w:after="120" w:line="300" w:lineRule="exact"/>
              <w:ind w:left="-115" w:right="-108"/>
              <w:contextualSpacing w:val="0"/>
              <w:rPr>
                <w:rFonts w:ascii="Corbel" w:hAnsi="Corbel"/>
                <w:b/>
                <w:color w:val="575757"/>
                <w:lang w:eastAsia="ja-JP"/>
              </w:rPr>
            </w:pPr>
            <w:ins w:id="179" w:author="Damian Struk" w:date="2024-11-09T13:09:00Z" w16du:dateUtc="2024-11-09T12:09:00Z">
              <w:r w:rsidRPr="00F56967">
                <w:rPr>
                  <w:rFonts w:ascii="Corbel" w:hAnsi="Corbel"/>
                  <w:b/>
                  <w:color w:val="575757"/>
                  <w:lang w:eastAsia="ja-JP"/>
                </w:rPr>
                <w:t>Seznam majetku</w:t>
              </w:r>
            </w:ins>
            <w:del w:id="180" w:author="Damian Struk" w:date="2024-11-09T13:09:00Z" w16du:dateUtc="2024-11-09T12:09:00Z">
              <w:r w:rsidRPr="00F56967" w:rsidDel="00287957">
                <w:rPr>
                  <w:rFonts w:ascii="Corbel" w:hAnsi="Corbel"/>
                  <w:b/>
                  <w:color w:val="575757"/>
                  <w:lang w:eastAsia="ja-JP"/>
                </w:rPr>
                <w:delText>Seznam bankovních účtů</w:delText>
              </w:r>
            </w:del>
          </w:p>
        </w:tc>
        <w:tc>
          <w:tcPr>
            <w:tcW w:w="6563" w:type="dxa"/>
            <w:tcPrChange w:id="181" w:author="Damian Struk" w:date="2024-11-09T13:09:00Z" w16du:dateUtc="2024-11-09T12:09:00Z">
              <w:tcPr>
                <w:tcW w:w="6563" w:type="dxa"/>
              </w:tcPr>
            </w:tcPrChange>
          </w:tcPr>
          <w:p w14:paraId="02EF332C" w14:textId="3F4058CD" w:rsidR="00080DEB" w:rsidRPr="00F56967" w:rsidRDefault="00080DEB" w:rsidP="00BB53B3">
            <w:pPr>
              <w:pStyle w:val="ListParagraph"/>
              <w:widowControl w:val="0"/>
              <w:spacing w:before="120" w:after="120" w:line="300" w:lineRule="exact"/>
              <w:ind w:left="0" w:right="-108"/>
              <w:contextualSpacing w:val="0"/>
              <w:rPr>
                <w:rFonts w:ascii="Corbel" w:hAnsi="Corbel"/>
                <w:color w:val="575757"/>
                <w:lang w:eastAsia="ja-JP"/>
              </w:rPr>
            </w:pPr>
            <w:ins w:id="182" w:author="Damian Struk" w:date="2024-11-09T13:09:00Z" w16du:dateUtc="2024-11-09T12:09:00Z">
              <w:r w:rsidRPr="00F56967">
                <w:rPr>
                  <w:rFonts w:ascii="Corbel" w:hAnsi="Corbel"/>
                  <w:color w:val="575757"/>
                  <w:lang w:eastAsia="ja-JP"/>
                </w:rPr>
                <w:t>znamená seznam majetku</w:t>
              </w:r>
              <w:r>
                <w:rPr>
                  <w:rFonts w:ascii="Corbel" w:hAnsi="Corbel"/>
                  <w:color w:val="575757"/>
                  <w:lang w:eastAsia="ja-JP"/>
                </w:rPr>
                <w:t xml:space="preserve"> Společnosti AGROBIOPLYN, který je uvedený v z</w:t>
              </w:r>
              <w:r>
                <w:rPr>
                  <w:rFonts w:ascii="Corbel" w:hAnsi="Corbel" w:cs="Corbel"/>
                  <w:color w:val="575757"/>
                </w:rPr>
                <w:t xml:space="preserve">naleckém posudku č. </w:t>
              </w:r>
              <w:proofErr w:type="gramStart"/>
              <w:r>
                <w:rPr>
                  <w:rFonts w:ascii="Corbel" w:hAnsi="Corbel" w:cs="Corbel"/>
                  <w:color w:val="575757"/>
                </w:rPr>
                <w:t>272 – 10</w:t>
              </w:r>
              <w:proofErr w:type="gramEnd"/>
              <w:r>
                <w:rPr>
                  <w:rFonts w:ascii="Corbel" w:hAnsi="Corbel" w:cs="Corbel"/>
                  <w:color w:val="575757"/>
                </w:rPr>
                <w:t>/2021 ze dne 15. června 2021, vyhotovený Ing. Pavlem Trčkou,</w:t>
              </w:r>
              <w:del w:id="183" w:author="Jan Kubica" w:date="2024-11-09T20:28:00Z" w16du:dateUtc="2024-11-09T19:28:00Z">
                <w:r w:rsidDel="00BB5BC0">
                  <w:rPr>
                    <w:rFonts w:ascii="Corbel" w:hAnsi="Corbel" w:cs="Corbel"/>
                    <w:color w:val="575757"/>
                  </w:rPr>
                  <w:delText xml:space="preserve"> IČO: 13649264</w:delText>
                </w:r>
              </w:del>
              <w:r w:rsidRPr="00F56967">
                <w:rPr>
                  <w:rFonts w:ascii="Corbel" w:hAnsi="Corbel"/>
                  <w:color w:val="575757"/>
                  <w:lang w:eastAsia="ja-JP"/>
                </w:rPr>
                <w:t>.</w:t>
              </w:r>
            </w:ins>
            <w:del w:id="184" w:author="Damian Struk" w:date="2024-11-09T13:09:00Z" w16du:dateUtc="2024-11-09T12:09:00Z">
              <w:r w:rsidRPr="00F56967" w:rsidDel="00287957">
                <w:rPr>
                  <w:rFonts w:ascii="Corbel" w:hAnsi="Corbel"/>
                  <w:color w:val="575757"/>
                  <w:lang w:eastAsia="ja-JP"/>
                </w:rPr>
                <w:delText xml:space="preserve">znamená seznam bankovních účtů </w:delText>
              </w:r>
              <w:r w:rsidDel="00287957">
                <w:rPr>
                  <w:rFonts w:ascii="Corbel" w:hAnsi="Corbel"/>
                  <w:color w:val="575757"/>
                  <w:lang w:eastAsia="ja-JP"/>
                </w:rPr>
                <w:delText>Společností,</w:delText>
              </w:r>
              <w:r w:rsidRPr="00F56967" w:rsidDel="00287957">
                <w:rPr>
                  <w:rFonts w:ascii="Corbel" w:hAnsi="Corbel"/>
                  <w:color w:val="575757"/>
                  <w:lang w:eastAsia="ja-JP"/>
                </w:rPr>
                <w:delText xml:space="preserve"> které ke Dni podpisu poskytovatelé bankovních služeb vedou pro </w:delText>
              </w:r>
              <w:r w:rsidDel="00287957">
                <w:rPr>
                  <w:rFonts w:ascii="Corbel" w:hAnsi="Corbel"/>
                  <w:color w:val="575757"/>
                  <w:lang w:eastAsia="ja-JP"/>
                </w:rPr>
                <w:delText xml:space="preserve">Společnosti </w:delText>
              </w:r>
              <w:r w:rsidRPr="00F56967" w:rsidDel="00287957">
                <w:rPr>
                  <w:rFonts w:ascii="Corbel" w:hAnsi="Corbel"/>
                  <w:color w:val="575757"/>
                  <w:lang w:eastAsia="ja-JP"/>
                </w:rPr>
                <w:delText xml:space="preserve">na základě smluv uzavřených se </w:delText>
              </w:r>
              <w:r w:rsidDel="00287957">
                <w:rPr>
                  <w:rFonts w:ascii="Corbel" w:hAnsi="Corbel"/>
                  <w:color w:val="575757"/>
                  <w:lang w:eastAsia="ja-JP"/>
                </w:rPr>
                <w:delText>Společnostmi</w:delText>
              </w:r>
              <w:r w:rsidRPr="00F56967" w:rsidDel="00287957">
                <w:rPr>
                  <w:rFonts w:ascii="Corbel" w:hAnsi="Corbel"/>
                  <w:color w:val="575757"/>
                  <w:lang w:eastAsia="ja-JP"/>
                </w:rPr>
                <w:delText xml:space="preserve">; Seznam bankovních účtů tvoří přílohu č. </w:delText>
              </w:r>
              <w:r w:rsidRPr="00F56967" w:rsidDel="00287957">
                <w:rPr>
                  <w:rFonts w:ascii="Corbel" w:hAnsi="Corbel"/>
                  <w:color w:val="575757"/>
                </w:rPr>
                <w:fldChar w:fldCharType="begin"/>
              </w:r>
              <w:r w:rsidRPr="00F56967" w:rsidDel="00287957">
                <w:rPr>
                  <w:rFonts w:ascii="Corbel" w:hAnsi="Corbel"/>
                  <w:color w:val="575757"/>
                  <w:lang w:eastAsia="ja-JP"/>
                </w:rPr>
                <w:delInstrText xml:space="preserve"> REF _Ref445378516 \r \h </w:delInstrText>
              </w:r>
              <w:r w:rsidRPr="00F56967" w:rsidDel="00287957">
                <w:rPr>
                  <w:rFonts w:ascii="Corbel" w:hAnsi="Corbel"/>
                  <w:color w:val="575757"/>
                </w:rPr>
                <w:delInstrText xml:space="preserve"> \* MERGEFORMAT </w:delInstrText>
              </w:r>
              <w:r w:rsidRPr="00F56967" w:rsidDel="00287957">
                <w:rPr>
                  <w:rFonts w:ascii="Corbel" w:hAnsi="Corbel"/>
                  <w:color w:val="575757"/>
                </w:rPr>
              </w:r>
              <w:r w:rsidRPr="00F56967" w:rsidDel="00287957">
                <w:rPr>
                  <w:rFonts w:ascii="Corbel" w:hAnsi="Corbel"/>
                  <w:color w:val="575757"/>
                </w:rPr>
                <w:fldChar w:fldCharType="separate"/>
              </w:r>
              <w:r w:rsidDel="00287957">
                <w:rPr>
                  <w:rFonts w:ascii="Corbel" w:hAnsi="Corbel"/>
                  <w:color w:val="575757"/>
                  <w:lang w:eastAsia="ja-JP"/>
                </w:rPr>
                <w:delText>1.1.33</w:delText>
              </w:r>
              <w:r w:rsidRPr="00F56967" w:rsidDel="00287957">
                <w:rPr>
                  <w:rFonts w:ascii="Corbel" w:hAnsi="Corbel"/>
                  <w:color w:val="575757"/>
                </w:rPr>
                <w:fldChar w:fldCharType="end"/>
              </w:r>
              <w:r w:rsidRPr="00F56967" w:rsidDel="00287957">
                <w:rPr>
                  <w:rFonts w:ascii="Corbel" w:hAnsi="Corbel"/>
                  <w:color w:val="575757"/>
                  <w:lang w:eastAsia="ja-JP"/>
                </w:rPr>
                <w:delText>.</w:delText>
              </w:r>
            </w:del>
          </w:p>
        </w:tc>
      </w:tr>
      <w:tr w:rsidR="00080DEB" w:rsidRPr="00F56967" w14:paraId="10DA4A33" w14:textId="77777777" w:rsidTr="00080DEB">
        <w:tblPrEx>
          <w:tblW w:w="9498" w:type="dxa"/>
          <w:tblInd w:w="567" w:type="dxa"/>
          <w:tblLayout w:type="fixed"/>
          <w:tblPrExChange w:id="185" w:author="Damian Struk" w:date="2024-11-09T13:09:00Z" w16du:dateUtc="2024-11-09T12:09:00Z">
            <w:tblPrEx>
              <w:tblW w:w="9498" w:type="dxa"/>
              <w:tblInd w:w="567" w:type="dxa"/>
              <w:tblLayout w:type="fixed"/>
            </w:tblPrEx>
          </w:tblPrExChange>
        </w:tblPrEx>
        <w:tc>
          <w:tcPr>
            <w:tcW w:w="709" w:type="dxa"/>
            <w:tcPrChange w:id="186" w:author="Damian Struk" w:date="2024-11-09T13:09:00Z" w16du:dateUtc="2024-11-09T12:09:00Z">
              <w:tcPr>
                <w:tcW w:w="709" w:type="dxa"/>
              </w:tcPr>
            </w:tcPrChange>
          </w:tcPr>
          <w:p w14:paraId="4187ECBD"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bookmarkStart w:id="187" w:name="_Ref427938692"/>
          </w:p>
        </w:tc>
        <w:bookmarkEnd w:id="187"/>
        <w:tc>
          <w:tcPr>
            <w:tcW w:w="2226" w:type="dxa"/>
            <w:tcPrChange w:id="188" w:author="Damian Struk" w:date="2024-11-09T13:09:00Z" w16du:dateUtc="2024-11-09T12:09:00Z">
              <w:tcPr>
                <w:tcW w:w="2226" w:type="dxa"/>
              </w:tcPr>
            </w:tcPrChange>
          </w:tcPr>
          <w:p w14:paraId="1691F863" w14:textId="6DA15316"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189" w:author="Damian Struk" w:date="2024-11-09T13:09:00Z" w16du:dateUtc="2024-11-09T12:09:00Z">
              <w:r w:rsidRPr="00F56967">
                <w:rPr>
                  <w:rFonts w:ascii="Corbel" w:hAnsi="Corbel"/>
                  <w:b/>
                  <w:color w:val="575757"/>
                  <w:lang w:eastAsia="ja-JP"/>
                </w:rPr>
                <w:t>Seznam smluv</w:t>
              </w:r>
            </w:ins>
            <w:del w:id="190" w:author="Damian Struk" w:date="2024-11-09T13:09:00Z" w16du:dateUtc="2024-11-09T12:09:00Z">
              <w:r w:rsidRPr="00F56967" w:rsidDel="00287957">
                <w:rPr>
                  <w:rFonts w:ascii="Corbel" w:hAnsi="Corbel"/>
                  <w:b/>
                  <w:color w:val="575757"/>
                  <w:lang w:eastAsia="ja-JP"/>
                </w:rPr>
                <w:delText>Seznam majetku</w:delText>
              </w:r>
            </w:del>
          </w:p>
        </w:tc>
        <w:tc>
          <w:tcPr>
            <w:tcW w:w="6563" w:type="dxa"/>
            <w:tcPrChange w:id="191" w:author="Damian Struk" w:date="2024-11-09T13:09:00Z" w16du:dateUtc="2024-11-09T12:09:00Z">
              <w:tcPr>
                <w:tcW w:w="6563" w:type="dxa"/>
              </w:tcPr>
            </w:tcPrChange>
          </w:tcPr>
          <w:p w14:paraId="78F2ACC0" w14:textId="4BBEDE68" w:rsidR="00080DEB" w:rsidRPr="00F56967" w:rsidRDefault="00080DEB" w:rsidP="007949FA">
            <w:pPr>
              <w:autoSpaceDE w:val="0"/>
              <w:autoSpaceDN w:val="0"/>
              <w:adjustRightInd w:val="0"/>
              <w:spacing w:after="0" w:line="240" w:lineRule="auto"/>
              <w:rPr>
                <w:rFonts w:ascii="Corbel" w:hAnsi="Corbel"/>
                <w:color w:val="575757"/>
                <w:lang w:eastAsia="ja-JP"/>
              </w:rPr>
            </w:pPr>
            <w:ins w:id="192" w:author="Damian Struk" w:date="2024-11-09T13:09:00Z" w16du:dateUtc="2024-11-09T12:09:00Z">
              <w:r w:rsidRPr="00F56967">
                <w:rPr>
                  <w:rFonts w:ascii="Corbel" w:hAnsi="Corbel"/>
                  <w:color w:val="575757"/>
                  <w:lang w:eastAsia="ja-JP"/>
                </w:rPr>
                <w:t xml:space="preserve">znamená seznam smluv uzavřených mezi </w:t>
              </w:r>
              <w:r>
                <w:rPr>
                  <w:rFonts w:ascii="Corbel" w:hAnsi="Corbel"/>
                  <w:color w:val="575757"/>
                  <w:lang w:eastAsia="ja-JP"/>
                </w:rPr>
                <w:t>kteroukoli ze Společností</w:t>
              </w:r>
              <w:r w:rsidRPr="00F56967">
                <w:rPr>
                  <w:rFonts w:ascii="Corbel" w:hAnsi="Corbel"/>
                  <w:color w:val="575757"/>
                  <w:lang w:eastAsia="ja-JP"/>
                </w:rPr>
                <w:t xml:space="preserve"> na</w:t>
              </w:r>
              <w:r>
                <w:rPr>
                  <w:rFonts w:ascii="Corbel" w:hAnsi="Corbel"/>
                  <w:color w:val="575757"/>
                  <w:lang w:eastAsia="ja-JP"/>
                </w:rPr>
                <w:t> </w:t>
              </w:r>
              <w:r w:rsidRPr="00F56967">
                <w:rPr>
                  <w:rFonts w:ascii="Corbel" w:hAnsi="Corbel"/>
                  <w:color w:val="575757"/>
                  <w:lang w:eastAsia="ja-JP"/>
                </w:rPr>
                <w:t>straně jedné a třetí</w:t>
              </w:r>
              <w:r>
                <w:rPr>
                  <w:rFonts w:ascii="Corbel" w:hAnsi="Corbel"/>
                  <w:color w:val="575757"/>
                  <w:lang w:eastAsia="ja-JP"/>
                </w:rPr>
                <w:t xml:space="preserve"> osobou či </w:t>
              </w:r>
              <w:r w:rsidRPr="00F56967">
                <w:rPr>
                  <w:rFonts w:ascii="Corbel" w:hAnsi="Corbel"/>
                  <w:color w:val="575757"/>
                  <w:lang w:eastAsia="ja-JP"/>
                </w:rPr>
                <w:t xml:space="preserve">osobami na straně druhé; Seznam smluv tvoří přílohu č. </w:t>
              </w:r>
              <w:r w:rsidRPr="00F56967">
                <w:rPr>
                  <w:rFonts w:ascii="Corbel" w:hAnsi="Corbel"/>
                  <w:color w:val="575757"/>
                  <w:lang w:eastAsia="ja-JP"/>
                </w:rPr>
                <w:fldChar w:fldCharType="begin"/>
              </w:r>
              <w:r w:rsidRPr="00F56967">
                <w:rPr>
                  <w:rFonts w:ascii="Corbel" w:hAnsi="Corbel"/>
                  <w:color w:val="575757"/>
                  <w:lang w:eastAsia="ja-JP"/>
                </w:rPr>
                <w:instrText xml:space="preserve"> REF _Ref427938684 \r \h  \* MERGEFORMAT </w:instrText>
              </w:r>
            </w:ins>
            <w:r w:rsidRPr="00F56967">
              <w:rPr>
                <w:rFonts w:ascii="Corbel" w:hAnsi="Corbel"/>
                <w:color w:val="575757"/>
                <w:lang w:eastAsia="ja-JP"/>
              </w:rPr>
            </w:r>
            <w:ins w:id="193" w:author="Damian Struk" w:date="2024-11-09T13:09:00Z" w16du:dateUtc="2024-11-09T12:09:00Z">
              <w:r w:rsidRPr="00F56967">
                <w:rPr>
                  <w:rFonts w:ascii="Corbel" w:hAnsi="Corbel"/>
                  <w:color w:val="575757"/>
                  <w:lang w:eastAsia="ja-JP"/>
                </w:rPr>
                <w:fldChar w:fldCharType="separate"/>
              </w:r>
              <w:r>
                <w:rPr>
                  <w:rFonts w:ascii="Corbel" w:hAnsi="Corbel"/>
                  <w:color w:val="575757"/>
                  <w:lang w:eastAsia="ja-JP"/>
                </w:rPr>
                <w:t>1.1.35</w:t>
              </w:r>
              <w:r w:rsidRPr="00F56967">
                <w:rPr>
                  <w:rFonts w:ascii="Corbel" w:hAnsi="Corbel"/>
                  <w:color w:val="575757"/>
                  <w:lang w:eastAsia="ja-JP"/>
                </w:rPr>
                <w:fldChar w:fldCharType="end"/>
              </w:r>
              <w:r w:rsidRPr="00F56967">
                <w:rPr>
                  <w:rFonts w:ascii="Corbel" w:hAnsi="Corbel"/>
                  <w:color w:val="575757"/>
                  <w:lang w:eastAsia="ja-JP"/>
                </w:rPr>
                <w:t>.</w:t>
              </w:r>
            </w:ins>
            <w:del w:id="194" w:author="Damian Struk" w:date="2024-11-09T13:09:00Z" w16du:dateUtc="2024-11-09T12:09:00Z">
              <w:r w:rsidRPr="00F56967" w:rsidDel="00287957">
                <w:rPr>
                  <w:rFonts w:ascii="Corbel" w:hAnsi="Corbel"/>
                  <w:color w:val="575757"/>
                  <w:lang w:eastAsia="ja-JP"/>
                </w:rPr>
                <w:delText>znamená seznam majetku</w:delText>
              </w:r>
              <w:r w:rsidDel="00287957">
                <w:rPr>
                  <w:rFonts w:ascii="Corbel" w:hAnsi="Corbel"/>
                  <w:color w:val="575757"/>
                  <w:lang w:eastAsia="ja-JP"/>
                </w:rPr>
                <w:delText xml:space="preserve"> Společnosti AGROBIOPLYN, který je uvedený v z</w:delText>
              </w:r>
              <w:r w:rsidDel="00287957">
                <w:rPr>
                  <w:rFonts w:ascii="Corbel" w:hAnsi="Corbel" w:cs="Corbel"/>
                  <w:color w:val="575757"/>
                </w:rPr>
                <w:delText>naleckém posudku č. 272 – 10/2021 ze dne 15. června 2021, vyhotovený Ing. Pavlem Trčkou, IČO: 13649264</w:delText>
              </w:r>
              <w:r w:rsidRPr="00F56967" w:rsidDel="00287957">
                <w:rPr>
                  <w:rFonts w:ascii="Corbel" w:hAnsi="Corbel"/>
                  <w:color w:val="575757"/>
                  <w:lang w:eastAsia="ja-JP"/>
                </w:rPr>
                <w:delText>.</w:delText>
              </w:r>
            </w:del>
          </w:p>
        </w:tc>
      </w:tr>
      <w:tr w:rsidR="00080DEB" w:rsidRPr="00F56967" w14:paraId="27F62DB2" w14:textId="77777777" w:rsidTr="00080DEB">
        <w:tblPrEx>
          <w:tblW w:w="9498" w:type="dxa"/>
          <w:tblInd w:w="567" w:type="dxa"/>
          <w:tblLayout w:type="fixed"/>
          <w:tblPrExChange w:id="195" w:author="Damian Struk" w:date="2024-11-09T13:09:00Z" w16du:dateUtc="2024-11-09T12:09:00Z">
            <w:tblPrEx>
              <w:tblW w:w="9498" w:type="dxa"/>
              <w:tblInd w:w="567" w:type="dxa"/>
              <w:tblLayout w:type="fixed"/>
            </w:tblPrEx>
          </w:tblPrExChange>
        </w:tblPrEx>
        <w:tc>
          <w:tcPr>
            <w:tcW w:w="709" w:type="dxa"/>
            <w:tcPrChange w:id="196" w:author="Damian Struk" w:date="2024-11-09T13:09:00Z" w16du:dateUtc="2024-11-09T12:09:00Z">
              <w:tcPr>
                <w:tcW w:w="709" w:type="dxa"/>
              </w:tcPr>
            </w:tcPrChange>
          </w:tcPr>
          <w:p w14:paraId="215D312A"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bookmarkStart w:id="197" w:name="_Ref427938684"/>
          </w:p>
        </w:tc>
        <w:bookmarkEnd w:id="197"/>
        <w:tc>
          <w:tcPr>
            <w:tcW w:w="2226" w:type="dxa"/>
            <w:tcPrChange w:id="198" w:author="Damian Struk" w:date="2024-11-09T13:09:00Z" w16du:dateUtc="2024-11-09T12:09:00Z">
              <w:tcPr>
                <w:tcW w:w="2226" w:type="dxa"/>
              </w:tcPr>
            </w:tcPrChange>
          </w:tcPr>
          <w:p w14:paraId="0F33D94D" w14:textId="301A38EE"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199" w:author="Damian Struk" w:date="2024-11-09T13:09:00Z" w16du:dateUtc="2024-11-09T12:09:00Z">
              <w:r w:rsidRPr="00F56967">
                <w:rPr>
                  <w:rFonts w:ascii="Corbel" w:hAnsi="Corbel"/>
                  <w:b/>
                  <w:color w:val="575757"/>
                  <w:lang w:eastAsia="ja-JP"/>
                </w:rPr>
                <w:t>Sleva</w:t>
              </w:r>
            </w:ins>
            <w:del w:id="200" w:author="Damian Struk" w:date="2024-11-09T13:09:00Z" w16du:dateUtc="2024-11-09T12:09:00Z">
              <w:r w:rsidRPr="00F56967" w:rsidDel="00287957">
                <w:rPr>
                  <w:rFonts w:ascii="Corbel" w:hAnsi="Corbel"/>
                  <w:b/>
                  <w:color w:val="575757"/>
                  <w:lang w:eastAsia="ja-JP"/>
                </w:rPr>
                <w:delText>Seznam smluv</w:delText>
              </w:r>
            </w:del>
          </w:p>
        </w:tc>
        <w:tc>
          <w:tcPr>
            <w:tcW w:w="6563" w:type="dxa"/>
            <w:tcPrChange w:id="201" w:author="Damian Struk" w:date="2024-11-09T13:09:00Z" w16du:dateUtc="2024-11-09T12:09:00Z">
              <w:tcPr>
                <w:tcW w:w="6563" w:type="dxa"/>
              </w:tcPr>
            </w:tcPrChange>
          </w:tcPr>
          <w:p w14:paraId="5324058F" w14:textId="215E35DE" w:rsidR="00080DEB" w:rsidRPr="00F56967" w:rsidRDefault="00080DEB" w:rsidP="000473EE">
            <w:pPr>
              <w:pStyle w:val="ListParagraph"/>
              <w:widowControl w:val="0"/>
              <w:spacing w:before="120" w:after="120" w:line="300" w:lineRule="exact"/>
              <w:ind w:left="0"/>
              <w:contextualSpacing w:val="0"/>
              <w:rPr>
                <w:rFonts w:ascii="Corbel" w:hAnsi="Corbel"/>
                <w:color w:val="575757"/>
                <w:lang w:eastAsia="ja-JP"/>
              </w:rPr>
            </w:pPr>
            <w:ins w:id="202" w:author="Damian Struk" w:date="2024-11-09T13:09:00Z" w16du:dateUtc="2024-11-09T12:09:00Z">
              <w:r w:rsidRPr="00F56967">
                <w:rPr>
                  <w:rFonts w:ascii="Corbel" w:hAnsi="Corbel"/>
                  <w:color w:val="575757"/>
                  <w:lang w:eastAsia="ja-JP"/>
                </w:rPr>
                <w:t>má význam uvedený v článku</w:t>
              </w:r>
              <w:r>
                <w:rPr>
                  <w:rFonts w:ascii="Corbel" w:hAnsi="Corbel"/>
                  <w:color w:val="575757"/>
                  <w:lang w:eastAsia="ja-JP"/>
                </w:rPr>
                <w:t xml:space="preserve"> </w:t>
              </w:r>
              <w:r>
                <w:rPr>
                  <w:rFonts w:ascii="Corbel" w:hAnsi="Corbel"/>
                  <w:color w:val="575757"/>
                  <w:lang w:eastAsia="ja-JP"/>
                </w:rPr>
                <w:fldChar w:fldCharType="begin"/>
              </w:r>
              <w:r>
                <w:rPr>
                  <w:rFonts w:ascii="Corbel" w:hAnsi="Corbel"/>
                  <w:color w:val="575757"/>
                  <w:lang w:eastAsia="ja-JP"/>
                </w:rPr>
                <w:instrText xml:space="preserve"> REF _Ref525054719 \r \h </w:instrText>
              </w:r>
            </w:ins>
            <w:r>
              <w:rPr>
                <w:rFonts w:ascii="Corbel" w:hAnsi="Corbel"/>
                <w:color w:val="575757"/>
                <w:lang w:eastAsia="ja-JP"/>
              </w:rPr>
            </w:r>
            <w:ins w:id="203" w:author="Damian Struk" w:date="2024-11-09T13:09:00Z" w16du:dateUtc="2024-11-09T12:09:00Z">
              <w:r>
                <w:rPr>
                  <w:rFonts w:ascii="Corbel" w:hAnsi="Corbel"/>
                  <w:color w:val="575757"/>
                  <w:lang w:eastAsia="ja-JP"/>
                </w:rPr>
                <w:fldChar w:fldCharType="separate"/>
              </w:r>
              <w:r>
                <w:rPr>
                  <w:rFonts w:ascii="Corbel" w:hAnsi="Corbel"/>
                  <w:color w:val="575757"/>
                  <w:lang w:eastAsia="ja-JP"/>
                </w:rPr>
                <w:t>8.3.2</w:t>
              </w:r>
              <w:r>
                <w:rPr>
                  <w:rFonts w:ascii="Corbel" w:hAnsi="Corbel"/>
                  <w:color w:val="575757"/>
                  <w:lang w:eastAsia="ja-JP"/>
                </w:rPr>
                <w:fldChar w:fldCharType="end"/>
              </w:r>
              <w:r w:rsidRPr="00F56967">
                <w:rPr>
                  <w:rFonts w:ascii="Corbel" w:hAnsi="Corbel"/>
                  <w:color w:val="575757"/>
                  <w:lang w:eastAsia="ja-JP"/>
                </w:rPr>
                <w:t>.</w:t>
              </w:r>
            </w:ins>
            <w:del w:id="204" w:author="Damian Struk" w:date="2024-11-09T13:09:00Z" w16du:dateUtc="2024-11-09T12:09:00Z">
              <w:r w:rsidRPr="00F56967" w:rsidDel="00287957">
                <w:rPr>
                  <w:rFonts w:ascii="Corbel" w:hAnsi="Corbel"/>
                  <w:color w:val="575757"/>
                  <w:lang w:eastAsia="ja-JP"/>
                </w:rPr>
                <w:delText xml:space="preserve">znamená seznam smluv uzavřených mezi </w:delText>
              </w:r>
              <w:r w:rsidDel="00287957">
                <w:rPr>
                  <w:rFonts w:ascii="Corbel" w:hAnsi="Corbel"/>
                  <w:color w:val="575757"/>
                  <w:lang w:eastAsia="ja-JP"/>
                </w:rPr>
                <w:delText>kteroukoli ze Společností</w:delText>
              </w:r>
              <w:r w:rsidRPr="00F56967" w:rsidDel="00287957">
                <w:rPr>
                  <w:rFonts w:ascii="Corbel" w:hAnsi="Corbel"/>
                  <w:color w:val="575757"/>
                  <w:lang w:eastAsia="ja-JP"/>
                </w:rPr>
                <w:delText xml:space="preserve"> na</w:delText>
              </w:r>
              <w:r w:rsidDel="00287957">
                <w:rPr>
                  <w:rFonts w:ascii="Corbel" w:hAnsi="Corbel"/>
                  <w:color w:val="575757"/>
                  <w:lang w:eastAsia="ja-JP"/>
                </w:rPr>
                <w:delText> </w:delText>
              </w:r>
              <w:r w:rsidRPr="00F56967" w:rsidDel="00287957">
                <w:rPr>
                  <w:rFonts w:ascii="Corbel" w:hAnsi="Corbel"/>
                  <w:color w:val="575757"/>
                  <w:lang w:eastAsia="ja-JP"/>
                </w:rPr>
                <w:delText>straně jedné a třetí</w:delText>
              </w:r>
              <w:r w:rsidDel="00287957">
                <w:rPr>
                  <w:rFonts w:ascii="Corbel" w:hAnsi="Corbel"/>
                  <w:color w:val="575757"/>
                  <w:lang w:eastAsia="ja-JP"/>
                </w:rPr>
                <w:delText xml:space="preserve"> osobou či </w:delText>
              </w:r>
              <w:r w:rsidRPr="00F56967" w:rsidDel="00287957">
                <w:rPr>
                  <w:rFonts w:ascii="Corbel" w:hAnsi="Corbel"/>
                  <w:color w:val="575757"/>
                  <w:lang w:eastAsia="ja-JP"/>
                </w:rPr>
                <w:delText xml:space="preserve">osobami na straně druhé; Seznam smluv tvoří přílohu č. </w:delText>
              </w:r>
              <w:r w:rsidRPr="00F56967" w:rsidDel="00287957">
                <w:rPr>
                  <w:rFonts w:ascii="Corbel" w:hAnsi="Corbel"/>
                  <w:color w:val="575757"/>
                  <w:lang w:eastAsia="ja-JP"/>
                </w:rPr>
                <w:fldChar w:fldCharType="begin"/>
              </w:r>
              <w:r w:rsidRPr="00F56967" w:rsidDel="00287957">
                <w:rPr>
                  <w:rFonts w:ascii="Corbel" w:hAnsi="Corbel"/>
                  <w:color w:val="575757"/>
                  <w:lang w:eastAsia="ja-JP"/>
                </w:rPr>
                <w:delInstrText xml:space="preserve"> REF _Ref427938684 \r \h  \* MERGEFORMAT </w:delInstrText>
              </w:r>
              <w:r w:rsidRPr="00F56967" w:rsidDel="00287957">
                <w:rPr>
                  <w:rFonts w:ascii="Corbel" w:hAnsi="Corbel"/>
                  <w:color w:val="575757"/>
                  <w:lang w:eastAsia="ja-JP"/>
                </w:rPr>
              </w:r>
              <w:r w:rsidRPr="00F56967" w:rsidDel="00287957">
                <w:rPr>
                  <w:rFonts w:ascii="Corbel" w:hAnsi="Corbel"/>
                  <w:color w:val="575757"/>
                  <w:lang w:eastAsia="ja-JP"/>
                </w:rPr>
                <w:fldChar w:fldCharType="separate"/>
              </w:r>
              <w:r w:rsidDel="00287957">
                <w:rPr>
                  <w:rFonts w:ascii="Corbel" w:hAnsi="Corbel"/>
                  <w:color w:val="575757"/>
                  <w:lang w:eastAsia="ja-JP"/>
                </w:rPr>
                <w:delText>1.1.35</w:delText>
              </w:r>
              <w:r w:rsidRPr="00F56967" w:rsidDel="00287957">
                <w:rPr>
                  <w:rFonts w:ascii="Corbel" w:hAnsi="Corbel"/>
                  <w:color w:val="575757"/>
                  <w:lang w:eastAsia="ja-JP"/>
                </w:rPr>
                <w:fldChar w:fldCharType="end"/>
              </w:r>
              <w:r w:rsidRPr="00F56967" w:rsidDel="00287957">
                <w:rPr>
                  <w:rFonts w:ascii="Corbel" w:hAnsi="Corbel"/>
                  <w:color w:val="575757"/>
                  <w:lang w:eastAsia="ja-JP"/>
                </w:rPr>
                <w:delText>.</w:delText>
              </w:r>
            </w:del>
          </w:p>
        </w:tc>
      </w:tr>
      <w:tr w:rsidR="00080DEB" w:rsidRPr="00F56967" w14:paraId="4479A6F3" w14:textId="77777777" w:rsidTr="00080DEB">
        <w:tblPrEx>
          <w:tblW w:w="9498" w:type="dxa"/>
          <w:tblInd w:w="567" w:type="dxa"/>
          <w:tblLayout w:type="fixed"/>
          <w:tblPrExChange w:id="205" w:author="Damian Struk" w:date="2024-11-09T13:09:00Z" w16du:dateUtc="2024-11-09T12:09:00Z">
            <w:tblPrEx>
              <w:tblW w:w="9498" w:type="dxa"/>
              <w:tblInd w:w="567" w:type="dxa"/>
              <w:tblLayout w:type="fixed"/>
            </w:tblPrEx>
          </w:tblPrExChange>
        </w:tblPrEx>
        <w:tc>
          <w:tcPr>
            <w:tcW w:w="709" w:type="dxa"/>
            <w:tcPrChange w:id="206" w:author="Damian Struk" w:date="2024-11-09T13:09:00Z" w16du:dateUtc="2024-11-09T12:09:00Z">
              <w:tcPr>
                <w:tcW w:w="709" w:type="dxa"/>
              </w:tcPr>
            </w:tcPrChange>
          </w:tcPr>
          <w:p w14:paraId="21242AE9"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07" w:author="Damian Struk" w:date="2024-11-09T13:09:00Z" w16du:dateUtc="2024-11-09T12:09:00Z">
              <w:tcPr>
                <w:tcW w:w="2226" w:type="dxa"/>
              </w:tcPr>
            </w:tcPrChange>
          </w:tcPr>
          <w:p w14:paraId="038EFF25" w14:textId="18F52F11"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208" w:author="Damian Struk" w:date="2024-11-09T13:09:00Z" w16du:dateUtc="2024-11-09T12:09:00Z">
              <w:r w:rsidRPr="00F56967">
                <w:rPr>
                  <w:rFonts w:ascii="Corbel" w:hAnsi="Corbel"/>
                  <w:b/>
                  <w:color w:val="575757"/>
                  <w:lang w:eastAsia="ja-JP"/>
                </w:rPr>
                <w:t>Smlouva</w:t>
              </w:r>
            </w:ins>
            <w:del w:id="209" w:author="Damian Struk" w:date="2024-11-09T13:09:00Z" w16du:dateUtc="2024-11-09T12:09:00Z">
              <w:r w:rsidRPr="00F56967" w:rsidDel="00287957">
                <w:rPr>
                  <w:rFonts w:ascii="Corbel" w:hAnsi="Corbel"/>
                  <w:b/>
                  <w:color w:val="575757"/>
                  <w:lang w:eastAsia="ja-JP"/>
                </w:rPr>
                <w:delText>Sleva</w:delText>
              </w:r>
            </w:del>
          </w:p>
        </w:tc>
        <w:tc>
          <w:tcPr>
            <w:tcW w:w="6563" w:type="dxa"/>
            <w:tcPrChange w:id="210" w:author="Damian Struk" w:date="2024-11-09T13:09:00Z" w16du:dateUtc="2024-11-09T12:09:00Z">
              <w:tcPr>
                <w:tcW w:w="6563" w:type="dxa"/>
              </w:tcPr>
            </w:tcPrChange>
          </w:tcPr>
          <w:p w14:paraId="1FDEE165" w14:textId="3E4C54A5" w:rsidR="00080DEB" w:rsidRPr="00F56967" w:rsidRDefault="00080DEB" w:rsidP="00F21CC9">
            <w:pPr>
              <w:pStyle w:val="ListParagraph"/>
              <w:widowControl w:val="0"/>
              <w:spacing w:before="120" w:after="120" w:line="300" w:lineRule="exact"/>
              <w:ind w:left="0"/>
              <w:contextualSpacing w:val="0"/>
              <w:rPr>
                <w:rFonts w:ascii="Corbel" w:hAnsi="Corbel"/>
                <w:color w:val="575757"/>
                <w:lang w:eastAsia="ja-JP"/>
              </w:rPr>
            </w:pPr>
            <w:ins w:id="211" w:author="Damian Struk" w:date="2024-11-09T13:09:00Z" w16du:dateUtc="2024-11-09T12:09:00Z">
              <w:r w:rsidRPr="00F56967">
                <w:rPr>
                  <w:rFonts w:ascii="Corbel" w:hAnsi="Corbel"/>
                  <w:color w:val="575757"/>
                  <w:lang w:eastAsia="ja-JP"/>
                </w:rPr>
                <w:t>znamená tuto smlouvu</w:t>
              </w:r>
              <w:r>
                <w:rPr>
                  <w:rFonts w:ascii="Corbel" w:hAnsi="Corbel"/>
                  <w:color w:val="575757"/>
                  <w:lang w:eastAsia="ja-JP"/>
                </w:rPr>
                <w:t xml:space="preserve"> včetně veškerých jejích příloh.</w:t>
              </w:r>
            </w:ins>
            <w:del w:id="212" w:author="Damian Struk" w:date="2024-11-09T13:09:00Z" w16du:dateUtc="2024-11-09T12:09:00Z">
              <w:r w:rsidRPr="00F56967" w:rsidDel="00287957">
                <w:rPr>
                  <w:rFonts w:ascii="Corbel" w:hAnsi="Corbel"/>
                  <w:color w:val="575757"/>
                  <w:lang w:eastAsia="ja-JP"/>
                </w:rPr>
                <w:delText>má význam uvedený v článku</w:delText>
              </w:r>
              <w:r w:rsidDel="00287957">
                <w:rPr>
                  <w:rFonts w:ascii="Corbel" w:hAnsi="Corbel"/>
                  <w:color w:val="575757"/>
                  <w:lang w:eastAsia="ja-JP"/>
                </w:rPr>
                <w:delText xml:space="preserve"> </w:delText>
              </w:r>
              <w:r w:rsidDel="00287957">
                <w:rPr>
                  <w:rFonts w:ascii="Corbel" w:hAnsi="Corbel"/>
                  <w:color w:val="575757"/>
                  <w:lang w:eastAsia="ja-JP"/>
                </w:rPr>
                <w:fldChar w:fldCharType="begin"/>
              </w:r>
              <w:r w:rsidDel="00287957">
                <w:rPr>
                  <w:rFonts w:ascii="Corbel" w:hAnsi="Corbel"/>
                  <w:color w:val="575757"/>
                  <w:lang w:eastAsia="ja-JP"/>
                </w:rPr>
                <w:delInstrText xml:space="preserve"> REF _Ref525054719 \r \h </w:delInstrText>
              </w:r>
              <w:r w:rsidDel="00287957">
                <w:rPr>
                  <w:rFonts w:ascii="Corbel" w:hAnsi="Corbel"/>
                  <w:color w:val="575757"/>
                  <w:lang w:eastAsia="ja-JP"/>
                </w:rPr>
              </w:r>
              <w:r w:rsidDel="00287957">
                <w:rPr>
                  <w:rFonts w:ascii="Corbel" w:hAnsi="Corbel"/>
                  <w:color w:val="575757"/>
                  <w:lang w:eastAsia="ja-JP"/>
                </w:rPr>
                <w:fldChar w:fldCharType="separate"/>
              </w:r>
              <w:r w:rsidDel="00287957">
                <w:rPr>
                  <w:rFonts w:ascii="Corbel" w:hAnsi="Corbel"/>
                  <w:color w:val="575757"/>
                  <w:lang w:eastAsia="ja-JP"/>
                </w:rPr>
                <w:delText>8.3.2</w:delText>
              </w:r>
              <w:r w:rsidDel="00287957">
                <w:rPr>
                  <w:rFonts w:ascii="Corbel" w:hAnsi="Corbel"/>
                  <w:color w:val="575757"/>
                  <w:lang w:eastAsia="ja-JP"/>
                </w:rPr>
                <w:fldChar w:fldCharType="end"/>
              </w:r>
              <w:r w:rsidRPr="00F56967" w:rsidDel="00287957">
                <w:rPr>
                  <w:rFonts w:ascii="Corbel" w:hAnsi="Corbel"/>
                  <w:color w:val="575757"/>
                  <w:lang w:eastAsia="ja-JP"/>
                </w:rPr>
                <w:delText>.</w:delText>
              </w:r>
            </w:del>
          </w:p>
        </w:tc>
      </w:tr>
      <w:tr w:rsidR="00080DEB" w:rsidRPr="00F56967" w14:paraId="4A89DB38" w14:textId="77777777" w:rsidTr="00080DEB">
        <w:tblPrEx>
          <w:tblW w:w="9498" w:type="dxa"/>
          <w:tblInd w:w="567" w:type="dxa"/>
          <w:tblLayout w:type="fixed"/>
          <w:tblPrExChange w:id="213" w:author="Damian Struk" w:date="2024-11-09T13:09:00Z" w16du:dateUtc="2024-11-09T12:09:00Z">
            <w:tblPrEx>
              <w:tblW w:w="9498" w:type="dxa"/>
              <w:tblInd w:w="567" w:type="dxa"/>
              <w:tblLayout w:type="fixed"/>
            </w:tblPrEx>
          </w:tblPrExChange>
        </w:tblPrEx>
        <w:tc>
          <w:tcPr>
            <w:tcW w:w="709" w:type="dxa"/>
            <w:tcPrChange w:id="214" w:author="Damian Struk" w:date="2024-11-09T13:09:00Z" w16du:dateUtc="2024-11-09T12:09:00Z">
              <w:tcPr>
                <w:tcW w:w="709" w:type="dxa"/>
              </w:tcPr>
            </w:tcPrChange>
          </w:tcPr>
          <w:p w14:paraId="0A068828"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15" w:author="Damian Struk" w:date="2024-11-09T13:09:00Z" w16du:dateUtc="2024-11-09T12:09:00Z">
              <w:tcPr>
                <w:tcW w:w="2226" w:type="dxa"/>
              </w:tcPr>
            </w:tcPrChange>
          </w:tcPr>
          <w:p w14:paraId="37A20BC5" w14:textId="7CD716D7"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216" w:author="Damian Struk" w:date="2024-11-09T13:09:00Z" w16du:dateUtc="2024-11-09T12:09:00Z">
              <w:r w:rsidRPr="00F56967">
                <w:rPr>
                  <w:rFonts w:ascii="Corbel" w:hAnsi="Corbel"/>
                  <w:b/>
                  <w:color w:val="575757"/>
                  <w:lang w:eastAsia="ja-JP"/>
                </w:rPr>
                <w:t>Společnost</w:t>
              </w:r>
              <w:r>
                <w:rPr>
                  <w:rFonts w:ascii="Corbel" w:hAnsi="Corbel"/>
                  <w:b/>
                  <w:color w:val="575757"/>
                  <w:lang w:eastAsia="ja-JP"/>
                </w:rPr>
                <w:t xml:space="preserve"> AGROBIOPLYN</w:t>
              </w:r>
            </w:ins>
            <w:del w:id="217" w:author="Damian Struk" w:date="2024-11-09T13:09:00Z" w16du:dateUtc="2024-11-09T12:09:00Z">
              <w:r w:rsidRPr="00F56967" w:rsidDel="00287957">
                <w:rPr>
                  <w:rFonts w:ascii="Corbel" w:hAnsi="Corbel"/>
                  <w:b/>
                  <w:color w:val="575757"/>
                  <w:lang w:eastAsia="ja-JP"/>
                </w:rPr>
                <w:delText>Smlouva</w:delText>
              </w:r>
            </w:del>
          </w:p>
        </w:tc>
        <w:tc>
          <w:tcPr>
            <w:tcW w:w="6563" w:type="dxa"/>
            <w:tcPrChange w:id="218" w:author="Damian Struk" w:date="2024-11-09T13:09:00Z" w16du:dateUtc="2024-11-09T12:09:00Z">
              <w:tcPr>
                <w:tcW w:w="6563" w:type="dxa"/>
              </w:tcPr>
            </w:tcPrChange>
          </w:tcPr>
          <w:p w14:paraId="5EAA68F8" w14:textId="2A548893" w:rsidR="00080DEB" w:rsidRPr="00F56967" w:rsidRDefault="00080DEB" w:rsidP="000632A2">
            <w:pPr>
              <w:pStyle w:val="ListParagraph"/>
              <w:widowControl w:val="0"/>
              <w:spacing w:before="120" w:after="120" w:line="300" w:lineRule="exact"/>
              <w:ind w:left="0"/>
              <w:contextualSpacing w:val="0"/>
              <w:rPr>
                <w:rFonts w:ascii="Corbel" w:hAnsi="Corbel"/>
                <w:color w:val="575757"/>
                <w:lang w:eastAsia="ja-JP"/>
              </w:rPr>
            </w:pPr>
            <w:ins w:id="219" w:author="Damian Struk" w:date="2024-11-09T13:09:00Z" w16du:dateUtc="2024-11-09T12:09:00Z">
              <w:r w:rsidRPr="00F56967">
                <w:rPr>
                  <w:rFonts w:ascii="Corbel" w:hAnsi="Corbel"/>
                  <w:color w:val="575757"/>
                  <w:lang w:eastAsia="ja-JP"/>
                </w:rPr>
                <w:t>má význam uvedený v</w:t>
              </w:r>
              <w:r>
                <w:rPr>
                  <w:rFonts w:ascii="Corbel" w:hAnsi="Corbel"/>
                  <w:color w:val="575757"/>
                  <w:lang w:eastAsia="ja-JP"/>
                </w:rPr>
                <w:t> </w:t>
              </w:r>
              <w:r w:rsidRPr="00F56967">
                <w:rPr>
                  <w:rFonts w:ascii="Corbel" w:hAnsi="Corbel"/>
                  <w:color w:val="575757"/>
                  <w:lang w:eastAsia="ja-JP"/>
                </w:rPr>
                <w:t>preambul</w:t>
              </w:r>
              <w:r>
                <w:rPr>
                  <w:rFonts w:ascii="Corbel" w:hAnsi="Corbel"/>
                  <w:color w:val="575757"/>
                  <w:lang w:eastAsia="ja-JP"/>
                </w:rPr>
                <w:t>i této Smlouvy.</w:t>
              </w:r>
            </w:ins>
            <w:del w:id="220" w:author="Damian Struk" w:date="2024-11-09T13:09:00Z" w16du:dateUtc="2024-11-09T12:09:00Z">
              <w:r w:rsidRPr="00F56967" w:rsidDel="00287957">
                <w:rPr>
                  <w:rFonts w:ascii="Corbel" w:hAnsi="Corbel"/>
                  <w:color w:val="575757"/>
                  <w:lang w:eastAsia="ja-JP"/>
                </w:rPr>
                <w:delText>znamená tuto smlouvu</w:delText>
              </w:r>
              <w:r w:rsidDel="00287957">
                <w:rPr>
                  <w:rFonts w:ascii="Corbel" w:hAnsi="Corbel"/>
                  <w:color w:val="575757"/>
                  <w:lang w:eastAsia="ja-JP"/>
                </w:rPr>
                <w:delText xml:space="preserve"> včetně veškerých jejích příloh.</w:delText>
              </w:r>
            </w:del>
          </w:p>
        </w:tc>
      </w:tr>
      <w:tr w:rsidR="00080DEB" w:rsidRPr="00F56967" w14:paraId="1A082990" w14:textId="77777777" w:rsidTr="00080DEB">
        <w:tblPrEx>
          <w:tblW w:w="9498" w:type="dxa"/>
          <w:tblInd w:w="567" w:type="dxa"/>
          <w:tblLayout w:type="fixed"/>
          <w:tblPrExChange w:id="221" w:author="Damian Struk" w:date="2024-11-09T13:09:00Z" w16du:dateUtc="2024-11-09T12:09:00Z">
            <w:tblPrEx>
              <w:tblW w:w="9498" w:type="dxa"/>
              <w:tblInd w:w="567" w:type="dxa"/>
              <w:tblLayout w:type="fixed"/>
            </w:tblPrEx>
          </w:tblPrExChange>
        </w:tblPrEx>
        <w:tc>
          <w:tcPr>
            <w:tcW w:w="709" w:type="dxa"/>
            <w:tcPrChange w:id="222" w:author="Damian Struk" w:date="2024-11-09T13:09:00Z" w16du:dateUtc="2024-11-09T12:09:00Z">
              <w:tcPr>
                <w:tcW w:w="709" w:type="dxa"/>
              </w:tcPr>
            </w:tcPrChange>
          </w:tcPr>
          <w:p w14:paraId="47540A4F" w14:textId="77777777" w:rsidR="00080DEB" w:rsidRPr="00F56967" w:rsidRDefault="00080DEB" w:rsidP="00D84CE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23" w:author="Damian Struk" w:date="2024-11-09T13:09:00Z" w16du:dateUtc="2024-11-09T12:09:00Z">
              <w:tcPr>
                <w:tcW w:w="2226" w:type="dxa"/>
              </w:tcPr>
            </w:tcPrChange>
          </w:tcPr>
          <w:p w14:paraId="7E1C4606" w14:textId="18154579" w:rsidR="00080DEB" w:rsidRPr="00F56967" w:rsidRDefault="00080DEB" w:rsidP="00D84CE9">
            <w:pPr>
              <w:pStyle w:val="ListParagraph"/>
              <w:widowControl w:val="0"/>
              <w:spacing w:before="120" w:after="120" w:line="300" w:lineRule="exact"/>
              <w:ind w:left="-108"/>
              <w:contextualSpacing w:val="0"/>
              <w:rPr>
                <w:rFonts w:ascii="Corbel" w:hAnsi="Corbel"/>
                <w:b/>
                <w:color w:val="575757"/>
                <w:lang w:eastAsia="ja-JP"/>
              </w:rPr>
            </w:pPr>
            <w:ins w:id="224" w:author="Damian Struk" w:date="2024-11-09T13:09:00Z" w16du:dateUtc="2024-11-09T12:09:00Z">
              <w:r w:rsidRPr="00F56967">
                <w:rPr>
                  <w:rFonts w:ascii="Corbel" w:hAnsi="Corbel"/>
                  <w:b/>
                  <w:color w:val="575757"/>
                  <w:lang w:eastAsia="ja-JP"/>
                </w:rPr>
                <w:t>Společnost</w:t>
              </w:r>
              <w:r>
                <w:rPr>
                  <w:rFonts w:ascii="Corbel" w:hAnsi="Corbel"/>
                  <w:b/>
                  <w:color w:val="575757"/>
                  <w:lang w:eastAsia="ja-JP"/>
                </w:rPr>
                <w:t xml:space="preserve"> RELAKA</w:t>
              </w:r>
            </w:ins>
            <w:del w:id="225" w:author="Damian Struk" w:date="2024-11-09T13:09:00Z" w16du:dateUtc="2024-11-09T12:09:00Z">
              <w:r w:rsidRPr="00F56967" w:rsidDel="00287957">
                <w:rPr>
                  <w:rFonts w:ascii="Corbel" w:hAnsi="Corbel"/>
                  <w:b/>
                  <w:color w:val="575757"/>
                  <w:lang w:eastAsia="ja-JP"/>
                </w:rPr>
                <w:delText>Společnost</w:delText>
              </w:r>
              <w:r w:rsidDel="00287957">
                <w:rPr>
                  <w:rFonts w:ascii="Corbel" w:hAnsi="Corbel"/>
                  <w:b/>
                  <w:color w:val="575757"/>
                  <w:lang w:eastAsia="ja-JP"/>
                </w:rPr>
                <w:delText xml:space="preserve"> AGROBIOPLYN</w:delText>
              </w:r>
            </w:del>
          </w:p>
        </w:tc>
        <w:tc>
          <w:tcPr>
            <w:tcW w:w="6563" w:type="dxa"/>
            <w:tcPrChange w:id="226" w:author="Damian Struk" w:date="2024-11-09T13:09:00Z" w16du:dateUtc="2024-11-09T12:09:00Z">
              <w:tcPr>
                <w:tcW w:w="6563" w:type="dxa"/>
              </w:tcPr>
            </w:tcPrChange>
          </w:tcPr>
          <w:p w14:paraId="1DB73F68" w14:textId="6812EE2A" w:rsidR="00080DEB" w:rsidRPr="00F56967" w:rsidRDefault="00080DEB" w:rsidP="00D84CE9">
            <w:pPr>
              <w:pStyle w:val="ListParagraph"/>
              <w:widowControl w:val="0"/>
              <w:spacing w:before="120" w:after="120" w:line="300" w:lineRule="exact"/>
              <w:ind w:left="0"/>
              <w:contextualSpacing w:val="0"/>
              <w:rPr>
                <w:rFonts w:ascii="Corbel" w:hAnsi="Corbel"/>
                <w:color w:val="575757"/>
                <w:lang w:eastAsia="ja-JP"/>
              </w:rPr>
            </w:pPr>
            <w:ins w:id="227" w:author="Damian Struk" w:date="2024-11-09T13:09:00Z" w16du:dateUtc="2024-11-09T12:09:00Z">
              <w:r w:rsidRPr="00F56967">
                <w:rPr>
                  <w:rFonts w:ascii="Corbel" w:hAnsi="Corbel"/>
                  <w:color w:val="575757"/>
                  <w:lang w:eastAsia="ja-JP"/>
                </w:rPr>
                <w:t>má význam uvedený v</w:t>
              </w:r>
              <w:r>
                <w:rPr>
                  <w:rFonts w:ascii="Corbel" w:hAnsi="Corbel"/>
                  <w:color w:val="575757"/>
                  <w:lang w:eastAsia="ja-JP"/>
                </w:rPr>
                <w:t> </w:t>
              </w:r>
              <w:r w:rsidRPr="00F56967">
                <w:rPr>
                  <w:rFonts w:ascii="Corbel" w:hAnsi="Corbel"/>
                  <w:color w:val="575757"/>
                  <w:lang w:eastAsia="ja-JP"/>
                </w:rPr>
                <w:t>preambul</w:t>
              </w:r>
              <w:r>
                <w:rPr>
                  <w:rFonts w:ascii="Corbel" w:hAnsi="Corbel"/>
                  <w:color w:val="575757"/>
                  <w:lang w:eastAsia="ja-JP"/>
                </w:rPr>
                <w:t>i této Smlouvy.</w:t>
              </w:r>
            </w:ins>
            <w:del w:id="228" w:author="Damian Struk" w:date="2024-11-09T13:09:00Z" w16du:dateUtc="2024-11-09T12:09:00Z">
              <w:r w:rsidRPr="00F56967" w:rsidDel="00287957">
                <w:rPr>
                  <w:rFonts w:ascii="Corbel" w:hAnsi="Corbel"/>
                  <w:color w:val="575757"/>
                  <w:lang w:eastAsia="ja-JP"/>
                </w:rPr>
                <w:delText>má význam uvedený v</w:delText>
              </w:r>
              <w:r w:rsidDel="00287957">
                <w:rPr>
                  <w:rFonts w:ascii="Corbel" w:hAnsi="Corbel"/>
                  <w:color w:val="575757"/>
                  <w:lang w:eastAsia="ja-JP"/>
                </w:rPr>
                <w:delText> </w:delText>
              </w:r>
              <w:r w:rsidRPr="00F56967" w:rsidDel="00287957">
                <w:rPr>
                  <w:rFonts w:ascii="Corbel" w:hAnsi="Corbel"/>
                  <w:color w:val="575757"/>
                  <w:lang w:eastAsia="ja-JP"/>
                </w:rPr>
                <w:delText>preambul</w:delText>
              </w:r>
              <w:r w:rsidDel="00287957">
                <w:rPr>
                  <w:rFonts w:ascii="Corbel" w:hAnsi="Corbel"/>
                  <w:color w:val="575757"/>
                  <w:lang w:eastAsia="ja-JP"/>
                </w:rPr>
                <w:delText>i této Smlouvy.</w:delText>
              </w:r>
            </w:del>
          </w:p>
        </w:tc>
      </w:tr>
      <w:tr w:rsidR="00080DEB" w:rsidRPr="00F56967" w14:paraId="76C2AB2D" w14:textId="77777777" w:rsidTr="00080DEB">
        <w:tblPrEx>
          <w:tblW w:w="9498" w:type="dxa"/>
          <w:tblInd w:w="567" w:type="dxa"/>
          <w:tblLayout w:type="fixed"/>
          <w:tblPrExChange w:id="229" w:author="Damian Struk" w:date="2024-11-09T13:09:00Z" w16du:dateUtc="2024-11-09T12:09:00Z">
            <w:tblPrEx>
              <w:tblW w:w="9498" w:type="dxa"/>
              <w:tblInd w:w="567" w:type="dxa"/>
              <w:tblLayout w:type="fixed"/>
            </w:tblPrEx>
          </w:tblPrExChange>
        </w:tblPrEx>
        <w:tc>
          <w:tcPr>
            <w:tcW w:w="709" w:type="dxa"/>
            <w:tcPrChange w:id="230" w:author="Damian Struk" w:date="2024-11-09T13:09:00Z" w16du:dateUtc="2024-11-09T12:09:00Z">
              <w:tcPr>
                <w:tcW w:w="709" w:type="dxa"/>
              </w:tcPr>
            </w:tcPrChange>
          </w:tcPr>
          <w:p w14:paraId="2C572660"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31" w:author="Damian Struk" w:date="2024-11-09T13:09:00Z" w16du:dateUtc="2024-11-09T12:09:00Z">
              <w:tcPr>
                <w:tcW w:w="2226" w:type="dxa"/>
              </w:tcPr>
            </w:tcPrChange>
          </w:tcPr>
          <w:p w14:paraId="2668041F" w14:textId="3B210994"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232" w:author="Damian Struk" w:date="2024-11-09T13:09:00Z" w16du:dateUtc="2024-11-09T12:09:00Z">
              <w:r>
                <w:rPr>
                  <w:rFonts w:ascii="Corbel" w:hAnsi="Corbel"/>
                  <w:b/>
                  <w:color w:val="575757"/>
                  <w:lang w:eastAsia="ja-JP"/>
                </w:rPr>
                <w:t>Společnosti</w:t>
              </w:r>
            </w:ins>
            <w:del w:id="233" w:author="Damian Struk" w:date="2024-11-09T13:09:00Z" w16du:dateUtc="2024-11-09T12:09:00Z">
              <w:r w:rsidRPr="00F56967" w:rsidDel="00287957">
                <w:rPr>
                  <w:rFonts w:ascii="Corbel" w:hAnsi="Corbel"/>
                  <w:b/>
                  <w:color w:val="575757"/>
                  <w:lang w:eastAsia="ja-JP"/>
                </w:rPr>
                <w:delText>Společnost</w:delText>
              </w:r>
              <w:r w:rsidDel="00287957">
                <w:rPr>
                  <w:rFonts w:ascii="Corbel" w:hAnsi="Corbel"/>
                  <w:b/>
                  <w:color w:val="575757"/>
                  <w:lang w:eastAsia="ja-JP"/>
                </w:rPr>
                <w:delText xml:space="preserve"> RELAKA</w:delText>
              </w:r>
            </w:del>
          </w:p>
        </w:tc>
        <w:tc>
          <w:tcPr>
            <w:tcW w:w="6563" w:type="dxa"/>
            <w:tcPrChange w:id="234" w:author="Damian Struk" w:date="2024-11-09T13:09:00Z" w16du:dateUtc="2024-11-09T12:09:00Z">
              <w:tcPr>
                <w:tcW w:w="6563" w:type="dxa"/>
              </w:tcPr>
            </w:tcPrChange>
          </w:tcPr>
          <w:p w14:paraId="7F72EB88" w14:textId="3623071E" w:rsidR="00080DEB" w:rsidRPr="00F56967" w:rsidRDefault="00080DEB" w:rsidP="006756F5">
            <w:pPr>
              <w:pStyle w:val="ListParagraph"/>
              <w:widowControl w:val="0"/>
              <w:spacing w:before="120" w:after="120" w:line="300" w:lineRule="exact"/>
              <w:ind w:left="0"/>
              <w:contextualSpacing w:val="0"/>
              <w:rPr>
                <w:rFonts w:ascii="Corbel" w:hAnsi="Corbel"/>
                <w:color w:val="575757"/>
                <w:lang w:eastAsia="ja-JP"/>
              </w:rPr>
            </w:pPr>
            <w:ins w:id="235" w:author="Damian Struk" w:date="2024-11-09T13:09:00Z" w16du:dateUtc="2024-11-09T12:09:00Z">
              <w:r>
                <w:rPr>
                  <w:rFonts w:ascii="Corbel" w:hAnsi="Corbel"/>
                  <w:color w:val="575757"/>
                  <w:lang w:eastAsia="ja-JP"/>
                </w:rPr>
                <w:t>znamená Společnost AGROBIOPLYN a Společnost RELAKA, resp. kteroukoli z nich, pokud tak vyplývá z kontextu.</w:t>
              </w:r>
            </w:ins>
            <w:del w:id="236" w:author="Damian Struk" w:date="2024-11-09T13:09:00Z" w16du:dateUtc="2024-11-09T12:09:00Z">
              <w:r w:rsidRPr="00F56967" w:rsidDel="00287957">
                <w:rPr>
                  <w:rFonts w:ascii="Corbel" w:hAnsi="Corbel"/>
                  <w:color w:val="575757"/>
                  <w:lang w:eastAsia="ja-JP"/>
                </w:rPr>
                <w:delText>má význam uvedený v</w:delText>
              </w:r>
              <w:r w:rsidDel="00287957">
                <w:rPr>
                  <w:rFonts w:ascii="Corbel" w:hAnsi="Corbel"/>
                  <w:color w:val="575757"/>
                  <w:lang w:eastAsia="ja-JP"/>
                </w:rPr>
                <w:delText> </w:delText>
              </w:r>
              <w:r w:rsidRPr="00F56967" w:rsidDel="00287957">
                <w:rPr>
                  <w:rFonts w:ascii="Corbel" w:hAnsi="Corbel"/>
                  <w:color w:val="575757"/>
                  <w:lang w:eastAsia="ja-JP"/>
                </w:rPr>
                <w:delText>preambul</w:delText>
              </w:r>
              <w:r w:rsidDel="00287957">
                <w:rPr>
                  <w:rFonts w:ascii="Corbel" w:hAnsi="Corbel"/>
                  <w:color w:val="575757"/>
                  <w:lang w:eastAsia="ja-JP"/>
                </w:rPr>
                <w:delText>i této Smlouvy.</w:delText>
              </w:r>
            </w:del>
          </w:p>
        </w:tc>
      </w:tr>
      <w:tr w:rsidR="00080DEB" w:rsidRPr="00F56967" w14:paraId="35575EA3" w14:textId="77777777" w:rsidTr="00080DEB">
        <w:tblPrEx>
          <w:tblW w:w="9498" w:type="dxa"/>
          <w:tblInd w:w="567" w:type="dxa"/>
          <w:tblLayout w:type="fixed"/>
          <w:tblPrExChange w:id="237" w:author="Damian Struk" w:date="2024-11-09T13:09:00Z" w16du:dateUtc="2024-11-09T12:09:00Z">
            <w:tblPrEx>
              <w:tblW w:w="9498" w:type="dxa"/>
              <w:tblInd w:w="567" w:type="dxa"/>
              <w:tblLayout w:type="fixed"/>
            </w:tblPrEx>
          </w:tblPrExChange>
        </w:tblPrEx>
        <w:tc>
          <w:tcPr>
            <w:tcW w:w="709" w:type="dxa"/>
            <w:tcPrChange w:id="238" w:author="Damian Struk" w:date="2024-11-09T13:09:00Z" w16du:dateUtc="2024-11-09T12:09:00Z">
              <w:tcPr>
                <w:tcW w:w="709" w:type="dxa"/>
              </w:tcPr>
            </w:tcPrChange>
          </w:tcPr>
          <w:p w14:paraId="62B54008"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39" w:author="Damian Struk" w:date="2024-11-09T13:09:00Z" w16du:dateUtc="2024-11-09T12:09:00Z">
              <w:tcPr>
                <w:tcW w:w="2226" w:type="dxa"/>
              </w:tcPr>
            </w:tcPrChange>
          </w:tcPr>
          <w:p w14:paraId="5E664D91" w14:textId="1B796398"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240" w:author="Damian Struk" w:date="2024-11-09T13:09:00Z" w16du:dateUtc="2024-11-09T12:09:00Z">
              <w:r>
                <w:rPr>
                  <w:rFonts w:ascii="Corbel" w:hAnsi="Corbel"/>
                  <w:b/>
                  <w:color w:val="575757"/>
                  <w:lang w:eastAsia="ja-JP"/>
                </w:rPr>
                <w:t>Transakce</w:t>
              </w:r>
            </w:ins>
            <w:del w:id="241" w:author="Damian Struk" w:date="2024-11-09T13:09:00Z" w16du:dateUtc="2024-11-09T12:09:00Z">
              <w:r w:rsidDel="00287957">
                <w:rPr>
                  <w:rFonts w:ascii="Corbel" w:hAnsi="Corbel"/>
                  <w:b/>
                  <w:color w:val="575757"/>
                  <w:lang w:eastAsia="ja-JP"/>
                </w:rPr>
                <w:delText>Společnosti</w:delText>
              </w:r>
            </w:del>
          </w:p>
        </w:tc>
        <w:tc>
          <w:tcPr>
            <w:tcW w:w="6563" w:type="dxa"/>
            <w:tcPrChange w:id="242" w:author="Damian Struk" w:date="2024-11-09T13:09:00Z" w16du:dateUtc="2024-11-09T12:09:00Z">
              <w:tcPr>
                <w:tcW w:w="6563" w:type="dxa"/>
              </w:tcPr>
            </w:tcPrChange>
          </w:tcPr>
          <w:p w14:paraId="15BAABA4" w14:textId="6129D8CE" w:rsidR="00080DEB" w:rsidRPr="00F56967" w:rsidRDefault="00080DEB" w:rsidP="006756F5">
            <w:pPr>
              <w:pStyle w:val="ListParagraph"/>
              <w:widowControl w:val="0"/>
              <w:spacing w:before="120" w:after="120" w:line="300" w:lineRule="exact"/>
              <w:ind w:left="0"/>
              <w:contextualSpacing w:val="0"/>
              <w:rPr>
                <w:rFonts w:ascii="Corbel" w:hAnsi="Corbel"/>
                <w:color w:val="575757"/>
                <w:lang w:eastAsia="ja-JP"/>
              </w:rPr>
            </w:pPr>
            <w:ins w:id="243" w:author="Damian Struk" w:date="2024-11-09T13:09:00Z" w16du:dateUtc="2024-11-09T12:09:00Z">
              <w:r>
                <w:rPr>
                  <w:rFonts w:ascii="Corbel" w:hAnsi="Corbel"/>
                  <w:color w:val="575757"/>
                  <w:lang w:eastAsia="ja-JP"/>
                </w:rPr>
                <w:t>znamená transakci zamýšlenou touto Smlouvou, tj. nabytí Podílů a 100% majetkové účasti ve Společnostech Kupujícím a veškeré další dílčí transakce zamýšlené touto Smlouvou společně.</w:t>
              </w:r>
            </w:ins>
            <w:del w:id="244" w:author="Damian Struk" w:date="2024-11-09T13:09:00Z" w16du:dateUtc="2024-11-09T12:09:00Z">
              <w:r w:rsidDel="00287957">
                <w:rPr>
                  <w:rFonts w:ascii="Corbel" w:hAnsi="Corbel"/>
                  <w:color w:val="575757"/>
                  <w:lang w:eastAsia="ja-JP"/>
                </w:rPr>
                <w:delText>znamená Společnost AGROBIOPLYN a Společnost RELAKA, resp. kteroukoli z nich, pokud tak vyplývá z kontextu.</w:delText>
              </w:r>
            </w:del>
          </w:p>
        </w:tc>
      </w:tr>
      <w:tr w:rsidR="00080DEB" w:rsidRPr="00F56967" w14:paraId="2580EFCB" w14:textId="77777777" w:rsidTr="00080DEB">
        <w:tblPrEx>
          <w:tblW w:w="9498" w:type="dxa"/>
          <w:tblInd w:w="567" w:type="dxa"/>
          <w:tblLayout w:type="fixed"/>
          <w:tblPrExChange w:id="245" w:author="Damian Struk" w:date="2024-11-09T13:09:00Z" w16du:dateUtc="2024-11-09T12:09:00Z">
            <w:tblPrEx>
              <w:tblW w:w="9498" w:type="dxa"/>
              <w:tblInd w:w="567" w:type="dxa"/>
              <w:tblLayout w:type="fixed"/>
            </w:tblPrEx>
          </w:tblPrExChange>
        </w:tblPrEx>
        <w:tc>
          <w:tcPr>
            <w:tcW w:w="709" w:type="dxa"/>
            <w:tcPrChange w:id="246" w:author="Damian Struk" w:date="2024-11-09T13:09:00Z" w16du:dateUtc="2024-11-09T12:09:00Z">
              <w:tcPr>
                <w:tcW w:w="709" w:type="dxa"/>
              </w:tcPr>
            </w:tcPrChange>
          </w:tcPr>
          <w:p w14:paraId="6C02948B"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47" w:author="Damian Struk" w:date="2024-11-09T13:09:00Z" w16du:dateUtc="2024-11-09T12:09:00Z">
              <w:tcPr>
                <w:tcW w:w="2226" w:type="dxa"/>
              </w:tcPr>
            </w:tcPrChange>
          </w:tcPr>
          <w:p w14:paraId="3A09799B" w14:textId="4E324871"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248" w:author="Damian Struk" w:date="2024-11-09T13:09:00Z" w16du:dateUtc="2024-11-09T12:09:00Z">
              <w:r w:rsidRPr="00F56967">
                <w:rPr>
                  <w:rFonts w:ascii="Corbel" w:hAnsi="Corbel"/>
                  <w:b/>
                  <w:color w:val="575757"/>
                  <w:lang w:eastAsia="en-US"/>
                </w:rPr>
                <w:t xml:space="preserve">Účet </w:t>
              </w:r>
              <w:r>
                <w:rPr>
                  <w:rFonts w:ascii="Corbel" w:hAnsi="Corbel"/>
                  <w:b/>
                  <w:color w:val="575757"/>
                  <w:lang w:eastAsia="en-US"/>
                </w:rPr>
                <w:t>Prod</w:t>
              </w:r>
              <w:r w:rsidRPr="00F56967">
                <w:rPr>
                  <w:rFonts w:ascii="Corbel" w:hAnsi="Corbel"/>
                  <w:b/>
                  <w:color w:val="575757"/>
                  <w:lang w:eastAsia="en-US"/>
                </w:rPr>
                <w:t>ávajícího</w:t>
              </w:r>
              <w:r>
                <w:rPr>
                  <w:rFonts w:ascii="Corbel" w:hAnsi="Corbel"/>
                  <w:b/>
                  <w:color w:val="575757"/>
                  <w:lang w:eastAsia="en-US"/>
                </w:rPr>
                <w:t xml:space="preserve"> 1</w:t>
              </w:r>
            </w:ins>
            <w:del w:id="249" w:author="Damian Struk" w:date="2024-11-09T13:09:00Z" w16du:dateUtc="2024-11-09T12:09:00Z">
              <w:r w:rsidDel="00287957">
                <w:rPr>
                  <w:rFonts w:ascii="Corbel" w:hAnsi="Corbel"/>
                  <w:b/>
                  <w:color w:val="575757"/>
                  <w:lang w:eastAsia="ja-JP"/>
                </w:rPr>
                <w:delText>Transakce</w:delText>
              </w:r>
            </w:del>
          </w:p>
        </w:tc>
        <w:tc>
          <w:tcPr>
            <w:tcW w:w="6563" w:type="dxa"/>
            <w:tcPrChange w:id="250" w:author="Damian Struk" w:date="2024-11-09T13:09:00Z" w16du:dateUtc="2024-11-09T12:09:00Z">
              <w:tcPr>
                <w:tcW w:w="6563" w:type="dxa"/>
              </w:tcPr>
            </w:tcPrChange>
          </w:tcPr>
          <w:p w14:paraId="188AF25F" w14:textId="0E3F9E67" w:rsidR="00080DEB" w:rsidRPr="00F56967" w:rsidRDefault="00080DEB" w:rsidP="006756F5">
            <w:pPr>
              <w:pStyle w:val="ListParagraph"/>
              <w:widowControl w:val="0"/>
              <w:spacing w:before="120" w:after="120" w:line="300" w:lineRule="exact"/>
              <w:ind w:left="0"/>
              <w:contextualSpacing w:val="0"/>
              <w:rPr>
                <w:rFonts w:ascii="Corbel" w:hAnsi="Corbel"/>
                <w:color w:val="575757"/>
                <w:lang w:eastAsia="ja-JP"/>
              </w:rPr>
            </w:pPr>
            <w:ins w:id="251" w:author="Damian Struk" w:date="2024-11-09T13:09:00Z" w16du:dateUtc="2024-11-09T12:09:00Z">
              <w:r w:rsidRPr="00F56967">
                <w:rPr>
                  <w:rFonts w:ascii="Corbel" w:hAnsi="Corbel"/>
                  <w:color w:val="575757"/>
                  <w:lang w:eastAsia="en-US"/>
                </w:rPr>
                <w:t>znamená bankovn</w:t>
              </w:r>
              <w:r>
                <w:rPr>
                  <w:rFonts w:ascii="Corbel" w:hAnsi="Corbel"/>
                  <w:color w:val="575757"/>
                  <w:lang w:eastAsia="en-US"/>
                </w:rPr>
                <w:t>í účet Prodávajícího 1 č.</w:t>
              </w:r>
              <w:r w:rsidRPr="00F56967">
                <w:rPr>
                  <w:rFonts w:ascii="Corbel" w:hAnsi="Corbel"/>
                  <w:color w:val="575757"/>
                  <w:lang w:eastAsia="en-US"/>
                </w:rPr>
                <w:t xml:space="preserve"> </w:t>
              </w:r>
              <w:r w:rsidRPr="00597441">
                <w:rPr>
                  <w:rFonts w:ascii="Corbel" w:hAnsi="Corbel"/>
                  <w:color w:val="575757"/>
                  <w:lang w:eastAsia="en-US"/>
                </w:rPr>
                <w:t>1364428002</w:t>
              </w:r>
              <w:r>
                <w:rPr>
                  <w:rFonts w:ascii="Corbel" w:hAnsi="Corbel"/>
                  <w:color w:val="575757"/>
                  <w:lang w:eastAsia="en-US"/>
                </w:rPr>
                <w:t>/2700 vedený u společnosti</w:t>
              </w:r>
              <w:r w:rsidRPr="00F56967">
                <w:rPr>
                  <w:rFonts w:ascii="Corbel" w:hAnsi="Corbel"/>
                  <w:color w:val="575757"/>
                  <w:lang w:eastAsia="en-US"/>
                </w:rPr>
                <w:t xml:space="preserve"> </w:t>
              </w:r>
              <w:proofErr w:type="spellStart"/>
              <w:r w:rsidRPr="00597441">
                <w:rPr>
                  <w:rFonts w:ascii="Corbel" w:hAnsi="Corbel"/>
                  <w:color w:val="575757"/>
                  <w:lang w:eastAsia="en-US"/>
                </w:rPr>
                <w:t>UniCredit</w:t>
              </w:r>
              <w:proofErr w:type="spellEnd"/>
              <w:r w:rsidRPr="00597441">
                <w:rPr>
                  <w:rFonts w:ascii="Corbel" w:hAnsi="Corbel"/>
                  <w:color w:val="575757"/>
                  <w:lang w:eastAsia="en-US"/>
                </w:rPr>
                <w:t xml:space="preserve"> Bank Czech Republic and Slovakia, a.s.</w:t>
              </w:r>
            </w:ins>
            <w:del w:id="252" w:author="Damian Struk" w:date="2024-11-09T13:09:00Z" w16du:dateUtc="2024-11-09T12:09:00Z">
              <w:r w:rsidDel="00287957">
                <w:rPr>
                  <w:rFonts w:ascii="Corbel" w:hAnsi="Corbel"/>
                  <w:color w:val="575757"/>
                  <w:lang w:eastAsia="ja-JP"/>
                </w:rPr>
                <w:delText>znamená transakci zamýšlenou touto Smlouvou, tj. nabytí Podílů a 100% majetkové účasti ve Společnostech Kupujícím a veškeré další dílčí transakce zamýšlené touto Smlouvou společně.</w:delText>
              </w:r>
            </w:del>
          </w:p>
        </w:tc>
      </w:tr>
      <w:tr w:rsidR="00080DEB" w:rsidRPr="00F56967" w14:paraId="7C34709D" w14:textId="77777777" w:rsidTr="00080DEB">
        <w:tblPrEx>
          <w:tblW w:w="9498" w:type="dxa"/>
          <w:tblInd w:w="567" w:type="dxa"/>
          <w:tblLayout w:type="fixed"/>
          <w:tblPrExChange w:id="253" w:author="Damian Struk" w:date="2024-11-09T13:09:00Z" w16du:dateUtc="2024-11-09T12:09:00Z">
            <w:tblPrEx>
              <w:tblW w:w="9498" w:type="dxa"/>
              <w:tblInd w:w="567" w:type="dxa"/>
              <w:tblLayout w:type="fixed"/>
            </w:tblPrEx>
          </w:tblPrExChange>
        </w:tblPrEx>
        <w:tc>
          <w:tcPr>
            <w:tcW w:w="709" w:type="dxa"/>
            <w:tcPrChange w:id="254" w:author="Damian Struk" w:date="2024-11-09T13:09:00Z" w16du:dateUtc="2024-11-09T12:09:00Z">
              <w:tcPr>
                <w:tcW w:w="709" w:type="dxa"/>
              </w:tcPr>
            </w:tcPrChange>
          </w:tcPr>
          <w:p w14:paraId="252DD768"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55" w:author="Damian Struk" w:date="2024-11-09T13:09:00Z" w16du:dateUtc="2024-11-09T12:09:00Z">
              <w:tcPr>
                <w:tcW w:w="2226" w:type="dxa"/>
              </w:tcPr>
            </w:tcPrChange>
          </w:tcPr>
          <w:p w14:paraId="6AAD8692" w14:textId="31F6A6D1"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en-US"/>
              </w:rPr>
            </w:pPr>
            <w:ins w:id="256" w:author="Damian Struk" w:date="2024-11-09T13:09:00Z" w16du:dateUtc="2024-11-09T12:09:00Z">
              <w:r w:rsidRPr="00F56967">
                <w:rPr>
                  <w:rFonts w:ascii="Corbel" w:hAnsi="Corbel"/>
                  <w:b/>
                  <w:color w:val="575757"/>
                  <w:lang w:eastAsia="en-US"/>
                </w:rPr>
                <w:t xml:space="preserve">Účet </w:t>
              </w:r>
              <w:r>
                <w:rPr>
                  <w:rFonts w:ascii="Corbel" w:hAnsi="Corbel"/>
                  <w:b/>
                  <w:color w:val="575757"/>
                  <w:lang w:eastAsia="en-US"/>
                </w:rPr>
                <w:t>Prod</w:t>
              </w:r>
              <w:r w:rsidRPr="00F56967">
                <w:rPr>
                  <w:rFonts w:ascii="Corbel" w:hAnsi="Corbel"/>
                  <w:b/>
                  <w:color w:val="575757"/>
                  <w:lang w:eastAsia="en-US"/>
                </w:rPr>
                <w:t>ávajícího</w:t>
              </w:r>
              <w:r>
                <w:rPr>
                  <w:rFonts w:ascii="Corbel" w:hAnsi="Corbel"/>
                  <w:b/>
                  <w:color w:val="575757"/>
                  <w:lang w:eastAsia="en-US"/>
                </w:rPr>
                <w:t xml:space="preserve"> 2</w:t>
              </w:r>
            </w:ins>
            <w:del w:id="257" w:author="Damian Struk" w:date="2024-11-09T13:09:00Z" w16du:dateUtc="2024-11-09T12:09:00Z">
              <w:r w:rsidRPr="00F56967" w:rsidDel="00287957">
                <w:rPr>
                  <w:rFonts w:ascii="Corbel" w:hAnsi="Corbel"/>
                  <w:b/>
                  <w:color w:val="575757"/>
                  <w:lang w:eastAsia="en-US"/>
                </w:rPr>
                <w:delText xml:space="preserve">Účet </w:delText>
              </w:r>
              <w:r w:rsidDel="00287957">
                <w:rPr>
                  <w:rFonts w:ascii="Corbel" w:hAnsi="Corbel"/>
                  <w:b/>
                  <w:color w:val="575757"/>
                  <w:lang w:eastAsia="en-US"/>
                </w:rPr>
                <w:delText>Prod</w:delText>
              </w:r>
              <w:r w:rsidRPr="00F56967" w:rsidDel="00287957">
                <w:rPr>
                  <w:rFonts w:ascii="Corbel" w:hAnsi="Corbel"/>
                  <w:b/>
                  <w:color w:val="575757"/>
                  <w:lang w:eastAsia="en-US"/>
                </w:rPr>
                <w:delText>ávajícího</w:delText>
              </w:r>
              <w:r w:rsidDel="00287957">
                <w:rPr>
                  <w:rFonts w:ascii="Corbel" w:hAnsi="Corbel"/>
                  <w:b/>
                  <w:color w:val="575757"/>
                  <w:lang w:eastAsia="en-US"/>
                </w:rPr>
                <w:delText xml:space="preserve"> 1</w:delText>
              </w:r>
            </w:del>
          </w:p>
        </w:tc>
        <w:tc>
          <w:tcPr>
            <w:tcW w:w="6563" w:type="dxa"/>
            <w:tcPrChange w:id="258" w:author="Damian Struk" w:date="2024-11-09T13:09:00Z" w16du:dateUtc="2024-11-09T12:09:00Z">
              <w:tcPr>
                <w:tcW w:w="6563" w:type="dxa"/>
              </w:tcPr>
            </w:tcPrChange>
          </w:tcPr>
          <w:p w14:paraId="1E108E6B" w14:textId="0387BDFF" w:rsidR="00080DEB" w:rsidRPr="00F56967" w:rsidRDefault="00080DEB" w:rsidP="00597441">
            <w:pPr>
              <w:pStyle w:val="ListParagraph"/>
              <w:widowControl w:val="0"/>
              <w:spacing w:before="120" w:after="120" w:line="300" w:lineRule="exact"/>
              <w:ind w:left="0"/>
              <w:contextualSpacing w:val="0"/>
              <w:rPr>
                <w:rFonts w:ascii="Corbel" w:hAnsi="Corbel"/>
                <w:color w:val="575757"/>
                <w:lang w:eastAsia="en-US"/>
              </w:rPr>
            </w:pPr>
            <w:ins w:id="259" w:author="Damian Struk" w:date="2024-11-09T13:09:00Z" w16du:dateUtc="2024-11-09T12:09:00Z">
              <w:r w:rsidRPr="009C4605">
                <w:rPr>
                  <w:rFonts w:ascii="Corbel" w:hAnsi="Corbel"/>
                  <w:color w:val="575757"/>
                  <w:lang w:eastAsia="en-US"/>
                </w:rPr>
                <w:t xml:space="preserve">znamená bankovní účet Prodávajícího </w:t>
              </w:r>
              <w:r w:rsidRPr="009C4605">
                <w:rPr>
                  <w:rFonts w:ascii="Corbel" w:hAnsi="Corbel"/>
                  <w:color w:val="575757"/>
                </w:rPr>
                <w:t>2 č.</w:t>
              </w:r>
              <w:r w:rsidRPr="009C4605">
                <w:rPr>
                  <w:rFonts w:ascii="Corbel" w:hAnsi="Corbel"/>
                  <w:color w:val="575757"/>
                  <w:lang w:eastAsia="en-US"/>
                </w:rPr>
                <w:t>1506790083/0800, vedený u společnosti Česká spořitelna a.s.</w:t>
              </w:r>
            </w:ins>
            <w:del w:id="260" w:author="Damian Struk" w:date="2024-11-09T13:09:00Z" w16du:dateUtc="2024-11-09T12:09:00Z">
              <w:r w:rsidRPr="00F56967" w:rsidDel="00287957">
                <w:rPr>
                  <w:rFonts w:ascii="Corbel" w:hAnsi="Corbel"/>
                  <w:color w:val="575757"/>
                  <w:lang w:eastAsia="en-US"/>
                </w:rPr>
                <w:delText>znamená bankovn</w:delText>
              </w:r>
              <w:r w:rsidDel="00287957">
                <w:rPr>
                  <w:rFonts w:ascii="Corbel" w:hAnsi="Corbel"/>
                  <w:color w:val="575757"/>
                  <w:lang w:eastAsia="en-US"/>
                </w:rPr>
                <w:delText>í účet Prodávajícího 1 č.</w:delText>
              </w:r>
              <w:r w:rsidRPr="00F56967" w:rsidDel="00287957">
                <w:rPr>
                  <w:rFonts w:ascii="Corbel" w:hAnsi="Corbel"/>
                  <w:color w:val="575757"/>
                  <w:lang w:eastAsia="en-US"/>
                </w:rPr>
                <w:delText xml:space="preserve"> </w:delText>
              </w:r>
              <w:r w:rsidRPr="00597441" w:rsidDel="00287957">
                <w:rPr>
                  <w:rFonts w:ascii="Corbel" w:hAnsi="Corbel"/>
                  <w:color w:val="575757"/>
                  <w:lang w:eastAsia="en-US"/>
                </w:rPr>
                <w:delText>1364428002</w:delText>
              </w:r>
              <w:r w:rsidDel="00287957">
                <w:rPr>
                  <w:rFonts w:ascii="Corbel" w:hAnsi="Corbel"/>
                  <w:color w:val="575757"/>
                  <w:lang w:eastAsia="en-US"/>
                </w:rPr>
                <w:delText>/2700 vedený u společnosti</w:delText>
              </w:r>
              <w:r w:rsidRPr="00F56967" w:rsidDel="00287957">
                <w:rPr>
                  <w:rFonts w:ascii="Corbel" w:hAnsi="Corbel"/>
                  <w:color w:val="575757"/>
                  <w:lang w:eastAsia="en-US"/>
                </w:rPr>
                <w:delText xml:space="preserve"> </w:delText>
              </w:r>
              <w:r w:rsidRPr="00597441" w:rsidDel="00287957">
                <w:rPr>
                  <w:rFonts w:ascii="Corbel" w:hAnsi="Corbel"/>
                  <w:color w:val="575757"/>
                  <w:lang w:eastAsia="en-US"/>
                </w:rPr>
                <w:delText>UniCredit Bank Czech Republic and Slovakia, a.s.</w:delText>
              </w:r>
            </w:del>
          </w:p>
        </w:tc>
      </w:tr>
      <w:tr w:rsidR="00080DEB" w:rsidRPr="00F56967" w14:paraId="048A03D3" w14:textId="77777777" w:rsidTr="00080DEB">
        <w:tblPrEx>
          <w:tblW w:w="9498" w:type="dxa"/>
          <w:tblInd w:w="567" w:type="dxa"/>
          <w:tblLayout w:type="fixed"/>
          <w:tblPrExChange w:id="261" w:author="Damian Struk" w:date="2024-11-09T13:09:00Z" w16du:dateUtc="2024-11-09T12:09:00Z">
            <w:tblPrEx>
              <w:tblW w:w="9498" w:type="dxa"/>
              <w:tblInd w:w="567" w:type="dxa"/>
              <w:tblLayout w:type="fixed"/>
            </w:tblPrEx>
          </w:tblPrExChange>
        </w:tblPrEx>
        <w:tc>
          <w:tcPr>
            <w:tcW w:w="709" w:type="dxa"/>
            <w:tcPrChange w:id="262" w:author="Damian Struk" w:date="2024-11-09T13:09:00Z" w16du:dateUtc="2024-11-09T12:09:00Z">
              <w:tcPr>
                <w:tcW w:w="709" w:type="dxa"/>
              </w:tcPr>
            </w:tcPrChange>
          </w:tcPr>
          <w:p w14:paraId="0D4804E9" w14:textId="77777777" w:rsidR="00080DEB" w:rsidRPr="00F56967" w:rsidRDefault="00080DEB" w:rsidP="009016C0">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63" w:author="Damian Struk" w:date="2024-11-09T13:09:00Z" w16du:dateUtc="2024-11-09T12:09:00Z">
              <w:tcPr>
                <w:tcW w:w="2226" w:type="dxa"/>
              </w:tcPr>
            </w:tcPrChange>
          </w:tcPr>
          <w:p w14:paraId="1EF10FA6" w14:textId="5DDE0FA5" w:rsidR="00080DEB" w:rsidRPr="00F56967" w:rsidRDefault="00080DEB" w:rsidP="009016C0">
            <w:pPr>
              <w:pStyle w:val="ListParagraph"/>
              <w:widowControl w:val="0"/>
              <w:spacing w:before="120" w:after="120" w:line="300" w:lineRule="exact"/>
              <w:ind w:left="-108"/>
              <w:contextualSpacing w:val="0"/>
              <w:rPr>
                <w:rFonts w:ascii="Corbel" w:hAnsi="Corbel"/>
                <w:b/>
                <w:color w:val="575757"/>
                <w:lang w:eastAsia="en-US"/>
              </w:rPr>
            </w:pPr>
            <w:ins w:id="264" w:author="Damian Struk" w:date="2024-11-09T13:09:00Z" w16du:dateUtc="2024-11-09T12:09:00Z">
              <w:r w:rsidRPr="00F56967">
                <w:rPr>
                  <w:rFonts w:ascii="Corbel" w:hAnsi="Corbel"/>
                  <w:b/>
                  <w:color w:val="575757"/>
                  <w:lang w:eastAsia="en-US"/>
                </w:rPr>
                <w:t xml:space="preserve">Účet </w:t>
              </w:r>
              <w:r>
                <w:rPr>
                  <w:rFonts w:ascii="Corbel" w:hAnsi="Corbel"/>
                  <w:b/>
                  <w:color w:val="575757"/>
                  <w:lang w:eastAsia="en-US"/>
                </w:rPr>
                <w:t>Prod</w:t>
              </w:r>
              <w:r w:rsidRPr="00F56967">
                <w:rPr>
                  <w:rFonts w:ascii="Corbel" w:hAnsi="Corbel"/>
                  <w:b/>
                  <w:color w:val="575757"/>
                  <w:lang w:eastAsia="en-US"/>
                </w:rPr>
                <w:t>ávajícího</w:t>
              </w:r>
              <w:r>
                <w:rPr>
                  <w:rFonts w:ascii="Corbel" w:hAnsi="Corbel"/>
                  <w:b/>
                  <w:color w:val="575757"/>
                  <w:lang w:eastAsia="en-US"/>
                </w:rPr>
                <w:t xml:space="preserve"> 3</w:t>
              </w:r>
            </w:ins>
            <w:del w:id="265" w:author="Damian Struk" w:date="2024-11-09T13:09:00Z" w16du:dateUtc="2024-11-09T12:09:00Z">
              <w:r w:rsidRPr="00F56967" w:rsidDel="00287957">
                <w:rPr>
                  <w:rFonts w:ascii="Corbel" w:hAnsi="Corbel"/>
                  <w:b/>
                  <w:color w:val="575757"/>
                  <w:lang w:eastAsia="en-US"/>
                </w:rPr>
                <w:delText xml:space="preserve">Účet </w:delText>
              </w:r>
              <w:r w:rsidDel="00287957">
                <w:rPr>
                  <w:rFonts w:ascii="Corbel" w:hAnsi="Corbel"/>
                  <w:b/>
                  <w:color w:val="575757"/>
                  <w:lang w:eastAsia="en-US"/>
                </w:rPr>
                <w:delText>Prod</w:delText>
              </w:r>
              <w:r w:rsidRPr="00F56967" w:rsidDel="00287957">
                <w:rPr>
                  <w:rFonts w:ascii="Corbel" w:hAnsi="Corbel"/>
                  <w:b/>
                  <w:color w:val="575757"/>
                  <w:lang w:eastAsia="en-US"/>
                </w:rPr>
                <w:delText>ávajícího</w:delText>
              </w:r>
              <w:r w:rsidDel="00287957">
                <w:rPr>
                  <w:rFonts w:ascii="Corbel" w:hAnsi="Corbel"/>
                  <w:b/>
                  <w:color w:val="575757"/>
                  <w:lang w:eastAsia="en-US"/>
                </w:rPr>
                <w:delText xml:space="preserve"> 2</w:delText>
              </w:r>
            </w:del>
          </w:p>
        </w:tc>
        <w:tc>
          <w:tcPr>
            <w:tcW w:w="6563" w:type="dxa"/>
            <w:tcPrChange w:id="266" w:author="Damian Struk" w:date="2024-11-09T13:09:00Z" w16du:dateUtc="2024-11-09T12:09:00Z">
              <w:tcPr>
                <w:tcW w:w="6563" w:type="dxa"/>
              </w:tcPr>
            </w:tcPrChange>
          </w:tcPr>
          <w:p w14:paraId="20F22534" w14:textId="623D23B2" w:rsidR="00080DEB" w:rsidRPr="009C4605" w:rsidRDefault="00080DEB" w:rsidP="009016C0">
            <w:pPr>
              <w:pStyle w:val="ListParagraph"/>
              <w:widowControl w:val="0"/>
              <w:spacing w:before="120" w:after="120" w:line="300" w:lineRule="exact"/>
              <w:ind w:left="0"/>
              <w:contextualSpacing w:val="0"/>
              <w:rPr>
                <w:rFonts w:ascii="Corbel" w:hAnsi="Corbel"/>
                <w:color w:val="575757"/>
                <w:lang w:eastAsia="en-US"/>
              </w:rPr>
            </w:pPr>
            <w:ins w:id="267" w:author="Damian Struk" w:date="2024-11-09T13:09:00Z" w16du:dateUtc="2024-11-09T12:09:00Z">
              <w:r w:rsidRPr="009C4605">
                <w:rPr>
                  <w:rFonts w:ascii="Corbel" w:hAnsi="Corbel"/>
                  <w:color w:val="575757"/>
                  <w:lang w:eastAsia="en-US"/>
                </w:rPr>
                <w:t xml:space="preserve">znamená bankovní účet Prodávajícího 3 č. 330146088/2700, vedený u společnosti </w:t>
              </w:r>
              <w:proofErr w:type="spellStart"/>
              <w:r w:rsidRPr="009C4605">
                <w:rPr>
                  <w:rFonts w:ascii="Corbel" w:hAnsi="Corbel"/>
                  <w:color w:val="575757"/>
                  <w:lang w:eastAsia="en-US"/>
                </w:rPr>
                <w:t>UniCredit</w:t>
              </w:r>
              <w:proofErr w:type="spellEnd"/>
              <w:r w:rsidRPr="009C4605">
                <w:rPr>
                  <w:rFonts w:ascii="Corbel" w:hAnsi="Corbel"/>
                  <w:color w:val="575757"/>
                  <w:lang w:eastAsia="en-US"/>
                </w:rPr>
                <w:t xml:space="preserve"> Bank Czech Republic and Slovakia a.s. (úschovní účet).</w:t>
              </w:r>
            </w:ins>
            <w:del w:id="268" w:author="Damian Struk" w:date="2024-11-09T13:09:00Z" w16du:dateUtc="2024-11-09T12:09:00Z">
              <w:r w:rsidRPr="009C4605" w:rsidDel="00287957">
                <w:rPr>
                  <w:rFonts w:ascii="Corbel" w:hAnsi="Corbel"/>
                  <w:color w:val="575757"/>
                  <w:lang w:eastAsia="en-US"/>
                </w:rPr>
                <w:delText xml:space="preserve">znamená bankovní účet Prodávajícího </w:delText>
              </w:r>
              <w:r w:rsidRPr="009C4605" w:rsidDel="00287957">
                <w:rPr>
                  <w:rFonts w:ascii="Corbel" w:hAnsi="Corbel"/>
                  <w:color w:val="575757"/>
                </w:rPr>
                <w:delText>2 č.</w:delText>
              </w:r>
              <w:r w:rsidRPr="009C4605" w:rsidDel="00287957">
                <w:rPr>
                  <w:rFonts w:ascii="Corbel" w:hAnsi="Corbel"/>
                  <w:color w:val="575757"/>
                  <w:lang w:eastAsia="en-US"/>
                </w:rPr>
                <w:delText>1506790083/0800, vedený u společnosti Česká spořitelna a.s.</w:delText>
              </w:r>
            </w:del>
          </w:p>
        </w:tc>
      </w:tr>
      <w:tr w:rsidR="00080DEB" w:rsidRPr="00F56967" w14:paraId="2FA3F789" w14:textId="77777777" w:rsidTr="00080DEB">
        <w:tblPrEx>
          <w:tblW w:w="9498" w:type="dxa"/>
          <w:tblInd w:w="567" w:type="dxa"/>
          <w:tblLayout w:type="fixed"/>
          <w:tblPrExChange w:id="269" w:author="Damian Struk" w:date="2024-11-09T13:09:00Z" w16du:dateUtc="2024-11-09T12:09:00Z">
            <w:tblPrEx>
              <w:tblW w:w="9498" w:type="dxa"/>
              <w:tblInd w:w="567" w:type="dxa"/>
              <w:tblLayout w:type="fixed"/>
            </w:tblPrEx>
          </w:tblPrExChange>
        </w:tblPrEx>
        <w:tc>
          <w:tcPr>
            <w:tcW w:w="709" w:type="dxa"/>
            <w:tcPrChange w:id="270" w:author="Damian Struk" w:date="2024-11-09T13:09:00Z" w16du:dateUtc="2024-11-09T12:09:00Z">
              <w:tcPr>
                <w:tcW w:w="709" w:type="dxa"/>
              </w:tcPr>
            </w:tcPrChange>
          </w:tcPr>
          <w:p w14:paraId="129FBA10" w14:textId="77777777" w:rsidR="00080DEB" w:rsidRPr="00F56967" w:rsidRDefault="00080DEB" w:rsidP="009016C0">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71" w:author="Damian Struk" w:date="2024-11-09T13:09:00Z" w16du:dateUtc="2024-11-09T12:09:00Z">
              <w:tcPr>
                <w:tcW w:w="2226" w:type="dxa"/>
              </w:tcPr>
            </w:tcPrChange>
          </w:tcPr>
          <w:p w14:paraId="14B1C2E5" w14:textId="171D5154" w:rsidR="00080DEB" w:rsidRPr="00F56967" w:rsidRDefault="00080DEB" w:rsidP="009016C0">
            <w:pPr>
              <w:pStyle w:val="ListParagraph"/>
              <w:widowControl w:val="0"/>
              <w:spacing w:before="120" w:after="120" w:line="300" w:lineRule="exact"/>
              <w:ind w:left="-108"/>
              <w:contextualSpacing w:val="0"/>
              <w:rPr>
                <w:rFonts w:ascii="Corbel" w:hAnsi="Corbel"/>
                <w:b/>
                <w:color w:val="575757"/>
                <w:lang w:eastAsia="en-US"/>
              </w:rPr>
            </w:pPr>
            <w:ins w:id="272" w:author="Damian Struk" w:date="2024-11-09T13:09:00Z" w16du:dateUtc="2024-11-09T12:09:00Z">
              <w:r w:rsidRPr="00F56967">
                <w:rPr>
                  <w:rFonts w:ascii="Corbel" w:hAnsi="Corbel"/>
                  <w:b/>
                  <w:color w:val="575757"/>
                  <w:lang w:eastAsia="ja-JP"/>
                </w:rPr>
                <w:t>Zákon o obchodních korporacích</w:t>
              </w:r>
            </w:ins>
            <w:del w:id="273" w:author="Damian Struk" w:date="2024-11-09T13:09:00Z" w16du:dateUtc="2024-11-09T12:09:00Z">
              <w:r w:rsidRPr="00F56967" w:rsidDel="00287957">
                <w:rPr>
                  <w:rFonts w:ascii="Corbel" w:hAnsi="Corbel"/>
                  <w:b/>
                  <w:color w:val="575757"/>
                  <w:lang w:eastAsia="en-US"/>
                </w:rPr>
                <w:delText xml:space="preserve">Účet </w:delText>
              </w:r>
              <w:r w:rsidDel="00287957">
                <w:rPr>
                  <w:rFonts w:ascii="Corbel" w:hAnsi="Corbel"/>
                  <w:b/>
                  <w:color w:val="575757"/>
                  <w:lang w:eastAsia="en-US"/>
                </w:rPr>
                <w:delText>Prod</w:delText>
              </w:r>
              <w:r w:rsidRPr="00F56967" w:rsidDel="00287957">
                <w:rPr>
                  <w:rFonts w:ascii="Corbel" w:hAnsi="Corbel"/>
                  <w:b/>
                  <w:color w:val="575757"/>
                  <w:lang w:eastAsia="en-US"/>
                </w:rPr>
                <w:delText>ávajícího</w:delText>
              </w:r>
              <w:r w:rsidDel="00287957">
                <w:rPr>
                  <w:rFonts w:ascii="Corbel" w:hAnsi="Corbel"/>
                  <w:b/>
                  <w:color w:val="575757"/>
                  <w:lang w:eastAsia="en-US"/>
                </w:rPr>
                <w:delText xml:space="preserve"> 3</w:delText>
              </w:r>
            </w:del>
          </w:p>
        </w:tc>
        <w:tc>
          <w:tcPr>
            <w:tcW w:w="6563" w:type="dxa"/>
            <w:tcPrChange w:id="274" w:author="Damian Struk" w:date="2024-11-09T13:09:00Z" w16du:dateUtc="2024-11-09T12:09:00Z">
              <w:tcPr>
                <w:tcW w:w="6563" w:type="dxa"/>
              </w:tcPr>
            </w:tcPrChange>
          </w:tcPr>
          <w:p w14:paraId="028E7ED2" w14:textId="09BC1608" w:rsidR="00080DEB" w:rsidRPr="009C4605" w:rsidRDefault="00080DEB" w:rsidP="009016C0">
            <w:pPr>
              <w:pStyle w:val="ListParagraph"/>
              <w:widowControl w:val="0"/>
              <w:spacing w:before="120" w:after="120" w:line="300" w:lineRule="exact"/>
              <w:ind w:left="0"/>
              <w:contextualSpacing w:val="0"/>
              <w:rPr>
                <w:rFonts w:ascii="Corbel" w:hAnsi="Corbel"/>
                <w:color w:val="575757"/>
                <w:lang w:eastAsia="en-US"/>
              </w:rPr>
            </w:pPr>
            <w:ins w:id="275" w:author="Damian Struk" w:date="2024-11-09T13:09:00Z" w16du:dateUtc="2024-11-09T12:09:00Z">
              <w:r w:rsidRPr="00F56967">
                <w:rPr>
                  <w:rFonts w:ascii="Corbel" w:hAnsi="Corbel"/>
                  <w:color w:val="575757"/>
                  <w:lang w:eastAsia="ja-JP"/>
                </w:rPr>
                <w:t xml:space="preserve">znamená zákon č. 90/2012 Sb., </w:t>
              </w:r>
              <w:r w:rsidRPr="00F56967">
                <w:rPr>
                  <w:rFonts w:ascii="Corbel" w:hAnsi="Corbel"/>
                  <w:color w:val="575757"/>
                </w:rPr>
                <w:t>o obchodních společnostech a</w:t>
              </w:r>
              <w:r>
                <w:rPr>
                  <w:rFonts w:ascii="Corbel" w:hAnsi="Corbel"/>
                  <w:color w:val="575757"/>
                </w:rPr>
                <w:t> </w:t>
              </w:r>
              <w:r w:rsidRPr="00F56967">
                <w:rPr>
                  <w:rFonts w:ascii="Corbel" w:hAnsi="Corbel"/>
                  <w:color w:val="575757"/>
                </w:rPr>
                <w:t>družstvech (zákon o obchodních korporacích), ve znění pozdějších předpisů.</w:t>
              </w:r>
            </w:ins>
            <w:del w:id="276" w:author="Damian Struk" w:date="2024-11-09T13:09:00Z" w16du:dateUtc="2024-11-09T12:09:00Z">
              <w:r w:rsidRPr="009C4605" w:rsidDel="00287957">
                <w:rPr>
                  <w:rFonts w:ascii="Corbel" w:hAnsi="Corbel"/>
                  <w:color w:val="575757"/>
                  <w:lang w:eastAsia="en-US"/>
                </w:rPr>
                <w:delText>znamená bankovní účet Prodávajícího 3 č. 330146088/2700, vedený u společnosti UniCredit Bank Czech Republic and Slovakia a.s. (úschovní účet).</w:delText>
              </w:r>
            </w:del>
          </w:p>
        </w:tc>
      </w:tr>
      <w:tr w:rsidR="00080DEB" w:rsidRPr="00F56967" w14:paraId="065886F1" w14:textId="77777777" w:rsidTr="00080DEB">
        <w:tblPrEx>
          <w:tblW w:w="9498" w:type="dxa"/>
          <w:tblInd w:w="567" w:type="dxa"/>
          <w:tblLayout w:type="fixed"/>
          <w:tblPrExChange w:id="277" w:author="Damian Struk" w:date="2024-11-09T13:09:00Z" w16du:dateUtc="2024-11-09T12:09:00Z">
            <w:tblPrEx>
              <w:tblW w:w="9498" w:type="dxa"/>
              <w:tblInd w:w="567" w:type="dxa"/>
              <w:tblLayout w:type="fixed"/>
            </w:tblPrEx>
          </w:tblPrExChange>
        </w:tblPrEx>
        <w:tc>
          <w:tcPr>
            <w:tcW w:w="709" w:type="dxa"/>
            <w:tcPrChange w:id="278" w:author="Damian Struk" w:date="2024-11-09T13:09:00Z" w16du:dateUtc="2024-11-09T12:09:00Z">
              <w:tcPr>
                <w:tcW w:w="709" w:type="dxa"/>
              </w:tcPr>
            </w:tcPrChange>
          </w:tcPr>
          <w:p w14:paraId="54E5C784"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79" w:author="Damian Struk" w:date="2024-11-09T13:09:00Z" w16du:dateUtc="2024-11-09T12:09:00Z">
              <w:tcPr>
                <w:tcW w:w="2226" w:type="dxa"/>
              </w:tcPr>
            </w:tcPrChange>
          </w:tcPr>
          <w:p w14:paraId="0E23F69C" w14:textId="69DE3948"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280" w:author="Damian Struk" w:date="2024-11-09T13:09:00Z" w16du:dateUtc="2024-11-09T12:09:00Z">
              <w:r>
                <w:rPr>
                  <w:rFonts w:ascii="Corbel" w:hAnsi="Corbel"/>
                  <w:b/>
                  <w:color w:val="575757"/>
                  <w:lang w:eastAsia="ja-JP"/>
                </w:rPr>
                <w:t>Zákon o registru smluv</w:t>
              </w:r>
            </w:ins>
            <w:del w:id="281" w:author="Damian Struk" w:date="2024-11-09T13:09:00Z" w16du:dateUtc="2024-11-09T12:09:00Z">
              <w:r w:rsidRPr="00F56967" w:rsidDel="00287957">
                <w:rPr>
                  <w:rFonts w:ascii="Corbel" w:hAnsi="Corbel"/>
                  <w:b/>
                  <w:color w:val="575757"/>
                  <w:lang w:eastAsia="ja-JP"/>
                </w:rPr>
                <w:delText>Zákon o obchodních korporacích</w:delText>
              </w:r>
            </w:del>
          </w:p>
        </w:tc>
        <w:tc>
          <w:tcPr>
            <w:tcW w:w="6563" w:type="dxa"/>
            <w:tcPrChange w:id="282" w:author="Damian Struk" w:date="2024-11-09T13:09:00Z" w16du:dateUtc="2024-11-09T12:09:00Z">
              <w:tcPr>
                <w:tcW w:w="6563" w:type="dxa"/>
              </w:tcPr>
            </w:tcPrChange>
          </w:tcPr>
          <w:p w14:paraId="14B8887B" w14:textId="202036D5" w:rsidR="00080DEB" w:rsidRPr="00F56967" w:rsidRDefault="00080DEB" w:rsidP="00F21CC9">
            <w:pPr>
              <w:pStyle w:val="ListParagraph"/>
              <w:widowControl w:val="0"/>
              <w:spacing w:before="120" w:after="120" w:line="300" w:lineRule="exact"/>
              <w:ind w:left="0"/>
              <w:contextualSpacing w:val="0"/>
              <w:rPr>
                <w:rFonts w:ascii="Corbel" w:hAnsi="Corbel"/>
                <w:color w:val="575757"/>
                <w:lang w:eastAsia="ja-JP"/>
              </w:rPr>
            </w:pPr>
            <w:ins w:id="283" w:author="Damian Struk" w:date="2024-11-09T13:09:00Z" w16du:dateUtc="2024-11-09T12:09:00Z">
              <w:r>
                <w:rPr>
                  <w:rFonts w:ascii="Corbel" w:hAnsi="Corbel"/>
                  <w:color w:val="575757"/>
                  <w:lang w:eastAsia="ja-JP"/>
                </w:rPr>
                <w:t xml:space="preserve">znamená zákon </w:t>
              </w:r>
              <w:r w:rsidRPr="001421D7">
                <w:rPr>
                  <w:rFonts w:ascii="Corbel" w:hAnsi="Corbel"/>
                  <w:color w:val="575757"/>
                  <w:lang w:eastAsia="ja-JP"/>
                </w:rPr>
                <w:t>č. 340/2015 Sb., o zvláštních podmínkách účinnosti některých smluv, uveřejňování těchto smluv a o registru smluv (zákon o registru smluv), ve znění pozdějších předpisů</w:t>
              </w:r>
              <w:r>
                <w:rPr>
                  <w:rFonts w:ascii="Corbel" w:hAnsi="Corbel"/>
                  <w:color w:val="575757"/>
                  <w:lang w:eastAsia="ja-JP"/>
                </w:rPr>
                <w:t>.</w:t>
              </w:r>
            </w:ins>
            <w:del w:id="284" w:author="Damian Struk" w:date="2024-11-09T13:09:00Z" w16du:dateUtc="2024-11-09T12:09:00Z">
              <w:r w:rsidRPr="00F56967" w:rsidDel="00287957">
                <w:rPr>
                  <w:rFonts w:ascii="Corbel" w:hAnsi="Corbel"/>
                  <w:color w:val="575757"/>
                  <w:lang w:eastAsia="ja-JP"/>
                </w:rPr>
                <w:delText xml:space="preserve">znamená zákon č. 90/2012 Sb., </w:delText>
              </w:r>
              <w:r w:rsidRPr="00F56967" w:rsidDel="00287957">
                <w:rPr>
                  <w:rFonts w:ascii="Corbel" w:hAnsi="Corbel"/>
                  <w:color w:val="575757"/>
                </w:rPr>
                <w:delText>o obchodních společnostech a</w:delText>
              </w:r>
              <w:r w:rsidDel="00287957">
                <w:rPr>
                  <w:rFonts w:ascii="Corbel" w:hAnsi="Corbel"/>
                  <w:color w:val="575757"/>
                </w:rPr>
                <w:delText> </w:delText>
              </w:r>
              <w:r w:rsidRPr="00F56967" w:rsidDel="00287957">
                <w:rPr>
                  <w:rFonts w:ascii="Corbel" w:hAnsi="Corbel"/>
                  <w:color w:val="575757"/>
                </w:rPr>
                <w:delText>družstvech (zákon o obchodních korporacích), ve znění pozdějších předpisů.</w:delText>
              </w:r>
            </w:del>
          </w:p>
        </w:tc>
      </w:tr>
      <w:tr w:rsidR="00080DEB" w:rsidRPr="00F56967" w14:paraId="2073F090" w14:textId="77777777" w:rsidTr="00080DEB">
        <w:tblPrEx>
          <w:tblW w:w="9498" w:type="dxa"/>
          <w:tblInd w:w="567" w:type="dxa"/>
          <w:tblLayout w:type="fixed"/>
          <w:tblPrExChange w:id="285" w:author="Damian Struk" w:date="2024-11-09T13:09:00Z" w16du:dateUtc="2024-11-09T12:09:00Z">
            <w:tblPrEx>
              <w:tblW w:w="9498" w:type="dxa"/>
              <w:tblInd w:w="567" w:type="dxa"/>
              <w:tblLayout w:type="fixed"/>
            </w:tblPrEx>
          </w:tblPrExChange>
        </w:tblPrEx>
        <w:tc>
          <w:tcPr>
            <w:tcW w:w="709" w:type="dxa"/>
            <w:tcPrChange w:id="286" w:author="Damian Struk" w:date="2024-11-09T13:09:00Z" w16du:dateUtc="2024-11-09T12:09:00Z">
              <w:tcPr>
                <w:tcW w:w="709" w:type="dxa"/>
              </w:tcPr>
            </w:tcPrChange>
          </w:tcPr>
          <w:p w14:paraId="5EB12380"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87" w:author="Damian Struk" w:date="2024-11-09T13:09:00Z" w16du:dateUtc="2024-11-09T12:09:00Z">
              <w:tcPr>
                <w:tcW w:w="2226" w:type="dxa"/>
              </w:tcPr>
            </w:tcPrChange>
          </w:tcPr>
          <w:p w14:paraId="4CABC123" w14:textId="65D145CA"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288" w:author="Damian Struk" w:date="2024-11-09T13:09:00Z" w16du:dateUtc="2024-11-09T12:09:00Z">
              <w:r>
                <w:rPr>
                  <w:rFonts w:ascii="Corbel" w:hAnsi="Corbel"/>
                  <w:b/>
                  <w:color w:val="575757"/>
                  <w:lang w:eastAsia="ja-JP"/>
                </w:rPr>
                <w:t>Zákon o veřejných rejstřících</w:t>
              </w:r>
            </w:ins>
            <w:del w:id="289" w:author="Damian Struk" w:date="2024-11-09T13:09:00Z" w16du:dateUtc="2024-11-09T12:09:00Z">
              <w:r w:rsidDel="00287957">
                <w:rPr>
                  <w:rFonts w:ascii="Corbel" w:hAnsi="Corbel"/>
                  <w:b/>
                  <w:color w:val="575757"/>
                  <w:lang w:eastAsia="ja-JP"/>
                </w:rPr>
                <w:delText>Zákon o registru smluv</w:delText>
              </w:r>
            </w:del>
          </w:p>
        </w:tc>
        <w:tc>
          <w:tcPr>
            <w:tcW w:w="6563" w:type="dxa"/>
            <w:tcPrChange w:id="290" w:author="Damian Struk" w:date="2024-11-09T13:09:00Z" w16du:dateUtc="2024-11-09T12:09:00Z">
              <w:tcPr>
                <w:tcW w:w="6563" w:type="dxa"/>
              </w:tcPr>
            </w:tcPrChange>
          </w:tcPr>
          <w:p w14:paraId="741D3B2C" w14:textId="4C40B4E8" w:rsidR="00080DEB" w:rsidRPr="00F56967" w:rsidRDefault="00080DEB" w:rsidP="00F21CC9">
            <w:pPr>
              <w:pStyle w:val="ListParagraph"/>
              <w:widowControl w:val="0"/>
              <w:spacing w:before="120" w:after="120" w:line="300" w:lineRule="exact"/>
              <w:ind w:left="0"/>
              <w:contextualSpacing w:val="0"/>
              <w:rPr>
                <w:rFonts w:ascii="Corbel" w:hAnsi="Corbel"/>
                <w:color w:val="575757"/>
                <w:lang w:eastAsia="ja-JP"/>
              </w:rPr>
            </w:pPr>
            <w:ins w:id="291" w:author="Damian Struk" w:date="2024-11-09T13:09:00Z" w16du:dateUtc="2024-11-09T12:09:00Z">
              <w:r>
                <w:rPr>
                  <w:rFonts w:ascii="Corbel" w:hAnsi="Corbel"/>
                  <w:color w:val="575757"/>
                  <w:lang w:eastAsia="ja-JP"/>
                </w:rPr>
                <w:t xml:space="preserve">znamená zákon č. 304/2013 Sb., o </w:t>
              </w:r>
              <w:r w:rsidRPr="00E40B08">
                <w:rPr>
                  <w:rFonts w:ascii="Corbel" w:hAnsi="Corbel"/>
                  <w:color w:val="575757"/>
                  <w:lang w:eastAsia="ja-JP"/>
                </w:rPr>
                <w:t>veřejných rejstřících právnických a</w:t>
              </w:r>
              <w:r>
                <w:rPr>
                  <w:rFonts w:ascii="Corbel" w:hAnsi="Corbel"/>
                  <w:color w:val="575757"/>
                  <w:lang w:eastAsia="ja-JP"/>
                </w:rPr>
                <w:t> </w:t>
              </w:r>
              <w:r w:rsidRPr="00E40B08">
                <w:rPr>
                  <w:rFonts w:ascii="Corbel" w:hAnsi="Corbel"/>
                  <w:color w:val="575757"/>
                  <w:lang w:eastAsia="ja-JP"/>
                </w:rPr>
                <w:t>fyzických osob</w:t>
              </w:r>
              <w:r>
                <w:rPr>
                  <w:rFonts w:ascii="Corbel" w:hAnsi="Corbel"/>
                  <w:color w:val="575757"/>
                  <w:lang w:eastAsia="ja-JP"/>
                </w:rPr>
                <w:t>, ve znění pozdějších předpisů.</w:t>
              </w:r>
            </w:ins>
            <w:del w:id="292" w:author="Damian Struk" w:date="2024-11-09T13:09:00Z" w16du:dateUtc="2024-11-09T12:09:00Z">
              <w:r w:rsidDel="00287957">
                <w:rPr>
                  <w:rFonts w:ascii="Corbel" w:hAnsi="Corbel"/>
                  <w:color w:val="575757"/>
                  <w:lang w:eastAsia="ja-JP"/>
                </w:rPr>
                <w:delText xml:space="preserve">znamená zákon </w:delText>
              </w:r>
              <w:r w:rsidRPr="001421D7" w:rsidDel="00287957">
                <w:rPr>
                  <w:rFonts w:ascii="Corbel" w:hAnsi="Corbel"/>
                  <w:color w:val="575757"/>
                  <w:lang w:eastAsia="ja-JP"/>
                </w:rPr>
                <w:delText>č. 340/2015 Sb., o zvláštních podmínkách účinnosti některých smluv, uveřejňování těchto smluv a o registru smluv (zákon o registru smluv), ve znění pozdějších předpisů</w:delText>
              </w:r>
              <w:r w:rsidDel="00287957">
                <w:rPr>
                  <w:rFonts w:ascii="Corbel" w:hAnsi="Corbel"/>
                  <w:color w:val="575757"/>
                  <w:lang w:eastAsia="ja-JP"/>
                </w:rPr>
                <w:delText>.</w:delText>
              </w:r>
            </w:del>
          </w:p>
        </w:tc>
      </w:tr>
      <w:tr w:rsidR="00080DEB" w:rsidRPr="00F56967" w14:paraId="134D723B" w14:textId="77777777" w:rsidTr="00080DEB">
        <w:tblPrEx>
          <w:tblW w:w="9498" w:type="dxa"/>
          <w:tblInd w:w="567" w:type="dxa"/>
          <w:tblLayout w:type="fixed"/>
          <w:tblPrExChange w:id="293" w:author="Damian Struk" w:date="2024-11-09T13:09:00Z" w16du:dateUtc="2024-11-09T12:09:00Z">
            <w:tblPrEx>
              <w:tblW w:w="9498" w:type="dxa"/>
              <w:tblInd w:w="567" w:type="dxa"/>
              <w:tblLayout w:type="fixed"/>
            </w:tblPrEx>
          </w:tblPrExChange>
        </w:tblPrEx>
        <w:tc>
          <w:tcPr>
            <w:tcW w:w="709" w:type="dxa"/>
            <w:tcPrChange w:id="294" w:author="Damian Struk" w:date="2024-11-09T13:09:00Z" w16du:dateUtc="2024-11-09T12:09:00Z">
              <w:tcPr>
                <w:tcW w:w="709" w:type="dxa"/>
              </w:tcPr>
            </w:tcPrChange>
          </w:tcPr>
          <w:p w14:paraId="05A1FE6C"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95" w:author="Damian Struk" w:date="2024-11-09T13:09:00Z" w16du:dateUtc="2024-11-09T12:09:00Z">
              <w:tcPr>
                <w:tcW w:w="2226" w:type="dxa"/>
              </w:tcPr>
            </w:tcPrChange>
          </w:tcPr>
          <w:p w14:paraId="32AA2C9C" w14:textId="7E8E5965" w:rsidR="00080DEB"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296" w:author="Damian Struk" w:date="2024-11-09T13:09:00Z" w16du:dateUtc="2024-11-09T12:09:00Z">
              <w:r w:rsidRPr="00F56967">
                <w:rPr>
                  <w:rFonts w:ascii="Corbel" w:hAnsi="Corbel"/>
                  <w:b/>
                  <w:color w:val="575757"/>
                  <w:lang w:eastAsia="ja-JP"/>
                </w:rPr>
                <w:t>Záruky</w:t>
              </w:r>
            </w:ins>
            <w:del w:id="297" w:author="Damian Struk" w:date="2024-11-09T13:09:00Z" w16du:dateUtc="2024-11-09T12:09:00Z">
              <w:r w:rsidDel="00287957">
                <w:rPr>
                  <w:rFonts w:ascii="Corbel" w:hAnsi="Corbel"/>
                  <w:b/>
                  <w:color w:val="575757"/>
                  <w:lang w:eastAsia="ja-JP"/>
                </w:rPr>
                <w:delText>Zákon o veřejných rejstřících</w:delText>
              </w:r>
            </w:del>
          </w:p>
        </w:tc>
        <w:tc>
          <w:tcPr>
            <w:tcW w:w="6563" w:type="dxa"/>
            <w:tcPrChange w:id="298" w:author="Damian Struk" w:date="2024-11-09T13:09:00Z" w16du:dateUtc="2024-11-09T12:09:00Z">
              <w:tcPr>
                <w:tcW w:w="6563" w:type="dxa"/>
              </w:tcPr>
            </w:tcPrChange>
          </w:tcPr>
          <w:p w14:paraId="457E2490" w14:textId="71B0846F" w:rsidR="00080DEB" w:rsidRDefault="00080DEB" w:rsidP="00F21CC9">
            <w:pPr>
              <w:pStyle w:val="ListParagraph"/>
              <w:widowControl w:val="0"/>
              <w:spacing w:before="120" w:after="120" w:line="300" w:lineRule="exact"/>
              <w:ind w:left="0"/>
              <w:contextualSpacing w:val="0"/>
              <w:rPr>
                <w:rFonts w:ascii="Corbel" w:hAnsi="Corbel"/>
                <w:color w:val="575757"/>
                <w:lang w:eastAsia="ja-JP"/>
              </w:rPr>
            </w:pPr>
            <w:ins w:id="299" w:author="Damian Struk" w:date="2024-11-09T13:09:00Z" w16du:dateUtc="2024-11-09T12:09:00Z">
              <w:r w:rsidRPr="00F56967">
                <w:rPr>
                  <w:rFonts w:ascii="Corbel" w:hAnsi="Corbel"/>
                  <w:color w:val="575757"/>
                  <w:lang w:eastAsia="ja-JP"/>
                </w:rPr>
                <w:t>má význam uvedený v článku</w:t>
              </w:r>
              <w:r>
                <w:rPr>
                  <w:rFonts w:ascii="Corbel" w:hAnsi="Corbel"/>
                  <w:color w:val="575757"/>
                  <w:lang w:eastAsia="ja-JP"/>
                </w:rPr>
                <w:t xml:space="preserve"> </w:t>
              </w:r>
              <w:r>
                <w:rPr>
                  <w:rFonts w:ascii="Corbel" w:hAnsi="Corbel"/>
                  <w:color w:val="575757"/>
                  <w:lang w:eastAsia="ja-JP"/>
                </w:rPr>
                <w:fldChar w:fldCharType="begin"/>
              </w:r>
              <w:r>
                <w:rPr>
                  <w:rFonts w:ascii="Corbel" w:hAnsi="Corbel"/>
                  <w:color w:val="575757"/>
                  <w:lang w:eastAsia="ja-JP"/>
                </w:rPr>
                <w:instrText xml:space="preserve"> REF _Ref102339319 \r \h </w:instrText>
              </w:r>
            </w:ins>
            <w:r>
              <w:rPr>
                <w:rFonts w:ascii="Corbel" w:hAnsi="Corbel"/>
                <w:color w:val="575757"/>
                <w:lang w:eastAsia="ja-JP"/>
              </w:rPr>
            </w:r>
            <w:ins w:id="300" w:author="Damian Struk" w:date="2024-11-09T13:09:00Z" w16du:dateUtc="2024-11-09T12:09:00Z">
              <w:r>
                <w:rPr>
                  <w:rFonts w:ascii="Corbel" w:hAnsi="Corbel"/>
                  <w:color w:val="575757"/>
                  <w:lang w:eastAsia="ja-JP"/>
                </w:rPr>
                <w:fldChar w:fldCharType="separate"/>
              </w:r>
              <w:r>
                <w:rPr>
                  <w:rFonts w:ascii="Corbel" w:hAnsi="Corbel"/>
                  <w:color w:val="575757"/>
                  <w:lang w:eastAsia="ja-JP"/>
                </w:rPr>
                <w:t>8.2</w:t>
              </w:r>
              <w:r>
                <w:rPr>
                  <w:rFonts w:ascii="Corbel" w:hAnsi="Corbel"/>
                  <w:color w:val="575757"/>
                  <w:lang w:eastAsia="ja-JP"/>
                </w:rPr>
                <w:fldChar w:fldCharType="end"/>
              </w:r>
              <w:r w:rsidRPr="00F56967">
                <w:rPr>
                  <w:rFonts w:ascii="Corbel" w:hAnsi="Corbel"/>
                  <w:color w:val="575757"/>
                  <w:lang w:eastAsia="ja-JP"/>
                </w:rPr>
                <w:t xml:space="preserve">. </w:t>
              </w:r>
            </w:ins>
            <w:del w:id="301" w:author="Damian Struk" w:date="2024-11-09T13:09:00Z" w16du:dateUtc="2024-11-09T12:09:00Z">
              <w:r w:rsidDel="00287957">
                <w:rPr>
                  <w:rFonts w:ascii="Corbel" w:hAnsi="Corbel"/>
                  <w:color w:val="575757"/>
                  <w:lang w:eastAsia="ja-JP"/>
                </w:rPr>
                <w:delText xml:space="preserve">znamená zákon č. 304/2013 Sb., o </w:delText>
              </w:r>
              <w:r w:rsidRPr="00E40B08" w:rsidDel="00287957">
                <w:rPr>
                  <w:rFonts w:ascii="Corbel" w:hAnsi="Corbel"/>
                  <w:color w:val="575757"/>
                  <w:lang w:eastAsia="ja-JP"/>
                </w:rPr>
                <w:delText>veřejných rejstřících právnických a</w:delText>
              </w:r>
              <w:r w:rsidDel="00287957">
                <w:rPr>
                  <w:rFonts w:ascii="Corbel" w:hAnsi="Corbel"/>
                  <w:color w:val="575757"/>
                  <w:lang w:eastAsia="ja-JP"/>
                </w:rPr>
                <w:delText> </w:delText>
              </w:r>
              <w:r w:rsidRPr="00E40B08" w:rsidDel="00287957">
                <w:rPr>
                  <w:rFonts w:ascii="Corbel" w:hAnsi="Corbel"/>
                  <w:color w:val="575757"/>
                  <w:lang w:eastAsia="ja-JP"/>
                </w:rPr>
                <w:delText>fyzických osob</w:delText>
              </w:r>
              <w:r w:rsidDel="00287957">
                <w:rPr>
                  <w:rFonts w:ascii="Corbel" w:hAnsi="Corbel"/>
                  <w:color w:val="575757"/>
                  <w:lang w:eastAsia="ja-JP"/>
                </w:rPr>
                <w:delText>, ve znění pozdějších předpisů.</w:delText>
              </w:r>
            </w:del>
          </w:p>
        </w:tc>
      </w:tr>
      <w:tr w:rsidR="00080DEB" w:rsidRPr="00F56967" w14:paraId="02CF6C4F" w14:textId="77777777" w:rsidTr="00080DEB">
        <w:tblPrEx>
          <w:tblW w:w="9498" w:type="dxa"/>
          <w:tblInd w:w="567" w:type="dxa"/>
          <w:tblLayout w:type="fixed"/>
          <w:tblPrExChange w:id="302" w:author="Damian Struk" w:date="2024-11-09T13:09:00Z" w16du:dateUtc="2024-11-09T12:09:00Z">
            <w:tblPrEx>
              <w:tblW w:w="9498" w:type="dxa"/>
              <w:tblInd w:w="567" w:type="dxa"/>
              <w:tblLayout w:type="fixed"/>
            </w:tblPrEx>
          </w:tblPrExChange>
        </w:tblPrEx>
        <w:tc>
          <w:tcPr>
            <w:tcW w:w="709" w:type="dxa"/>
            <w:tcPrChange w:id="303" w:author="Damian Struk" w:date="2024-11-09T13:09:00Z" w16du:dateUtc="2024-11-09T12:09:00Z">
              <w:tcPr>
                <w:tcW w:w="709" w:type="dxa"/>
              </w:tcPr>
            </w:tcPrChange>
          </w:tcPr>
          <w:p w14:paraId="0D3D7E21"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304" w:author="Damian Struk" w:date="2024-11-09T13:09:00Z" w16du:dateUtc="2024-11-09T12:09:00Z">
              <w:tcPr>
                <w:tcW w:w="2226" w:type="dxa"/>
              </w:tcPr>
            </w:tcPrChange>
          </w:tcPr>
          <w:p w14:paraId="0B1C82C5" w14:textId="09A8FE67"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del w:id="305" w:author="Damian Struk" w:date="2024-11-09T13:09:00Z" w16du:dateUtc="2024-11-09T12:09:00Z">
              <w:r w:rsidRPr="00F56967" w:rsidDel="003F0591">
                <w:rPr>
                  <w:rFonts w:ascii="Corbel" w:hAnsi="Corbel"/>
                  <w:b/>
                  <w:color w:val="575757"/>
                  <w:lang w:eastAsia="ja-JP"/>
                </w:rPr>
                <w:delText>Záruky</w:delText>
              </w:r>
            </w:del>
          </w:p>
        </w:tc>
        <w:tc>
          <w:tcPr>
            <w:tcW w:w="6563" w:type="dxa"/>
            <w:tcPrChange w:id="306" w:author="Damian Struk" w:date="2024-11-09T13:09:00Z" w16du:dateUtc="2024-11-09T12:09:00Z">
              <w:tcPr>
                <w:tcW w:w="6563" w:type="dxa"/>
              </w:tcPr>
            </w:tcPrChange>
          </w:tcPr>
          <w:p w14:paraId="5FD17DAE" w14:textId="130D8B63" w:rsidR="00080DEB" w:rsidRPr="00F56967" w:rsidRDefault="00080DEB" w:rsidP="00F21CC9">
            <w:pPr>
              <w:pStyle w:val="ListParagraph"/>
              <w:widowControl w:val="0"/>
              <w:spacing w:before="120" w:after="120" w:line="300" w:lineRule="exact"/>
              <w:ind w:left="0"/>
              <w:contextualSpacing w:val="0"/>
              <w:rPr>
                <w:rFonts w:ascii="Corbel" w:hAnsi="Corbel"/>
                <w:color w:val="575757"/>
                <w:lang w:eastAsia="ja-JP"/>
              </w:rPr>
            </w:pPr>
            <w:del w:id="307" w:author="Damian Struk" w:date="2024-11-09T13:09:00Z" w16du:dateUtc="2024-11-09T12:09:00Z">
              <w:r w:rsidRPr="00F56967" w:rsidDel="003F0591">
                <w:rPr>
                  <w:rFonts w:ascii="Corbel" w:hAnsi="Corbel"/>
                  <w:color w:val="575757"/>
                  <w:lang w:eastAsia="ja-JP"/>
                </w:rPr>
                <w:delText>má význam uvedený v článku</w:delText>
              </w:r>
              <w:r w:rsidDel="003F0591">
                <w:rPr>
                  <w:rFonts w:ascii="Corbel" w:hAnsi="Corbel"/>
                  <w:color w:val="575757"/>
                  <w:lang w:eastAsia="ja-JP"/>
                </w:rPr>
                <w:delText xml:space="preserve"> </w:delText>
              </w:r>
              <w:r w:rsidDel="003F0591">
                <w:rPr>
                  <w:rFonts w:ascii="Corbel" w:hAnsi="Corbel"/>
                  <w:color w:val="575757"/>
                  <w:lang w:eastAsia="ja-JP"/>
                </w:rPr>
                <w:fldChar w:fldCharType="begin"/>
              </w:r>
              <w:r w:rsidDel="003F0591">
                <w:rPr>
                  <w:rFonts w:ascii="Corbel" w:hAnsi="Corbel"/>
                  <w:color w:val="575757"/>
                  <w:lang w:eastAsia="ja-JP"/>
                </w:rPr>
                <w:delInstrText xml:space="preserve"> REF _Ref102339319 \r \h </w:delInstrText>
              </w:r>
              <w:r w:rsidDel="003F0591">
                <w:rPr>
                  <w:rFonts w:ascii="Corbel" w:hAnsi="Corbel"/>
                  <w:color w:val="575757"/>
                  <w:lang w:eastAsia="ja-JP"/>
                </w:rPr>
              </w:r>
              <w:r w:rsidDel="003F0591">
                <w:rPr>
                  <w:rFonts w:ascii="Corbel" w:hAnsi="Corbel"/>
                  <w:color w:val="575757"/>
                  <w:lang w:eastAsia="ja-JP"/>
                </w:rPr>
                <w:fldChar w:fldCharType="separate"/>
              </w:r>
              <w:r w:rsidDel="003F0591">
                <w:rPr>
                  <w:rFonts w:ascii="Corbel" w:hAnsi="Corbel"/>
                  <w:color w:val="575757"/>
                  <w:lang w:eastAsia="ja-JP"/>
                </w:rPr>
                <w:delText>8.2</w:delText>
              </w:r>
              <w:r w:rsidDel="003F0591">
                <w:rPr>
                  <w:rFonts w:ascii="Corbel" w:hAnsi="Corbel"/>
                  <w:color w:val="575757"/>
                  <w:lang w:eastAsia="ja-JP"/>
                </w:rPr>
                <w:fldChar w:fldCharType="end"/>
              </w:r>
              <w:r w:rsidRPr="00F56967" w:rsidDel="003F0591">
                <w:rPr>
                  <w:rFonts w:ascii="Corbel" w:hAnsi="Corbel"/>
                  <w:color w:val="575757"/>
                  <w:lang w:eastAsia="ja-JP"/>
                </w:rPr>
                <w:delText xml:space="preserve">. </w:delText>
              </w:r>
            </w:del>
          </w:p>
        </w:tc>
      </w:tr>
    </w:tbl>
    <w:p w14:paraId="6A7ABBFC" w14:textId="690036A4" w:rsidR="00E22DF6" w:rsidRPr="00F56967" w:rsidRDefault="00E7403D" w:rsidP="00230CA2">
      <w:pPr>
        <w:pStyle w:val="Heading3"/>
        <w:widowControl w:val="0"/>
        <w:rPr>
          <w:rFonts w:ascii="Corbel" w:hAnsi="Corbel"/>
          <w:color w:val="575757"/>
          <w:sz w:val="22"/>
          <w:szCs w:val="22"/>
        </w:rPr>
      </w:pPr>
      <w:r w:rsidRPr="00F56967">
        <w:rPr>
          <w:rFonts w:ascii="Corbel" w:hAnsi="Corbel"/>
          <w:color w:val="575757"/>
          <w:sz w:val="22"/>
          <w:szCs w:val="22"/>
        </w:rPr>
        <w:t>Při výkladu této Smlouvy budou používána níže uvedená výkladová pravidla, pokud ze Smlouvy nebo z</w:t>
      </w:r>
      <w:r w:rsidR="00A12E1C">
        <w:rPr>
          <w:rFonts w:ascii="Corbel" w:hAnsi="Corbel"/>
          <w:color w:val="575757"/>
          <w:sz w:val="22"/>
          <w:szCs w:val="22"/>
        </w:rPr>
        <w:t> </w:t>
      </w:r>
      <w:r w:rsidRPr="00F56967">
        <w:rPr>
          <w:rFonts w:ascii="Corbel" w:hAnsi="Corbel"/>
          <w:color w:val="575757"/>
          <w:sz w:val="22"/>
          <w:szCs w:val="22"/>
        </w:rPr>
        <w:t>jejího kontextu nevyplývá jinak</w:t>
      </w:r>
      <w:r w:rsidR="00E22DF6" w:rsidRPr="00F56967">
        <w:rPr>
          <w:rFonts w:ascii="Corbel" w:hAnsi="Corbel"/>
          <w:color w:val="575757"/>
          <w:sz w:val="22"/>
          <w:szCs w:val="22"/>
        </w:rPr>
        <w:t>.</w:t>
      </w:r>
    </w:p>
    <w:p w14:paraId="018A8F9D" w14:textId="77777777" w:rsidR="00977EE5" w:rsidRPr="00F56967" w:rsidRDefault="00E7403D" w:rsidP="00230CA2">
      <w:pPr>
        <w:pStyle w:val="NoSpacing"/>
        <w:widowControl w:val="0"/>
        <w:rPr>
          <w:color w:val="575757"/>
          <w:szCs w:val="22"/>
        </w:rPr>
      </w:pPr>
      <w:r w:rsidRPr="00F56967">
        <w:rPr>
          <w:color w:val="575757"/>
          <w:szCs w:val="22"/>
        </w:rPr>
        <w:t>Kde se v této Smlouvě odkazuje na „</w:t>
      </w:r>
      <w:r w:rsidRPr="00F56967">
        <w:rPr>
          <w:i/>
          <w:color w:val="575757"/>
          <w:szCs w:val="22"/>
        </w:rPr>
        <w:t>Smlouvu</w:t>
      </w:r>
      <w:r w:rsidRPr="00F56967">
        <w:rPr>
          <w:color w:val="575757"/>
          <w:szCs w:val="22"/>
        </w:rPr>
        <w:t xml:space="preserve">“, rozumí se tím odkaz na tuto Smlouvu, včetně jejích </w:t>
      </w:r>
      <w:r w:rsidR="005F1015" w:rsidRPr="00F56967">
        <w:rPr>
          <w:color w:val="575757"/>
          <w:szCs w:val="22"/>
        </w:rPr>
        <w:t>p</w:t>
      </w:r>
      <w:r w:rsidRPr="00F56967">
        <w:rPr>
          <w:color w:val="575757"/>
          <w:szCs w:val="22"/>
        </w:rPr>
        <w:t>říloh</w:t>
      </w:r>
      <w:r w:rsidR="00E22DF6" w:rsidRPr="00F56967">
        <w:rPr>
          <w:color w:val="575757"/>
          <w:szCs w:val="22"/>
        </w:rPr>
        <w:t>.</w:t>
      </w:r>
    </w:p>
    <w:p w14:paraId="3BB43514" w14:textId="77777777" w:rsidR="00E06A82" w:rsidRPr="00F56967" w:rsidRDefault="00E7403D" w:rsidP="00230CA2">
      <w:pPr>
        <w:pStyle w:val="NoSpacing"/>
        <w:widowControl w:val="0"/>
        <w:rPr>
          <w:color w:val="575757"/>
          <w:szCs w:val="22"/>
        </w:rPr>
      </w:pPr>
      <w:r w:rsidRPr="00F56967">
        <w:rPr>
          <w:color w:val="575757"/>
          <w:szCs w:val="22"/>
        </w:rPr>
        <w:t xml:space="preserve">Kde se v této Smlouvě odkazuje na </w:t>
      </w:r>
      <w:r w:rsidR="00C3526E" w:rsidRPr="00F56967">
        <w:rPr>
          <w:color w:val="575757"/>
          <w:szCs w:val="22"/>
        </w:rPr>
        <w:t>„</w:t>
      </w:r>
      <w:r w:rsidR="00C3526E" w:rsidRPr="00F56967">
        <w:rPr>
          <w:i/>
          <w:color w:val="575757"/>
          <w:szCs w:val="22"/>
        </w:rPr>
        <w:t>preambuli</w:t>
      </w:r>
      <w:r w:rsidR="00C3526E" w:rsidRPr="00F56967">
        <w:rPr>
          <w:color w:val="575757"/>
          <w:szCs w:val="22"/>
        </w:rPr>
        <w:t xml:space="preserve">“, </w:t>
      </w:r>
      <w:r w:rsidRPr="00F56967">
        <w:rPr>
          <w:color w:val="575757"/>
          <w:szCs w:val="22"/>
        </w:rPr>
        <w:t>„</w:t>
      </w:r>
      <w:r w:rsidRPr="00F56967">
        <w:rPr>
          <w:i/>
          <w:color w:val="575757"/>
          <w:szCs w:val="22"/>
        </w:rPr>
        <w:t>články</w:t>
      </w:r>
      <w:r w:rsidRPr="00F56967">
        <w:rPr>
          <w:color w:val="575757"/>
          <w:szCs w:val="22"/>
        </w:rPr>
        <w:t xml:space="preserve">“ </w:t>
      </w:r>
      <w:r w:rsidR="00CA3307" w:rsidRPr="00F56967">
        <w:rPr>
          <w:color w:val="575757"/>
          <w:szCs w:val="22"/>
        </w:rPr>
        <w:t>nebo „</w:t>
      </w:r>
      <w:r w:rsidR="00C3526E" w:rsidRPr="00F56967">
        <w:rPr>
          <w:i/>
          <w:color w:val="575757"/>
          <w:szCs w:val="22"/>
        </w:rPr>
        <w:t>p</w:t>
      </w:r>
      <w:r w:rsidR="00CA3307" w:rsidRPr="00F56967">
        <w:rPr>
          <w:i/>
          <w:color w:val="575757"/>
          <w:szCs w:val="22"/>
        </w:rPr>
        <w:t>řílohy</w:t>
      </w:r>
      <w:r w:rsidR="00CA3307" w:rsidRPr="00F56967">
        <w:rPr>
          <w:color w:val="575757"/>
          <w:szCs w:val="22"/>
        </w:rPr>
        <w:t xml:space="preserve">“ </w:t>
      </w:r>
      <w:r w:rsidRPr="00F56967">
        <w:rPr>
          <w:color w:val="575757"/>
          <w:szCs w:val="22"/>
        </w:rPr>
        <w:t xml:space="preserve">bez další specifikace, rozumí se tím </w:t>
      </w:r>
      <w:r w:rsidR="00634F81" w:rsidRPr="00F56967">
        <w:rPr>
          <w:color w:val="575757"/>
          <w:szCs w:val="22"/>
        </w:rPr>
        <w:t xml:space="preserve">ujednání </w:t>
      </w:r>
      <w:r w:rsidR="00CA3307" w:rsidRPr="00F56967">
        <w:rPr>
          <w:color w:val="575757"/>
          <w:szCs w:val="22"/>
        </w:rPr>
        <w:t xml:space="preserve">a přílohy </w:t>
      </w:r>
      <w:r w:rsidRPr="00F56967">
        <w:rPr>
          <w:color w:val="575757"/>
          <w:szCs w:val="22"/>
        </w:rPr>
        <w:t>této Smlouvy</w:t>
      </w:r>
      <w:r w:rsidR="00CA3307" w:rsidRPr="00F56967">
        <w:rPr>
          <w:color w:val="575757"/>
          <w:szCs w:val="22"/>
        </w:rPr>
        <w:t xml:space="preserve">, přičemž směřuje-li odkaz k článku, který sestává z několika </w:t>
      </w:r>
      <w:proofErr w:type="spellStart"/>
      <w:r w:rsidR="00CA3307" w:rsidRPr="00F56967">
        <w:rPr>
          <w:color w:val="575757"/>
          <w:szCs w:val="22"/>
        </w:rPr>
        <w:t>podčlánků</w:t>
      </w:r>
      <w:proofErr w:type="spellEnd"/>
      <w:r w:rsidR="00CA3307" w:rsidRPr="00F56967">
        <w:rPr>
          <w:color w:val="575757"/>
          <w:szCs w:val="22"/>
        </w:rPr>
        <w:t>, odstavců, bodů nebo písmen, rozumí se tím odkaz na prav</w:t>
      </w:r>
      <w:r w:rsidR="009E02D2" w:rsidRPr="00F56967">
        <w:rPr>
          <w:color w:val="575757"/>
          <w:szCs w:val="22"/>
        </w:rPr>
        <w:t>idla obsažená ve všech těchto ujednáních</w:t>
      </w:r>
      <w:r w:rsidR="00CA3307" w:rsidRPr="00F56967">
        <w:rPr>
          <w:color w:val="575757"/>
          <w:szCs w:val="22"/>
        </w:rPr>
        <w:t xml:space="preserve"> Smlouvy</w:t>
      </w:r>
      <w:r w:rsidR="00E06A82" w:rsidRPr="00F56967">
        <w:rPr>
          <w:color w:val="575757"/>
          <w:szCs w:val="22"/>
        </w:rPr>
        <w:t>.</w:t>
      </w:r>
    </w:p>
    <w:p w14:paraId="0B651F34" w14:textId="77777777" w:rsidR="00E06A82" w:rsidRPr="00F56967" w:rsidRDefault="00E7403D" w:rsidP="00230CA2">
      <w:pPr>
        <w:pStyle w:val="NoSpacing"/>
        <w:widowControl w:val="0"/>
        <w:rPr>
          <w:color w:val="575757"/>
          <w:szCs w:val="22"/>
        </w:rPr>
      </w:pPr>
      <w:r w:rsidRPr="00F56967">
        <w:rPr>
          <w:color w:val="575757"/>
          <w:szCs w:val="22"/>
        </w:rPr>
        <w:t>Kde se v této Smlouvě odkazuje na „</w:t>
      </w:r>
      <w:r w:rsidRPr="00F56967">
        <w:rPr>
          <w:i/>
          <w:color w:val="575757"/>
          <w:szCs w:val="22"/>
        </w:rPr>
        <w:t>dny</w:t>
      </w:r>
      <w:r w:rsidRPr="00F56967">
        <w:rPr>
          <w:color w:val="575757"/>
          <w:szCs w:val="22"/>
        </w:rPr>
        <w:t>“, rozumí se tím kalendářní dny</w:t>
      </w:r>
      <w:r w:rsidR="00E06A82" w:rsidRPr="00F56967">
        <w:rPr>
          <w:color w:val="575757"/>
          <w:szCs w:val="22"/>
        </w:rPr>
        <w:t>.</w:t>
      </w:r>
    </w:p>
    <w:p w14:paraId="416AD227" w14:textId="77777777" w:rsidR="00E7403D" w:rsidRPr="00F56967" w:rsidRDefault="00E7403D" w:rsidP="00230CA2">
      <w:pPr>
        <w:pStyle w:val="NoSpacing"/>
        <w:widowControl w:val="0"/>
        <w:rPr>
          <w:color w:val="575757"/>
          <w:szCs w:val="22"/>
        </w:rPr>
      </w:pPr>
      <w:r w:rsidRPr="00F56967">
        <w:rPr>
          <w:color w:val="575757"/>
          <w:szCs w:val="22"/>
        </w:rPr>
        <w:t>Kde se v této Smlouvě odkazuje na „</w:t>
      </w:r>
      <w:r w:rsidRPr="00F56967">
        <w:rPr>
          <w:i/>
          <w:color w:val="575757"/>
          <w:szCs w:val="22"/>
        </w:rPr>
        <w:t>pracovní dny</w:t>
      </w:r>
      <w:r w:rsidRPr="00F56967">
        <w:rPr>
          <w:color w:val="575757"/>
          <w:szCs w:val="22"/>
        </w:rPr>
        <w:t xml:space="preserve">“, rozumí se tím každý den </w:t>
      </w:r>
      <w:r w:rsidR="00CA3307" w:rsidRPr="00F56967">
        <w:rPr>
          <w:color w:val="575757"/>
          <w:szCs w:val="22"/>
        </w:rPr>
        <w:t xml:space="preserve">s výjimkou </w:t>
      </w:r>
      <w:r w:rsidRPr="00F56967">
        <w:rPr>
          <w:color w:val="575757"/>
          <w:szCs w:val="22"/>
        </w:rPr>
        <w:t xml:space="preserve">sobot, </w:t>
      </w:r>
      <w:r w:rsidR="005B29AA" w:rsidRPr="00F56967">
        <w:rPr>
          <w:color w:val="575757"/>
          <w:szCs w:val="22"/>
        </w:rPr>
        <w:lastRenderedPageBreak/>
        <w:t>neděl</w:t>
      </w:r>
      <w:r w:rsidR="00F1317F" w:rsidRPr="00F56967">
        <w:rPr>
          <w:color w:val="575757"/>
          <w:szCs w:val="22"/>
        </w:rPr>
        <w:t>í</w:t>
      </w:r>
      <w:r w:rsidRPr="00F56967">
        <w:rPr>
          <w:color w:val="575757"/>
          <w:szCs w:val="22"/>
        </w:rPr>
        <w:t xml:space="preserve"> a státních svátků </w:t>
      </w:r>
      <w:r w:rsidR="00CA3307" w:rsidRPr="00F56967">
        <w:rPr>
          <w:color w:val="575757"/>
          <w:szCs w:val="22"/>
        </w:rPr>
        <w:t xml:space="preserve">ve smyslu </w:t>
      </w:r>
      <w:r w:rsidR="005F1015" w:rsidRPr="00F56967">
        <w:rPr>
          <w:color w:val="575757"/>
          <w:szCs w:val="22"/>
          <w:lang w:eastAsia="ja-JP"/>
        </w:rPr>
        <w:t>zákona č. 245/2000 Sb., o státních svátcích, o ostatních svátcích, o významných dnech a o dnech pracovního klidu, ve znění pozdějších předpisů</w:t>
      </w:r>
      <w:r w:rsidR="00CA3307" w:rsidRPr="00F56967">
        <w:rPr>
          <w:color w:val="575757"/>
          <w:szCs w:val="22"/>
        </w:rPr>
        <w:t>.</w:t>
      </w:r>
    </w:p>
    <w:p w14:paraId="3A0CE7DA" w14:textId="77777777" w:rsidR="004F7AF0" w:rsidRPr="00F56967" w:rsidRDefault="00E7403D" w:rsidP="00230CA2">
      <w:pPr>
        <w:pStyle w:val="NoSpacing"/>
        <w:widowControl w:val="0"/>
        <w:rPr>
          <w:color w:val="575757"/>
          <w:szCs w:val="22"/>
        </w:rPr>
      </w:pPr>
      <w:r w:rsidRPr="00F56967">
        <w:rPr>
          <w:color w:val="575757"/>
          <w:szCs w:val="22"/>
        </w:rPr>
        <w:t>Kde se v této Smlouvě odkazuje na „</w:t>
      </w:r>
      <w:r w:rsidRPr="00F56967">
        <w:rPr>
          <w:i/>
          <w:color w:val="575757"/>
          <w:szCs w:val="22"/>
        </w:rPr>
        <w:t>osobu</w:t>
      </w:r>
      <w:r w:rsidRPr="00F56967">
        <w:rPr>
          <w:color w:val="575757"/>
          <w:szCs w:val="22"/>
        </w:rPr>
        <w:t>“ či „</w:t>
      </w:r>
      <w:r w:rsidRPr="00F56967">
        <w:rPr>
          <w:i/>
          <w:color w:val="575757"/>
          <w:szCs w:val="22"/>
        </w:rPr>
        <w:t>osoby</w:t>
      </w:r>
      <w:r w:rsidRPr="00F56967">
        <w:rPr>
          <w:color w:val="575757"/>
          <w:szCs w:val="22"/>
        </w:rPr>
        <w:t xml:space="preserve">“, rozumí se tím jakékoli fyzické osoby, právnické osoby, jejich sdružení, sdružení těchto sdružení, spolky </w:t>
      </w:r>
      <w:r w:rsidR="00CA3307" w:rsidRPr="00F56967">
        <w:rPr>
          <w:color w:val="575757"/>
          <w:szCs w:val="22"/>
        </w:rPr>
        <w:t xml:space="preserve">a pobočné spolky, jiná podnikatelská seskupení </w:t>
      </w:r>
      <w:r w:rsidRPr="00F56967">
        <w:rPr>
          <w:color w:val="575757"/>
          <w:szCs w:val="22"/>
        </w:rPr>
        <w:t>či veřejnoprávní korporace bez ohledu na to, zda mají právní osobnost či nikoli</w:t>
      </w:r>
      <w:r w:rsidR="004F7AF0" w:rsidRPr="00F56967">
        <w:rPr>
          <w:color w:val="575757"/>
          <w:szCs w:val="22"/>
        </w:rPr>
        <w:t>.</w:t>
      </w:r>
    </w:p>
    <w:p w14:paraId="1C276D31" w14:textId="483D25DE" w:rsidR="00CA3307" w:rsidRPr="00F56967" w:rsidRDefault="00CA3307" w:rsidP="00230CA2">
      <w:pPr>
        <w:pStyle w:val="NoSpacing"/>
        <w:widowControl w:val="0"/>
        <w:rPr>
          <w:rStyle w:val="Emphasis"/>
          <w:i w:val="0"/>
          <w:iCs w:val="0"/>
          <w:color w:val="575757"/>
          <w:szCs w:val="22"/>
        </w:rPr>
      </w:pPr>
      <w:bookmarkStart w:id="308" w:name="_Ref449361207"/>
      <w:r w:rsidRPr="00F56967">
        <w:rPr>
          <w:color w:val="575757"/>
          <w:szCs w:val="22"/>
        </w:rPr>
        <w:t>Kde se v této Smlouvě odkazuje na „</w:t>
      </w:r>
      <w:r w:rsidR="00ED2D3D">
        <w:rPr>
          <w:i/>
          <w:color w:val="575757"/>
          <w:szCs w:val="22"/>
        </w:rPr>
        <w:t>obvyklý</w:t>
      </w:r>
      <w:r w:rsidRPr="00F56967">
        <w:rPr>
          <w:i/>
          <w:color w:val="575757"/>
          <w:szCs w:val="22"/>
        </w:rPr>
        <w:t xml:space="preserve"> chod</w:t>
      </w:r>
      <w:r w:rsidRPr="00F56967">
        <w:rPr>
          <w:color w:val="575757"/>
          <w:szCs w:val="22"/>
        </w:rPr>
        <w:t>“</w:t>
      </w:r>
      <w:r w:rsidR="00786B21" w:rsidRPr="00F56967">
        <w:rPr>
          <w:color w:val="575757"/>
          <w:szCs w:val="22"/>
        </w:rPr>
        <w:t>, „</w:t>
      </w:r>
      <w:r w:rsidR="00ED2D3D">
        <w:rPr>
          <w:i/>
          <w:color w:val="575757"/>
          <w:szCs w:val="22"/>
        </w:rPr>
        <w:t>obvyklý</w:t>
      </w:r>
      <w:r w:rsidR="00786B21" w:rsidRPr="00F56967">
        <w:rPr>
          <w:i/>
          <w:color w:val="575757"/>
          <w:szCs w:val="22"/>
        </w:rPr>
        <w:t xml:space="preserve"> provoz</w:t>
      </w:r>
      <w:r w:rsidR="00786B21" w:rsidRPr="00F56967">
        <w:rPr>
          <w:color w:val="575757"/>
          <w:szCs w:val="22"/>
        </w:rPr>
        <w:t>“</w:t>
      </w:r>
      <w:r w:rsidR="004262E1">
        <w:rPr>
          <w:color w:val="575757"/>
          <w:szCs w:val="22"/>
        </w:rPr>
        <w:t>,</w:t>
      </w:r>
      <w:r w:rsidRPr="00F56967">
        <w:rPr>
          <w:color w:val="575757"/>
          <w:szCs w:val="22"/>
        </w:rPr>
        <w:t xml:space="preserve"> „</w:t>
      </w:r>
      <w:r w:rsidR="00ED2D3D">
        <w:rPr>
          <w:i/>
          <w:color w:val="575757"/>
          <w:szCs w:val="22"/>
        </w:rPr>
        <w:t>obvyklou</w:t>
      </w:r>
      <w:r w:rsidRPr="00F56967">
        <w:rPr>
          <w:i/>
          <w:color w:val="575757"/>
          <w:szCs w:val="22"/>
        </w:rPr>
        <w:t xml:space="preserve"> činnost</w:t>
      </w:r>
      <w:r w:rsidRPr="00F56967">
        <w:rPr>
          <w:color w:val="575757"/>
          <w:szCs w:val="22"/>
        </w:rPr>
        <w:t>“</w:t>
      </w:r>
      <w:r w:rsidR="004262E1">
        <w:rPr>
          <w:color w:val="575757"/>
          <w:szCs w:val="22"/>
        </w:rPr>
        <w:t xml:space="preserve"> či jiný ekvivalent těchto pojmů</w:t>
      </w:r>
      <w:r w:rsidRPr="00F56967">
        <w:rPr>
          <w:color w:val="575757"/>
          <w:szCs w:val="22"/>
        </w:rPr>
        <w:t xml:space="preserve">, rozumí se tím zajištění chodu </w:t>
      </w:r>
      <w:r w:rsidR="00D84CE9">
        <w:rPr>
          <w:color w:val="575757"/>
          <w:szCs w:val="22"/>
        </w:rPr>
        <w:t>s</w:t>
      </w:r>
      <w:r w:rsidR="00356041">
        <w:rPr>
          <w:color w:val="575757"/>
          <w:szCs w:val="22"/>
        </w:rPr>
        <w:t xml:space="preserve">polečnosti </w:t>
      </w:r>
      <w:r w:rsidRPr="00F56967">
        <w:rPr>
          <w:color w:val="575757"/>
          <w:szCs w:val="22"/>
        </w:rPr>
        <w:t>s péčí řádného hospodáře za</w:t>
      </w:r>
      <w:r w:rsidR="00A12E1C">
        <w:rPr>
          <w:color w:val="575757"/>
          <w:szCs w:val="22"/>
        </w:rPr>
        <w:t> </w:t>
      </w:r>
      <w:r w:rsidRPr="00F56967">
        <w:rPr>
          <w:color w:val="575757"/>
          <w:szCs w:val="22"/>
        </w:rPr>
        <w:t>podmínek obvyklých v běžném obchodním styku</w:t>
      </w:r>
      <w:r w:rsidR="00634F81" w:rsidRPr="00F56967">
        <w:rPr>
          <w:color w:val="575757"/>
          <w:szCs w:val="22"/>
        </w:rPr>
        <w:t xml:space="preserve"> a v podnikatelském odvětví, ve kterém </w:t>
      </w:r>
      <w:r w:rsidR="00D84CE9">
        <w:rPr>
          <w:color w:val="575757"/>
          <w:szCs w:val="22"/>
        </w:rPr>
        <w:t>daná s</w:t>
      </w:r>
      <w:r w:rsidR="00356041">
        <w:rPr>
          <w:color w:val="575757"/>
          <w:szCs w:val="22"/>
        </w:rPr>
        <w:t xml:space="preserve">polečnost </w:t>
      </w:r>
      <w:r w:rsidR="00D84CE9">
        <w:rPr>
          <w:color w:val="575757"/>
          <w:szCs w:val="22"/>
        </w:rPr>
        <w:t>v</w:t>
      </w:r>
      <w:r w:rsidR="00634F81" w:rsidRPr="00F56967">
        <w:rPr>
          <w:color w:val="575757"/>
          <w:szCs w:val="22"/>
        </w:rPr>
        <w:t>ykonáv</w:t>
      </w:r>
      <w:r w:rsidR="004262E1">
        <w:rPr>
          <w:color w:val="575757"/>
          <w:szCs w:val="22"/>
        </w:rPr>
        <w:t>á</w:t>
      </w:r>
      <w:r w:rsidR="00634F81" w:rsidRPr="00F56967">
        <w:rPr>
          <w:color w:val="575757"/>
          <w:szCs w:val="22"/>
        </w:rPr>
        <w:t xml:space="preserve"> svou činnost</w:t>
      </w:r>
      <w:r w:rsidRPr="00F56967">
        <w:rPr>
          <w:color w:val="575757"/>
          <w:szCs w:val="22"/>
        </w:rPr>
        <w:t>.</w:t>
      </w:r>
      <w:r w:rsidR="00862935" w:rsidRPr="00F56967">
        <w:rPr>
          <w:color w:val="575757"/>
          <w:szCs w:val="22"/>
        </w:rPr>
        <w:t xml:space="preserve"> </w:t>
      </w:r>
      <w:bookmarkEnd w:id="308"/>
    </w:p>
    <w:p w14:paraId="2F949FDB" w14:textId="77777777" w:rsidR="004F7AF0" w:rsidRPr="00F56967" w:rsidRDefault="00E7403D" w:rsidP="00230CA2">
      <w:pPr>
        <w:pStyle w:val="NoSpacing"/>
        <w:widowControl w:val="0"/>
        <w:rPr>
          <w:color w:val="575757"/>
          <w:szCs w:val="22"/>
        </w:rPr>
      </w:pPr>
      <w:r w:rsidRPr="00F56967">
        <w:rPr>
          <w:rStyle w:val="Emphasis"/>
          <w:i w:val="0"/>
          <w:color w:val="575757"/>
          <w:szCs w:val="22"/>
        </w:rPr>
        <w:t>Pojmy</w:t>
      </w:r>
      <w:r w:rsidRPr="00F56967">
        <w:rPr>
          <w:rStyle w:val="apple-converted-space"/>
          <w:color w:val="575757"/>
          <w:szCs w:val="22"/>
        </w:rPr>
        <w:t> </w:t>
      </w:r>
      <w:r w:rsidRPr="00F56967">
        <w:rPr>
          <w:color w:val="575757"/>
          <w:szCs w:val="22"/>
        </w:rPr>
        <w:t>definované v této Smlouvě v</w:t>
      </w:r>
      <w:r w:rsidR="002D1B40" w:rsidRPr="00F56967">
        <w:rPr>
          <w:rStyle w:val="apple-converted-space"/>
          <w:color w:val="575757"/>
          <w:szCs w:val="22"/>
        </w:rPr>
        <w:t xml:space="preserve"> </w:t>
      </w:r>
      <w:r w:rsidRPr="00F56967">
        <w:rPr>
          <w:rStyle w:val="Emphasis"/>
          <w:i w:val="0"/>
          <w:color w:val="575757"/>
          <w:szCs w:val="22"/>
        </w:rPr>
        <w:t>jednotném čísle zahrnují</w:t>
      </w:r>
      <w:r w:rsidR="002D1B40" w:rsidRPr="00F56967">
        <w:rPr>
          <w:rStyle w:val="apple-converted-space"/>
          <w:color w:val="575757"/>
          <w:szCs w:val="22"/>
        </w:rPr>
        <w:t xml:space="preserve"> </w:t>
      </w:r>
      <w:r w:rsidRPr="00F56967">
        <w:rPr>
          <w:color w:val="575757"/>
          <w:szCs w:val="22"/>
        </w:rPr>
        <w:t xml:space="preserve">i množné </w:t>
      </w:r>
      <w:r w:rsidRPr="00F56967">
        <w:rPr>
          <w:rStyle w:val="Emphasis"/>
          <w:i w:val="0"/>
          <w:color w:val="575757"/>
          <w:szCs w:val="22"/>
        </w:rPr>
        <w:t>číslo</w:t>
      </w:r>
      <w:r w:rsidR="002D1B40" w:rsidRPr="00F56967">
        <w:rPr>
          <w:rStyle w:val="apple-converted-space"/>
          <w:color w:val="575757"/>
          <w:szCs w:val="22"/>
        </w:rPr>
        <w:t xml:space="preserve"> </w:t>
      </w:r>
      <w:r w:rsidRPr="00F56967">
        <w:rPr>
          <w:color w:val="575757"/>
          <w:szCs w:val="22"/>
        </w:rPr>
        <w:t>a naopak</w:t>
      </w:r>
      <w:r w:rsidR="004F7AF0" w:rsidRPr="00F56967">
        <w:rPr>
          <w:color w:val="575757"/>
          <w:szCs w:val="22"/>
        </w:rPr>
        <w:t>.</w:t>
      </w:r>
    </w:p>
    <w:p w14:paraId="73C57118" w14:textId="77777777" w:rsidR="00555C4C" w:rsidRPr="00F56967" w:rsidRDefault="00CB3FE7" w:rsidP="00230CA2">
      <w:pPr>
        <w:pStyle w:val="NoSpacing"/>
        <w:widowControl w:val="0"/>
        <w:rPr>
          <w:color w:val="575757"/>
          <w:szCs w:val="22"/>
        </w:rPr>
      </w:pPr>
      <w:r w:rsidRPr="00F56967">
        <w:rPr>
          <w:color w:val="575757"/>
          <w:szCs w:val="22"/>
        </w:rPr>
        <w:t xml:space="preserve">Nadpisy </w:t>
      </w:r>
      <w:r w:rsidR="00E7403D" w:rsidRPr="00F56967">
        <w:rPr>
          <w:color w:val="575757"/>
          <w:szCs w:val="22"/>
        </w:rPr>
        <w:t>po</w:t>
      </w:r>
      <w:r w:rsidRPr="00F56967">
        <w:rPr>
          <w:color w:val="575757"/>
          <w:szCs w:val="22"/>
        </w:rPr>
        <w:t xml:space="preserve">užité v této Smlouvě slouží pouze </w:t>
      </w:r>
      <w:r w:rsidR="005F0E69" w:rsidRPr="00F56967">
        <w:rPr>
          <w:color w:val="575757"/>
          <w:szCs w:val="22"/>
        </w:rPr>
        <w:t>pro přehlednost</w:t>
      </w:r>
      <w:r w:rsidRPr="00F56967">
        <w:rPr>
          <w:color w:val="575757"/>
          <w:szCs w:val="22"/>
        </w:rPr>
        <w:t xml:space="preserve"> a nemají vliv na výklad této Smlouvy</w:t>
      </w:r>
      <w:r w:rsidR="00555C4C" w:rsidRPr="00F56967">
        <w:rPr>
          <w:color w:val="575757"/>
          <w:szCs w:val="22"/>
        </w:rPr>
        <w:t>.</w:t>
      </w:r>
    </w:p>
    <w:p w14:paraId="78908C11" w14:textId="77777777" w:rsidR="009038E8" w:rsidRPr="0061191C" w:rsidRDefault="00555C4C" w:rsidP="00230CA2">
      <w:pPr>
        <w:pStyle w:val="NoSpacing"/>
        <w:widowControl w:val="0"/>
        <w:rPr>
          <w:color w:val="575757"/>
          <w:szCs w:val="22"/>
        </w:rPr>
      </w:pPr>
      <w:r w:rsidRPr="0061191C">
        <w:rPr>
          <w:color w:val="575757"/>
          <w:szCs w:val="22"/>
        </w:rPr>
        <w:t>Kde se v této Smlouvě odkazuje na povinnost „</w:t>
      </w:r>
      <w:r w:rsidRPr="0061191C">
        <w:rPr>
          <w:i/>
          <w:color w:val="575757"/>
          <w:szCs w:val="22"/>
        </w:rPr>
        <w:t>zajistit</w:t>
      </w:r>
      <w:r w:rsidRPr="0061191C">
        <w:rPr>
          <w:color w:val="575757"/>
          <w:szCs w:val="22"/>
        </w:rPr>
        <w:t xml:space="preserve">“ splnění určité povinnosti ze strany třetí osoby, rozumí se tím povinnost dle § 1769 věta </w:t>
      </w:r>
      <w:r w:rsidR="00A25B1D" w:rsidRPr="0061191C">
        <w:rPr>
          <w:color w:val="575757"/>
          <w:szCs w:val="22"/>
        </w:rPr>
        <w:t>druhá</w:t>
      </w:r>
      <w:r w:rsidRPr="0061191C">
        <w:rPr>
          <w:color w:val="575757"/>
          <w:szCs w:val="22"/>
        </w:rPr>
        <w:t xml:space="preserve"> Občanského zákoníku</w:t>
      </w:r>
      <w:r w:rsidR="00CB3FE7" w:rsidRPr="0061191C">
        <w:rPr>
          <w:color w:val="575757"/>
          <w:szCs w:val="22"/>
        </w:rPr>
        <w:t>.</w:t>
      </w:r>
    </w:p>
    <w:p w14:paraId="5C5A6D2C" w14:textId="318B30D2" w:rsidR="00CB3FE7" w:rsidRPr="00F56967" w:rsidRDefault="00DE478F" w:rsidP="00343319">
      <w:pPr>
        <w:pStyle w:val="Heading1"/>
        <w:keepNext/>
        <w:ind w:left="567" w:hanging="567"/>
        <w:rPr>
          <w:rFonts w:ascii="Corbel" w:hAnsi="Corbel"/>
          <w:color w:val="575757"/>
          <w:szCs w:val="22"/>
        </w:rPr>
      </w:pPr>
      <w:bookmarkStart w:id="309" w:name="_Ref381262523"/>
      <w:r>
        <w:rPr>
          <w:rFonts w:ascii="Corbel" w:hAnsi="Corbel"/>
          <w:color w:val="575757"/>
          <w:szCs w:val="22"/>
        </w:rPr>
        <w:t>Účel a p</w:t>
      </w:r>
      <w:r w:rsidR="00CB3FE7" w:rsidRPr="00F56967">
        <w:rPr>
          <w:rFonts w:ascii="Corbel" w:hAnsi="Corbel"/>
          <w:color w:val="575757"/>
          <w:szCs w:val="22"/>
        </w:rPr>
        <w:t>ředmět Smlouvy</w:t>
      </w:r>
      <w:bookmarkEnd w:id="309"/>
    </w:p>
    <w:p w14:paraId="09A91F67" w14:textId="79FD95F8" w:rsidR="005F1CC8" w:rsidRDefault="005F1CC8" w:rsidP="00343319">
      <w:pPr>
        <w:pStyle w:val="Heading3"/>
        <w:keepNext/>
        <w:widowControl w:val="0"/>
        <w:rPr>
          <w:rFonts w:ascii="Corbel" w:hAnsi="Corbel"/>
          <w:color w:val="575757"/>
          <w:sz w:val="22"/>
          <w:szCs w:val="22"/>
        </w:rPr>
      </w:pPr>
      <w:bookmarkStart w:id="310" w:name="_Ref445464787"/>
      <w:r>
        <w:rPr>
          <w:rFonts w:ascii="Corbel" w:hAnsi="Corbel"/>
          <w:color w:val="575757"/>
          <w:sz w:val="22"/>
          <w:szCs w:val="22"/>
        </w:rPr>
        <w:t>Účelem této Smlouvy je převést vlastnická práva k</w:t>
      </w:r>
      <w:r w:rsidR="00AC241F">
        <w:rPr>
          <w:rFonts w:ascii="Corbel" w:hAnsi="Corbel"/>
          <w:color w:val="575757"/>
          <w:sz w:val="22"/>
          <w:szCs w:val="22"/>
        </w:rPr>
        <w:t> </w:t>
      </w:r>
      <w:r>
        <w:rPr>
          <w:rFonts w:ascii="Corbel" w:hAnsi="Corbel"/>
          <w:color w:val="575757"/>
          <w:sz w:val="22"/>
          <w:szCs w:val="22"/>
        </w:rPr>
        <w:t>Podílům</w:t>
      </w:r>
      <w:r w:rsidR="00AC241F">
        <w:rPr>
          <w:rFonts w:ascii="Corbel" w:hAnsi="Corbel"/>
          <w:color w:val="575757"/>
          <w:sz w:val="22"/>
          <w:szCs w:val="22"/>
        </w:rPr>
        <w:t>, nezatížený</w:t>
      </w:r>
      <w:r w:rsidR="001A3FBB">
        <w:rPr>
          <w:rFonts w:ascii="Corbel" w:hAnsi="Corbel"/>
          <w:color w:val="575757"/>
          <w:sz w:val="22"/>
          <w:szCs w:val="22"/>
        </w:rPr>
        <w:t>m</w:t>
      </w:r>
      <w:r w:rsidR="00AC241F">
        <w:rPr>
          <w:rFonts w:ascii="Corbel" w:hAnsi="Corbel"/>
          <w:color w:val="575757"/>
          <w:sz w:val="22"/>
          <w:szCs w:val="22"/>
        </w:rPr>
        <w:t xml:space="preserve"> žádnými Právy třetích osob, </w:t>
      </w:r>
      <w:r>
        <w:rPr>
          <w:rFonts w:ascii="Corbel" w:hAnsi="Corbel"/>
          <w:color w:val="575757"/>
          <w:sz w:val="22"/>
          <w:szCs w:val="22"/>
        </w:rPr>
        <w:t>z Prodávajících na Kupujícího za podmínek sjednaných v této Smlouvě.</w:t>
      </w:r>
    </w:p>
    <w:p w14:paraId="670A41E7" w14:textId="7C389981" w:rsidR="00FE31E7" w:rsidRDefault="00FE31E7" w:rsidP="00230CA2">
      <w:pPr>
        <w:pStyle w:val="Heading3"/>
        <w:widowControl w:val="0"/>
        <w:rPr>
          <w:rFonts w:ascii="Corbel" w:hAnsi="Corbel"/>
          <w:color w:val="575757"/>
          <w:sz w:val="22"/>
          <w:szCs w:val="22"/>
        </w:rPr>
      </w:pPr>
      <w:r>
        <w:rPr>
          <w:rFonts w:ascii="Corbel" w:hAnsi="Corbel"/>
          <w:color w:val="575757"/>
          <w:sz w:val="22"/>
          <w:szCs w:val="22"/>
        </w:rPr>
        <w:t>Smluvní strany prohlašují a potvrzují, že základním účelem této Smlouvy je nabytí 100% majetkové účasti v obou Společnostech ze strany Kupujícího, a tudíž Smluvní strany nemají zájem na částečném plnění této Smlouvy.</w:t>
      </w:r>
    </w:p>
    <w:p w14:paraId="141B1AB6" w14:textId="5016012A" w:rsidR="00C3526E" w:rsidRPr="00F56967" w:rsidRDefault="00C3526E" w:rsidP="00230CA2">
      <w:pPr>
        <w:pStyle w:val="Heading3"/>
        <w:widowControl w:val="0"/>
        <w:rPr>
          <w:rFonts w:ascii="Corbel" w:hAnsi="Corbel"/>
          <w:color w:val="575757"/>
          <w:sz w:val="22"/>
          <w:szCs w:val="22"/>
        </w:rPr>
      </w:pPr>
      <w:r w:rsidRPr="00F56967">
        <w:rPr>
          <w:rFonts w:ascii="Corbel" w:hAnsi="Corbel"/>
          <w:color w:val="575757"/>
          <w:sz w:val="22"/>
          <w:szCs w:val="22"/>
        </w:rPr>
        <w:t>Předmětem této Smlouvy je zejména sjednání podmínek převodu vlastnick</w:t>
      </w:r>
      <w:r w:rsidR="00555C4C" w:rsidRPr="00F56967">
        <w:rPr>
          <w:rFonts w:ascii="Corbel" w:hAnsi="Corbel"/>
          <w:color w:val="575757"/>
          <w:sz w:val="22"/>
          <w:szCs w:val="22"/>
        </w:rPr>
        <w:t>ého</w:t>
      </w:r>
      <w:r w:rsidRPr="00F56967">
        <w:rPr>
          <w:rFonts w:ascii="Corbel" w:hAnsi="Corbel"/>
          <w:color w:val="575757"/>
          <w:sz w:val="22"/>
          <w:szCs w:val="22"/>
        </w:rPr>
        <w:t xml:space="preserve"> práv</w:t>
      </w:r>
      <w:r w:rsidR="00555C4C" w:rsidRPr="00F56967">
        <w:rPr>
          <w:rFonts w:ascii="Corbel" w:hAnsi="Corbel"/>
          <w:color w:val="575757"/>
          <w:sz w:val="22"/>
          <w:szCs w:val="22"/>
        </w:rPr>
        <w:t>a</w:t>
      </w:r>
      <w:r w:rsidRPr="00F56967">
        <w:rPr>
          <w:rFonts w:ascii="Corbel" w:hAnsi="Corbel"/>
          <w:color w:val="575757"/>
          <w:sz w:val="22"/>
          <w:szCs w:val="22"/>
        </w:rPr>
        <w:t xml:space="preserve"> k</w:t>
      </w:r>
      <w:r w:rsidR="00C7740F">
        <w:rPr>
          <w:rFonts w:ascii="Corbel" w:hAnsi="Corbel"/>
          <w:color w:val="575757"/>
          <w:sz w:val="22"/>
          <w:szCs w:val="22"/>
        </w:rPr>
        <w:t> </w:t>
      </w:r>
      <w:r w:rsidRPr="00F56967">
        <w:rPr>
          <w:rFonts w:ascii="Corbel" w:hAnsi="Corbel"/>
          <w:color w:val="575757"/>
          <w:sz w:val="22"/>
          <w:szCs w:val="22"/>
        </w:rPr>
        <w:t>Podíl</w:t>
      </w:r>
      <w:r w:rsidR="009016C0">
        <w:rPr>
          <w:rFonts w:ascii="Corbel" w:hAnsi="Corbel"/>
          <w:color w:val="575757"/>
          <w:sz w:val="22"/>
          <w:szCs w:val="22"/>
        </w:rPr>
        <w:t>ům</w:t>
      </w:r>
      <w:r w:rsidR="00C7740F">
        <w:rPr>
          <w:rFonts w:ascii="Corbel" w:hAnsi="Corbel"/>
          <w:color w:val="575757"/>
          <w:sz w:val="22"/>
          <w:szCs w:val="22"/>
        </w:rPr>
        <w:t xml:space="preserve"> </w:t>
      </w:r>
      <w:r w:rsidRPr="00F56967">
        <w:rPr>
          <w:rFonts w:ascii="Corbel" w:hAnsi="Corbel"/>
          <w:color w:val="575757"/>
          <w:sz w:val="22"/>
          <w:szCs w:val="22"/>
        </w:rPr>
        <w:t>z </w:t>
      </w:r>
      <w:r w:rsidR="00F359B7">
        <w:rPr>
          <w:rFonts w:ascii="Corbel" w:hAnsi="Corbel"/>
          <w:color w:val="575757"/>
          <w:sz w:val="22"/>
          <w:szCs w:val="22"/>
        </w:rPr>
        <w:t>Prod</w:t>
      </w:r>
      <w:r w:rsidR="00555C4C" w:rsidRPr="00F56967">
        <w:rPr>
          <w:rFonts w:ascii="Corbel" w:hAnsi="Corbel"/>
          <w:color w:val="575757"/>
          <w:sz w:val="22"/>
          <w:szCs w:val="22"/>
        </w:rPr>
        <w:t>ávající</w:t>
      </w:r>
      <w:r w:rsidR="009016C0">
        <w:rPr>
          <w:rFonts w:ascii="Corbel" w:hAnsi="Corbel"/>
          <w:color w:val="575757"/>
          <w:sz w:val="22"/>
          <w:szCs w:val="22"/>
        </w:rPr>
        <w:t>c</w:t>
      </w:r>
      <w:r w:rsidRPr="00F56967">
        <w:rPr>
          <w:rFonts w:ascii="Corbel" w:hAnsi="Corbel"/>
          <w:color w:val="575757"/>
          <w:sz w:val="22"/>
          <w:szCs w:val="22"/>
        </w:rPr>
        <w:t xml:space="preserve">h na </w:t>
      </w:r>
      <w:r w:rsidR="00F359B7">
        <w:rPr>
          <w:rFonts w:ascii="Corbel" w:hAnsi="Corbel"/>
          <w:color w:val="575757"/>
          <w:sz w:val="22"/>
          <w:szCs w:val="22"/>
        </w:rPr>
        <w:t>Kup</w:t>
      </w:r>
      <w:r w:rsidRPr="00F56967">
        <w:rPr>
          <w:rFonts w:ascii="Corbel" w:hAnsi="Corbel"/>
          <w:color w:val="575757"/>
          <w:sz w:val="22"/>
          <w:szCs w:val="22"/>
        </w:rPr>
        <w:t>ujícího</w:t>
      </w:r>
      <w:r w:rsidR="002D5409">
        <w:rPr>
          <w:rFonts w:ascii="Corbel" w:hAnsi="Corbel"/>
          <w:color w:val="575757"/>
          <w:sz w:val="22"/>
          <w:szCs w:val="22"/>
        </w:rPr>
        <w:t xml:space="preserve"> a uskutečnění popsaného převodu Podílů na Kupujícího</w:t>
      </w:r>
      <w:r w:rsidRPr="00F56967">
        <w:rPr>
          <w:rFonts w:ascii="Corbel" w:hAnsi="Corbel"/>
          <w:color w:val="575757"/>
          <w:sz w:val="22"/>
          <w:szCs w:val="22"/>
        </w:rPr>
        <w:t xml:space="preserve">, jakož i </w:t>
      </w:r>
      <w:r w:rsidR="00D5718B">
        <w:rPr>
          <w:rFonts w:ascii="Corbel" w:hAnsi="Corbel"/>
          <w:color w:val="575757"/>
          <w:sz w:val="22"/>
          <w:szCs w:val="22"/>
        </w:rPr>
        <w:t xml:space="preserve">úprava </w:t>
      </w:r>
      <w:r w:rsidRPr="00F56967">
        <w:rPr>
          <w:rFonts w:ascii="Corbel" w:hAnsi="Corbel"/>
          <w:color w:val="575757"/>
          <w:sz w:val="22"/>
          <w:szCs w:val="22"/>
        </w:rPr>
        <w:t xml:space="preserve">práv a povinností Smluvních stran spojených s uskutečněním </w:t>
      </w:r>
      <w:r w:rsidR="005F1CC8">
        <w:rPr>
          <w:rFonts w:ascii="Corbel" w:hAnsi="Corbel"/>
          <w:color w:val="575757"/>
          <w:sz w:val="22"/>
          <w:szCs w:val="22"/>
        </w:rPr>
        <w:t xml:space="preserve">a vypořádáním </w:t>
      </w:r>
      <w:r w:rsidR="002D5409">
        <w:rPr>
          <w:rFonts w:ascii="Corbel" w:hAnsi="Corbel"/>
          <w:color w:val="575757"/>
          <w:sz w:val="22"/>
          <w:szCs w:val="22"/>
        </w:rPr>
        <w:t>Transakce</w:t>
      </w:r>
      <w:r w:rsidRPr="00F56967">
        <w:rPr>
          <w:rFonts w:ascii="Corbel" w:hAnsi="Corbel"/>
          <w:color w:val="575757"/>
          <w:sz w:val="22"/>
          <w:szCs w:val="22"/>
        </w:rPr>
        <w:t>.</w:t>
      </w:r>
      <w:r w:rsidR="00631D1D">
        <w:rPr>
          <w:rFonts w:ascii="Corbel" w:hAnsi="Corbel"/>
          <w:color w:val="575757"/>
          <w:sz w:val="22"/>
          <w:szCs w:val="22"/>
        </w:rPr>
        <w:t xml:space="preserve"> Předmětem této Smlouvy je rovněž úprava práva a povinností Smluvních stran </w:t>
      </w:r>
      <w:r w:rsidR="002D5409">
        <w:rPr>
          <w:rFonts w:ascii="Corbel" w:hAnsi="Corbel"/>
          <w:color w:val="575757"/>
          <w:sz w:val="22"/>
          <w:szCs w:val="22"/>
        </w:rPr>
        <w:t xml:space="preserve">ode Dne Podpisu </w:t>
      </w:r>
      <w:r w:rsidR="00631D1D">
        <w:rPr>
          <w:rFonts w:ascii="Corbel" w:hAnsi="Corbel"/>
          <w:color w:val="575757"/>
          <w:sz w:val="22"/>
          <w:szCs w:val="22"/>
        </w:rPr>
        <w:t>do Dne vypořádání</w:t>
      </w:r>
      <w:r w:rsidR="002D5409">
        <w:rPr>
          <w:rFonts w:ascii="Corbel" w:hAnsi="Corbel"/>
          <w:color w:val="575757"/>
          <w:sz w:val="22"/>
          <w:szCs w:val="22"/>
        </w:rPr>
        <w:t xml:space="preserve"> a dále úprava některých práv a povinností Smluvních stran po Dni vypořádání</w:t>
      </w:r>
      <w:r w:rsidR="00631D1D">
        <w:rPr>
          <w:rFonts w:ascii="Corbel" w:hAnsi="Corbel"/>
          <w:color w:val="575757"/>
          <w:sz w:val="22"/>
          <w:szCs w:val="22"/>
        </w:rPr>
        <w:t>.</w:t>
      </w:r>
    </w:p>
    <w:p w14:paraId="481CE125" w14:textId="25E03551" w:rsidR="00DE478F" w:rsidRPr="00F56967" w:rsidRDefault="005F1CC8" w:rsidP="003C5C52">
      <w:pPr>
        <w:pStyle w:val="Heading1"/>
        <w:keepNext/>
        <w:ind w:left="567" w:hanging="567"/>
        <w:rPr>
          <w:rFonts w:ascii="Corbel" w:hAnsi="Corbel"/>
          <w:color w:val="575757"/>
          <w:szCs w:val="22"/>
        </w:rPr>
      </w:pPr>
      <w:bookmarkStart w:id="311" w:name="_Ref101974716"/>
      <w:bookmarkStart w:id="312" w:name="_Ref381258015"/>
      <w:bookmarkStart w:id="313" w:name="_Ref448413825"/>
      <w:bookmarkStart w:id="314" w:name="_Ref448314922"/>
      <w:bookmarkEnd w:id="310"/>
      <w:r>
        <w:rPr>
          <w:rFonts w:ascii="Corbel" w:hAnsi="Corbel"/>
          <w:color w:val="575757"/>
          <w:szCs w:val="22"/>
        </w:rPr>
        <w:t>Převod Podílů</w:t>
      </w:r>
      <w:bookmarkEnd w:id="311"/>
    </w:p>
    <w:p w14:paraId="3F211379" w14:textId="0D513038" w:rsidR="00D5718B" w:rsidRDefault="00D5718B" w:rsidP="003C5C52">
      <w:pPr>
        <w:pStyle w:val="Heading3"/>
        <w:keepNext/>
        <w:widowControl w:val="0"/>
        <w:rPr>
          <w:rFonts w:ascii="Corbel" w:hAnsi="Corbel"/>
          <w:color w:val="575757"/>
          <w:sz w:val="22"/>
          <w:szCs w:val="22"/>
        </w:rPr>
      </w:pPr>
      <w:bookmarkStart w:id="315" w:name="_Ref101974722"/>
      <w:r>
        <w:rPr>
          <w:rFonts w:ascii="Corbel" w:hAnsi="Corbel"/>
          <w:color w:val="575757"/>
          <w:sz w:val="22"/>
          <w:szCs w:val="22"/>
        </w:rPr>
        <w:t>Prodávající 1 tímto</w:t>
      </w:r>
      <w:r w:rsidR="003C5C52">
        <w:rPr>
          <w:rFonts w:ascii="Corbel" w:hAnsi="Corbel"/>
          <w:color w:val="575757"/>
          <w:sz w:val="22"/>
          <w:szCs w:val="22"/>
        </w:rPr>
        <w:t xml:space="preserve"> za podmínek daných touto Smlouvou</w:t>
      </w:r>
      <w:r>
        <w:rPr>
          <w:rFonts w:ascii="Corbel" w:hAnsi="Corbel"/>
          <w:color w:val="575757"/>
          <w:sz w:val="22"/>
          <w:szCs w:val="22"/>
        </w:rPr>
        <w:t xml:space="preserve"> převádí vlastnické právo k</w:t>
      </w:r>
      <w:r w:rsidR="00AC241F">
        <w:rPr>
          <w:rFonts w:ascii="Corbel" w:hAnsi="Corbel"/>
          <w:color w:val="575757"/>
          <w:sz w:val="22"/>
          <w:szCs w:val="22"/>
        </w:rPr>
        <w:t> Podílu 1 za Kupní cenu 1</w:t>
      </w:r>
      <w:r w:rsidR="00AE0DA7">
        <w:rPr>
          <w:rFonts w:ascii="Corbel" w:hAnsi="Corbel"/>
          <w:color w:val="575757"/>
          <w:sz w:val="22"/>
          <w:szCs w:val="22"/>
        </w:rPr>
        <w:t xml:space="preserve"> </w:t>
      </w:r>
      <w:r w:rsidR="00AC241F">
        <w:rPr>
          <w:rFonts w:ascii="Corbel" w:hAnsi="Corbel"/>
          <w:color w:val="575757"/>
          <w:sz w:val="22"/>
          <w:szCs w:val="22"/>
        </w:rPr>
        <w:t>na Kupujícího.</w:t>
      </w:r>
      <w:r w:rsidR="0039570C">
        <w:rPr>
          <w:rFonts w:ascii="Corbel" w:hAnsi="Corbel"/>
          <w:color w:val="575757"/>
          <w:sz w:val="22"/>
          <w:szCs w:val="22"/>
        </w:rPr>
        <w:t xml:space="preserve"> Kupující tímto Podíl 1 od Prodávajícího 1 přijímá do svého výlučného vlastnictví a zavazuje se za převod vlastnického práva k</w:t>
      </w:r>
      <w:r w:rsidR="00AE0DA7">
        <w:rPr>
          <w:rFonts w:ascii="Corbel" w:hAnsi="Corbel"/>
          <w:color w:val="575757"/>
          <w:sz w:val="22"/>
          <w:szCs w:val="22"/>
        </w:rPr>
        <w:t> </w:t>
      </w:r>
      <w:r w:rsidR="0039570C">
        <w:rPr>
          <w:rFonts w:ascii="Corbel" w:hAnsi="Corbel"/>
          <w:color w:val="575757"/>
          <w:sz w:val="22"/>
          <w:szCs w:val="22"/>
        </w:rPr>
        <w:t>Podílu</w:t>
      </w:r>
      <w:r w:rsidR="00AE0DA7">
        <w:rPr>
          <w:rFonts w:ascii="Corbel" w:hAnsi="Corbel"/>
          <w:color w:val="575757"/>
          <w:sz w:val="22"/>
          <w:szCs w:val="22"/>
        </w:rPr>
        <w:t xml:space="preserve"> 1 zaplatit Prodávajícímu 1 Kupní cenu 1.</w:t>
      </w:r>
      <w:bookmarkEnd w:id="315"/>
    </w:p>
    <w:p w14:paraId="41FC91C0" w14:textId="6CAEF173" w:rsidR="00AE0DA7" w:rsidRDefault="00AE0DA7" w:rsidP="00AE0DA7">
      <w:pPr>
        <w:pStyle w:val="Heading3"/>
        <w:widowControl w:val="0"/>
        <w:rPr>
          <w:rFonts w:ascii="Corbel" w:hAnsi="Corbel"/>
          <w:color w:val="575757"/>
          <w:sz w:val="22"/>
          <w:szCs w:val="22"/>
        </w:rPr>
      </w:pPr>
      <w:r>
        <w:rPr>
          <w:rFonts w:ascii="Corbel" w:hAnsi="Corbel"/>
          <w:color w:val="575757"/>
          <w:sz w:val="22"/>
          <w:szCs w:val="22"/>
        </w:rPr>
        <w:t xml:space="preserve">Prodávající </w:t>
      </w:r>
      <w:r w:rsidR="00BF0215">
        <w:rPr>
          <w:rFonts w:ascii="Corbel" w:hAnsi="Corbel"/>
          <w:color w:val="575757"/>
          <w:sz w:val="22"/>
          <w:szCs w:val="22"/>
        </w:rPr>
        <w:t>2</w:t>
      </w:r>
      <w:r>
        <w:rPr>
          <w:rFonts w:ascii="Corbel" w:hAnsi="Corbel"/>
          <w:color w:val="575757"/>
          <w:sz w:val="22"/>
          <w:szCs w:val="22"/>
        </w:rPr>
        <w:t xml:space="preserve"> tímto </w:t>
      </w:r>
      <w:r w:rsidR="003C5C52">
        <w:rPr>
          <w:rFonts w:ascii="Corbel" w:hAnsi="Corbel"/>
          <w:color w:val="575757"/>
          <w:sz w:val="22"/>
          <w:szCs w:val="22"/>
        </w:rPr>
        <w:t xml:space="preserve">za podmínek daných touto Smlouvou </w:t>
      </w:r>
      <w:r>
        <w:rPr>
          <w:rFonts w:ascii="Corbel" w:hAnsi="Corbel"/>
          <w:color w:val="575757"/>
          <w:sz w:val="22"/>
          <w:szCs w:val="22"/>
        </w:rPr>
        <w:t xml:space="preserve">převádí vlastnické právo k Podílu </w:t>
      </w:r>
      <w:r w:rsidR="00BF0215">
        <w:rPr>
          <w:rFonts w:ascii="Corbel" w:hAnsi="Corbel"/>
          <w:color w:val="575757"/>
          <w:sz w:val="22"/>
          <w:szCs w:val="22"/>
        </w:rPr>
        <w:t>2</w:t>
      </w:r>
      <w:r>
        <w:rPr>
          <w:rFonts w:ascii="Corbel" w:hAnsi="Corbel"/>
          <w:color w:val="575757"/>
          <w:sz w:val="22"/>
          <w:szCs w:val="22"/>
        </w:rPr>
        <w:t xml:space="preserve"> za Kupní cenu </w:t>
      </w:r>
      <w:r w:rsidR="00BF0215">
        <w:rPr>
          <w:rFonts w:ascii="Corbel" w:hAnsi="Corbel"/>
          <w:color w:val="575757"/>
          <w:sz w:val="22"/>
          <w:szCs w:val="22"/>
        </w:rPr>
        <w:t>2</w:t>
      </w:r>
      <w:r>
        <w:rPr>
          <w:rFonts w:ascii="Corbel" w:hAnsi="Corbel"/>
          <w:color w:val="575757"/>
          <w:sz w:val="22"/>
          <w:szCs w:val="22"/>
        </w:rPr>
        <w:t xml:space="preserve"> na Kupujícího. Kupující tímto Podíl </w:t>
      </w:r>
      <w:r w:rsidR="00BF0215">
        <w:rPr>
          <w:rFonts w:ascii="Corbel" w:hAnsi="Corbel"/>
          <w:color w:val="575757"/>
          <w:sz w:val="22"/>
          <w:szCs w:val="22"/>
        </w:rPr>
        <w:t>2</w:t>
      </w:r>
      <w:r>
        <w:rPr>
          <w:rFonts w:ascii="Corbel" w:hAnsi="Corbel"/>
          <w:color w:val="575757"/>
          <w:sz w:val="22"/>
          <w:szCs w:val="22"/>
        </w:rPr>
        <w:t xml:space="preserve"> od Prodávajícího </w:t>
      </w:r>
      <w:r w:rsidR="00BF0215">
        <w:rPr>
          <w:rFonts w:ascii="Corbel" w:hAnsi="Corbel"/>
          <w:color w:val="575757"/>
          <w:sz w:val="22"/>
          <w:szCs w:val="22"/>
        </w:rPr>
        <w:t>2</w:t>
      </w:r>
      <w:r>
        <w:rPr>
          <w:rFonts w:ascii="Corbel" w:hAnsi="Corbel"/>
          <w:color w:val="575757"/>
          <w:sz w:val="22"/>
          <w:szCs w:val="22"/>
        </w:rPr>
        <w:t xml:space="preserve"> přijímá do svého výlučného vlastnictví a zavazuje se za převod vlastnického práva k Podílu </w:t>
      </w:r>
      <w:r w:rsidR="00BF0215">
        <w:rPr>
          <w:rFonts w:ascii="Corbel" w:hAnsi="Corbel"/>
          <w:color w:val="575757"/>
          <w:sz w:val="22"/>
          <w:szCs w:val="22"/>
        </w:rPr>
        <w:t>2</w:t>
      </w:r>
      <w:r>
        <w:rPr>
          <w:rFonts w:ascii="Corbel" w:hAnsi="Corbel"/>
          <w:color w:val="575757"/>
          <w:sz w:val="22"/>
          <w:szCs w:val="22"/>
        </w:rPr>
        <w:t xml:space="preserve"> zaplatit Prodávajícímu </w:t>
      </w:r>
      <w:r w:rsidR="00BF0215">
        <w:rPr>
          <w:rFonts w:ascii="Corbel" w:hAnsi="Corbel"/>
          <w:color w:val="575757"/>
          <w:sz w:val="22"/>
          <w:szCs w:val="22"/>
        </w:rPr>
        <w:t>2</w:t>
      </w:r>
      <w:r>
        <w:rPr>
          <w:rFonts w:ascii="Corbel" w:hAnsi="Corbel"/>
          <w:color w:val="575757"/>
          <w:sz w:val="22"/>
          <w:szCs w:val="22"/>
        </w:rPr>
        <w:t xml:space="preserve"> Kupní cenu </w:t>
      </w:r>
      <w:r w:rsidR="00BF0215">
        <w:rPr>
          <w:rFonts w:ascii="Corbel" w:hAnsi="Corbel"/>
          <w:color w:val="575757"/>
          <w:sz w:val="22"/>
          <w:szCs w:val="22"/>
        </w:rPr>
        <w:t>2</w:t>
      </w:r>
      <w:r>
        <w:rPr>
          <w:rFonts w:ascii="Corbel" w:hAnsi="Corbel"/>
          <w:color w:val="575757"/>
          <w:sz w:val="22"/>
          <w:szCs w:val="22"/>
        </w:rPr>
        <w:t>.</w:t>
      </w:r>
    </w:p>
    <w:p w14:paraId="78E972A6" w14:textId="54B42F73" w:rsidR="00AE0DA7" w:rsidRDefault="00AE0DA7" w:rsidP="00AE0DA7">
      <w:pPr>
        <w:pStyle w:val="Heading3"/>
        <w:widowControl w:val="0"/>
        <w:rPr>
          <w:rFonts w:ascii="Corbel" w:hAnsi="Corbel"/>
          <w:color w:val="575757"/>
          <w:sz w:val="22"/>
          <w:szCs w:val="22"/>
        </w:rPr>
      </w:pPr>
      <w:r>
        <w:rPr>
          <w:rFonts w:ascii="Corbel" w:hAnsi="Corbel"/>
          <w:color w:val="575757"/>
          <w:sz w:val="22"/>
          <w:szCs w:val="22"/>
        </w:rPr>
        <w:t xml:space="preserve">Prodávající </w:t>
      </w:r>
      <w:r w:rsidR="00BF0215">
        <w:rPr>
          <w:rFonts w:ascii="Corbel" w:hAnsi="Corbel"/>
          <w:color w:val="575757"/>
          <w:sz w:val="22"/>
          <w:szCs w:val="22"/>
        </w:rPr>
        <w:t>3</w:t>
      </w:r>
      <w:r>
        <w:rPr>
          <w:rFonts w:ascii="Corbel" w:hAnsi="Corbel"/>
          <w:color w:val="575757"/>
          <w:sz w:val="22"/>
          <w:szCs w:val="22"/>
        </w:rPr>
        <w:t xml:space="preserve"> tímto</w:t>
      </w:r>
      <w:r w:rsidR="003C5C52" w:rsidRPr="003C5C52">
        <w:rPr>
          <w:rFonts w:ascii="Corbel" w:hAnsi="Corbel"/>
          <w:color w:val="575757"/>
          <w:sz w:val="22"/>
          <w:szCs w:val="22"/>
        </w:rPr>
        <w:t xml:space="preserve"> </w:t>
      </w:r>
      <w:r w:rsidR="003C5C52">
        <w:rPr>
          <w:rFonts w:ascii="Corbel" w:hAnsi="Corbel"/>
          <w:color w:val="575757"/>
          <w:sz w:val="22"/>
          <w:szCs w:val="22"/>
        </w:rPr>
        <w:t>za podmínek daných touto Smlouvou</w:t>
      </w:r>
      <w:r>
        <w:rPr>
          <w:rFonts w:ascii="Corbel" w:hAnsi="Corbel"/>
          <w:color w:val="575757"/>
          <w:sz w:val="22"/>
          <w:szCs w:val="22"/>
        </w:rPr>
        <w:t xml:space="preserve"> převádí vlastnické právo k Podílu </w:t>
      </w:r>
      <w:r w:rsidR="00BF0215">
        <w:rPr>
          <w:rFonts w:ascii="Corbel" w:hAnsi="Corbel"/>
          <w:color w:val="575757"/>
          <w:sz w:val="22"/>
          <w:szCs w:val="22"/>
        </w:rPr>
        <w:t>3</w:t>
      </w:r>
      <w:r>
        <w:rPr>
          <w:rFonts w:ascii="Corbel" w:hAnsi="Corbel"/>
          <w:color w:val="575757"/>
          <w:sz w:val="22"/>
          <w:szCs w:val="22"/>
        </w:rPr>
        <w:t xml:space="preserve"> za Kupní cenu </w:t>
      </w:r>
      <w:r w:rsidR="00BF0215">
        <w:rPr>
          <w:rFonts w:ascii="Corbel" w:hAnsi="Corbel"/>
          <w:color w:val="575757"/>
          <w:sz w:val="22"/>
          <w:szCs w:val="22"/>
        </w:rPr>
        <w:t>3</w:t>
      </w:r>
      <w:r>
        <w:rPr>
          <w:rFonts w:ascii="Corbel" w:hAnsi="Corbel"/>
          <w:color w:val="575757"/>
          <w:sz w:val="22"/>
          <w:szCs w:val="22"/>
        </w:rPr>
        <w:t xml:space="preserve"> na Kupujícího. Kupující tímto Podíl </w:t>
      </w:r>
      <w:r w:rsidR="00BF0215">
        <w:rPr>
          <w:rFonts w:ascii="Corbel" w:hAnsi="Corbel"/>
          <w:color w:val="575757"/>
          <w:sz w:val="22"/>
          <w:szCs w:val="22"/>
        </w:rPr>
        <w:t>3</w:t>
      </w:r>
      <w:r>
        <w:rPr>
          <w:rFonts w:ascii="Corbel" w:hAnsi="Corbel"/>
          <w:color w:val="575757"/>
          <w:sz w:val="22"/>
          <w:szCs w:val="22"/>
        </w:rPr>
        <w:t xml:space="preserve"> od Prodávajícího </w:t>
      </w:r>
      <w:r w:rsidR="00BF0215">
        <w:rPr>
          <w:rFonts w:ascii="Corbel" w:hAnsi="Corbel"/>
          <w:color w:val="575757"/>
          <w:sz w:val="22"/>
          <w:szCs w:val="22"/>
        </w:rPr>
        <w:t>3</w:t>
      </w:r>
      <w:r>
        <w:rPr>
          <w:rFonts w:ascii="Corbel" w:hAnsi="Corbel"/>
          <w:color w:val="575757"/>
          <w:sz w:val="22"/>
          <w:szCs w:val="22"/>
        </w:rPr>
        <w:t xml:space="preserve"> přijímá do svého výlučného vlastnictví a zavazuje se za převod vlastnického práva k Podílu </w:t>
      </w:r>
      <w:r w:rsidR="00BF0215">
        <w:rPr>
          <w:rFonts w:ascii="Corbel" w:hAnsi="Corbel"/>
          <w:color w:val="575757"/>
          <w:sz w:val="22"/>
          <w:szCs w:val="22"/>
        </w:rPr>
        <w:t>3</w:t>
      </w:r>
      <w:r>
        <w:rPr>
          <w:rFonts w:ascii="Corbel" w:hAnsi="Corbel"/>
          <w:color w:val="575757"/>
          <w:sz w:val="22"/>
          <w:szCs w:val="22"/>
        </w:rPr>
        <w:t xml:space="preserve"> zaplatit Prodávajícímu </w:t>
      </w:r>
      <w:r w:rsidR="00BF0215">
        <w:rPr>
          <w:rFonts w:ascii="Corbel" w:hAnsi="Corbel"/>
          <w:color w:val="575757"/>
          <w:sz w:val="22"/>
          <w:szCs w:val="22"/>
        </w:rPr>
        <w:t>3</w:t>
      </w:r>
      <w:r>
        <w:rPr>
          <w:rFonts w:ascii="Corbel" w:hAnsi="Corbel"/>
          <w:color w:val="575757"/>
          <w:sz w:val="22"/>
          <w:szCs w:val="22"/>
        </w:rPr>
        <w:t xml:space="preserve"> Kupní cenu </w:t>
      </w:r>
      <w:r w:rsidR="00BF0215">
        <w:rPr>
          <w:rFonts w:ascii="Corbel" w:hAnsi="Corbel"/>
          <w:color w:val="575757"/>
          <w:sz w:val="22"/>
          <w:szCs w:val="22"/>
        </w:rPr>
        <w:t>3</w:t>
      </w:r>
      <w:r>
        <w:rPr>
          <w:rFonts w:ascii="Corbel" w:hAnsi="Corbel"/>
          <w:color w:val="575757"/>
          <w:sz w:val="22"/>
          <w:szCs w:val="22"/>
        </w:rPr>
        <w:t>.</w:t>
      </w:r>
    </w:p>
    <w:p w14:paraId="32176EDB" w14:textId="08C8BFA1" w:rsidR="00AE0DA7" w:rsidRDefault="00AE0DA7" w:rsidP="00AE0DA7">
      <w:pPr>
        <w:pStyle w:val="Heading3"/>
        <w:widowControl w:val="0"/>
        <w:rPr>
          <w:rFonts w:ascii="Corbel" w:hAnsi="Corbel"/>
          <w:color w:val="575757"/>
          <w:sz w:val="22"/>
          <w:szCs w:val="22"/>
        </w:rPr>
      </w:pPr>
      <w:r>
        <w:rPr>
          <w:rFonts w:ascii="Corbel" w:hAnsi="Corbel"/>
          <w:color w:val="575757"/>
          <w:sz w:val="22"/>
          <w:szCs w:val="22"/>
        </w:rPr>
        <w:lastRenderedPageBreak/>
        <w:t xml:space="preserve">Prodávající </w:t>
      </w:r>
      <w:r w:rsidR="00BF0215">
        <w:rPr>
          <w:rFonts w:ascii="Corbel" w:hAnsi="Corbel"/>
          <w:color w:val="575757"/>
          <w:sz w:val="22"/>
          <w:szCs w:val="22"/>
        </w:rPr>
        <w:t>2</w:t>
      </w:r>
      <w:r>
        <w:rPr>
          <w:rFonts w:ascii="Corbel" w:hAnsi="Corbel"/>
          <w:color w:val="575757"/>
          <w:sz w:val="22"/>
          <w:szCs w:val="22"/>
        </w:rPr>
        <w:t xml:space="preserve"> tímto</w:t>
      </w:r>
      <w:r w:rsidR="003C5C52" w:rsidRPr="003C5C52">
        <w:rPr>
          <w:rFonts w:ascii="Corbel" w:hAnsi="Corbel"/>
          <w:color w:val="575757"/>
          <w:sz w:val="22"/>
          <w:szCs w:val="22"/>
        </w:rPr>
        <w:t xml:space="preserve"> </w:t>
      </w:r>
      <w:r w:rsidR="003C5C52">
        <w:rPr>
          <w:rFonts w:ascii="Corbel" w:hAnsi="Corbel"/>
          <w:color w:val="575757"/>
          <w:sz w:val="22"/>
          <w:szCs w:val="22"/>
        </w:rPr>
        <w:t>za podmínek daných touto Smlouvou</w:t>
      </w:r>
      <w:r>
        <w:rPr>
          <w:rFonts w:ascii="Corbel" w:hAnsi="Corbel"/>
          <w:color w:val="575757"/>
          <w:sz w:val="22"/>
          <w:szCs w:val="22"/>
        </w:rPr>
        <w:t xml:space="preserve"> převádí vlastnické právo k Podílu </w:t>
      </w:r>
      <w:r w:rsidR="00BF0215">
        <w:rPr>
          <w:rFonts w:ascii="Corbel" w:hAnsi="Corbel"/>
          <w:color w:val="575757"/>
          <w:sz w:val="22"/>
          <w:szCs w:val="22"/>
        </w:rPr>
        <w:t>4</w:t>
      </w:r>
      <w:r>
        <w:rPr>
          <w:rFonts w:ascii="Corbel" w:hAnsi="Corbel"/>
          <w:color w:val="575757"/>
          <w:sz w:val="22"/>
          <w:szCs w:val="22"/>
        </w:rPr>
        <w:t xml:space="preserve"> za Kupní cenu </w:t>
      </w:r>
      <w:r w:rsidR="00BF0215">
        <w:rPr>
          <w:rFonts w:ascii="Corbel" w:hAnsi="Corbel"/>
          <w:color w:val="575757"/>
          <w:sz w:val="22"/>
          <w:szCs w:val="22"/>
        </w:rPr>
        <w:t>4</w:t>
      </w:r>
      <w:r>
        <w:rPr>
          <w:rFonts w:ascii="Corbel" w:hAnsi="Corbel"/>
          <w:color w:val="575757"/>
          <w:sz w:val="22"/>
          <w:szCs w:val="22"/>
        </w:rPr>
        <w:t xml:space="preserve"> na Kupujícího. Kupující tímto Podíl </w:t>
      </w:r>
      <w:r w:rsidR="00BF0215">
        <w:rPr>
          <w:rFonts w:ascii="Corbel" w:hAnsi="Corbel"/>
          <w:color w:val="575757"/>
          <w:sz w:val="22"/>
          <w:szCs w:val="22"/>
        </w:rPr>
        <w:t>4</w:t>
      </w:r>
      <w:r>
        <w:rPr>
          <w:rFonts w:ascii="Corbel" w:hAnsi="Corbel"/>
          <w:color w:val="575757"/>
          <w:sz w:val="22"/>
          <w:szCs w:val="22"/>
        </w:rPr>
        <w:t xml:space="preserve"> od Prodávajícího </w:t>
      </w:r>
      <w:r w:rsidR="00BF0215">
        <w:rPr>
          <w:rFonts w:ascii="Corbel" w:hAnsi="Corbel"/>
          <w:color w:val="575757"/>
          <w:sz w:val="22"/>
          <w:szCs w:val="22"/>
        </w:rPr>
        <w:t>2</w:t>
      </w:r>
      <w:r>
        <w:rPr>
          <w:rFonts w:ascii="Corbel" w:hAnsi="Corbel"/>
          <w:color w:val="575757"/>
          <w:sz w:val="22"/>
          <w:szCs w:val="22"/>
        </w:rPr>
        <w:t xml:space="preserve"> přijímá do svého výlučného vlastnictví a zavazuje se za převod vlastnického práva k Podílu </w:t>
      </w:r>
      <w:r w:rsidR="00BF0215">
        <w:rPr>
          <w:rFonts w:ascii="Corbel" w:hAnsi="Corbel"/>
          <w:color w:val="575757"/>
          <w:sz w:val="22"/>
          <w:szCs w:val="22"/>
        </w:rPr>
        <w:t>4</w:t>
      </w:r>
      <w:r>
        <w:rPr>
          <w:rFonts w:ascii="Corbel" w:hAnsi="Corbel"/>
          <w:color w:val="575757"/>
          <w:sz w:val="22"/>
          <w:szCs w:val="22"/>
        </w:rPr>
        <w:t xml:space="preserve"> zaplatit Prodávajícímu </w:t>
      </w:r>
      <w:r w:rsidR="00BF0215">
        <w:rPr>
          <w:rFonts w:ascii="Corbel" w:hAnsi="Corbel"/>
          <w:color w:val="575757"/>
          <w:sz w:val="22"/>
          <w:szCs w:val="22"/>
        </w:rPr>
        <w:t>2</w:t>
      </w:r>
      <w:r>
        <w:rPr>
          <w:rFonts w:ascii="Corbel" w:hAnsi="Corbel"/>
          <w:color w:val="575757"/>
          <w:sz w:val="22"/>
          <w:szCs w:val="22"/>
        </w:rPr>
        <w:t xml:space="preserve"> Kupní cenu </w:t>
      </w:r>
      <w:r w:rsidR="00BF0215">
        <w:rPr>
          <w:rFonts w:ascii="Corbel" w:hAnsi="Corbel"/>
          <w:color w:val="575757"/>
          <w:sz w:val="22"/>
          <w:szCs w:val="22"/>
        </w:rPr>
        <w:t>4</w:t>
      </w:r>
      <w:r>
        <w:rPr>
          <w:rFonts w:ascii="Corbel" w:hAnsi="Corbel"/>
          <w:color w:val="575757"/>
          <w:sz w:val="22"/>
          <w:szCs w:val="22"/>
        </w:rPr>
        <w:t>.</w:t>
      </w:r>
    </w:p>
    <w:p w14:paraId="4F3DCD1F" w14:textId="0BD00489" w:rsidR="00AE0DA7" w:rsidRDefault="00AE0DA7" w:rsidP="00AE0DA7">
      <w:pPr>
        <w:pStyle w:val="Heading3"/>
        <w:widowControl w:val="0"/>
        <w:rPr>
          <w:rFonts w:ascii="Corbel" w:hAnsi="Corbel"/>
          <w:color w:val="575757"/>
          <w:sz w:val="22"/>
          <w:szCs w:val="22"/>
        </w:rPr>
      </w:pPr>
      <w:bookmarkStart w:id="316" w:name="_Ref101974727"/>
      <w:r>
        <w:rPr>
          <w:rFonts w:ascii="Corbel" w:hAnsi="Corbel"/>
          <w:color w:val="575757"/>
          <w:sz w:val="22"/>
          <w:szCs w:val="22"/>
        </w:rPr>
        <w:t xml:space="preserve">Prodávající </w:t>
      </w:r>
      <w:r w:rsidR="00BF0215">
        <w:rPr>
          <w:rFonts w:ascii="Corbel" w:hAnsi="Corbel"/>
          <w:color w:val="575757"/>
          <w:sz w:val="22"/>
          <w:szCs w:val="22"/>
        </w:rPr>
        <w:t>3</w:t>
      </w:r>
      <w:r>
        <w:rPr>
          <w:rFonts w:ascii="Corbel" w:hAnsi="Corbel"/>
          <w:color w:val="575757"/>
          <w:sz w:val="22"/>
          <w:szCs w:val="22"/>
        </w:rPr>
        <w:t xml:space="preserve"> tímto</w:t>
      </w:r>
      <w:r w:rsidR="003C5C52" w:rsidRPr="003C5C52">
        <w:rPr>
          <w:rFonts w:ascii="Corbel" w:hAnsi="Corbel"/>
          <w:color w:val="575757"/>
          <w:sz w:val="22"/>
          <w:szCs w:val="22"/>
        </w:rPr>
        <w:t xml:space="preserve"> </w:t>
      </w:r>
      <w:r w:rsidR="003C5C52">
        <w:rPr>
          <w:rFonts w:ascii="Corbel" w:hAnsi="Corbel"/>
          <w:color w:val="575757"/>
          <w:sz w:val="22"/>
          <w:szCs w:val="22"/>
        </w:rPr>
        <w:t>za podmínek daných touto Smlouvou</w:t>
      </w:r>
      <w:r>
        <w:rPr>
          <w:rFonts w:ascii="Corbel" w:hAnsi="Corbel"/>
          <w:color w:val="575757"/>
          <w:sz w:val="22"/>
          <w:szCs w:val="22"/>
        </w:rPr>
        <w:t xml:space="preserve"> převádí vlastnické právo k Podílu </w:t>
      </w:r>
      <w:r w:rsidR="00BF0215">
        <w:rPr>
          <w:rFonts w:ascii="Corbel" w:hAnsi="Corbel"/>
          <w:color w:val="575757"/>
          <w:sz w:val="22"/>
          <w:szCs w:val="22"/>
        </w:rPr>
        <w:t>5</w:t>
      </w:r>
      <w:r>
        <w:rPr>
          <w:rFonts w:ascii="Corbel" w:hAnsi="Corbel"/>
          <w:color w:val="575757"/>
          <w:sz w:val="22"/>
          <w:szCs w:val="22"/>
        </w:rPr>
        <w:t xml:space="preserve"> za Kupní cenu </w:t>
      </w:r>
      <w:r w:rsidR="00BF0215">
        <w:rPr>
          <w:rFonts w:ascii="Corbel" w:hAnsi="Corbel"/>
          <w:color w:val="575757"/>
          <w:sz w:val="22"/>
          <w:szCs w:val="22"/>
        </w:rPr>
        <w:t>5</w:t>
      </w:r>
      <w:r>
        <w:rPr>
          <w:rFonts w:ascii="Corbel" w:hAnsi="Corbel"/>
          <w:color w:val="575757"/>
          <w:sz w:val="22"/>
          <w:szCs w:val="22"/>
        </w:rPr>
        <w:t xml:space="preserve"> na Kupujícího. Kupující tímto Podíl </w:t>
      </w:r>
      <w:r w:rsidR="00BF0215">
        <w:rPr>
          <w:rFonts w:ascii="Corbel" w:hAnsi="Corbel"/>
          <w:color w:val="575757"/>
          <w:sz w:val="22"/>
          <w:szCs w:val="22"/>
        </w:rPr>
        <w:t>5</w:t>
      </w:r>
      <w:r>
        <w:rPr>
          <w:rFonts w:ascii="Corbel" w:hAnsi="Corbel"/>
          <w:color w:val="575757"/>
          <w:sz w:val="22"/>
          <w:szCs w:val="22"/>
        </w:rPr>
        <w:t xml:space="preserve"> od Prodávajícího </w:t>
      </w:r>
      <w:r w:rsidR="00BF0215">
        <w:rPr>
          <w:rFonts w:ascii="Corbel" w:hAnsi="Corbel"/>
          <w:color w:val="575757"/>
          <w:sz w:val="22"/>
          <w:szCs w:val="22"/>
        </w:rPr>
        <w:t>3</w:t>
      </w:r>
      <w:r>
        <w:rPr>
          <w:rFonts w:ascii="Corbel" w:hAnsi="Corbel"/>
          <w:color w:val="575757"/>
          <w:sz w:val="22"/>
          <w:szCs w:val="22"/>
        </w:rPr>
        <w:t xml:space="preserve"> přijímá do svého výlučného vlastnictví a zavazuje se za převod vlastnického práva k Podílu </w:t>
      </w:r>
      <w:r w:rsidR="00BF0215">
        <w:rPr>
          <w:rFonts w:ascii="Corbel" w:hAnsi="Corbel"/>
          <w:color w:val="575757"/>
          <w:sz w:val="22"/>
          <w:szCs w:val="22"/>
        </w:rPr>
        <w:t>5</w:t>
      </w:r>
      <w:r>
        <w:rPr>
          <w:rFonts w:ascii="Corbel" w:hAnsi="Corbel"/>
          <w:color w:val="575757"/>
          <w:sz w:val="22"/>
          <w:szCs w:val="22"/>
        </w:rPr>
        <w:t xml:space="preserve"> zaplatit Prodávajícímu </w:t>
      </w:r>
      <w:r w:rsidR="00BF0215">
        <w:rPr>
          <w:rFonts w:ascii="Corbel" w:hAnsi="Corbel"/>
          <w:color w:val="575757"/>
          <w:sz w:val="22"/>
          <w:szCs w:val="22"/>
        </w:rPr>
        <w:t>3</w:t>
      </w:r>
      <w:r>
        <w:rPr>
          <w:rFonts w:ascii="Corbel" w:hAnsi="Corbel"/>
          <w:color w:val="575757"/>
          <w:sz w:val="22"/>
          <w:szCs w:val="22"/>
        </w:rPr>
        <w:t xml:space="preserve"> Kupní cenu </w:t>
      </w:r>
      <w:r w:rsidR="00BF0215">
        <w:rPr>
          <w:rFonts w:ascii="Corbel" w:hAnsi="Corbel"/>
          <w:color w:val="575757"/>
          <w:sz w:val="22"/>
          <w:szCs w:val="22"/>
        </w:rPr>
        <w:t>5</w:t>
      </w:r>
      <w:r>
        <w:rPr>
          <w:rFonts w:ascii="Corbel" w:hAnsi="Corbel"/>
          <w:color w:val="575757"/>
          <w:sz w:val="22"/>
          <w:szCs w:val="22"/>
        </w:rPr>
        <w:t>.</w:t>
      </w:r>
      <w:bookmarkEnd w:id="316"/>
    </w:p>
    <w:p w14:paraId="27B7C067" w14:textId="3AEF126C" w:rsidR="00040E7D" w:rsidRPr="00F56967" w:rsidRDefault="00347650" w:rsidP="009200E4">
      <w:pPr>
        <w:pStyle w:val="Heading1"/>
        <w:ind w:left="567" w:hanging="567"/>
        <w:rPr>
          <w:rFonts w:ascii="Corbel" w:hAnsi="Corbel"/>
          <w:color w:val="575757"/>
          <w:szCs w:val="22"/>
        </w:rPr>
      </w:pPr>
      <w:r w:rsidRPr="00F56967">
        <w:rPr>
          <w:rFonts w:ascii="Corbel" w:hAnsi="Corbel"/>
          <w:color w:val="575757"/>
          <w:szCs w:val="22"/>
        </w:rPr>
        <w:t>Kupní cena</w:t>
      </w:r>
      <w:bookmarkEnd w:id="312"/>
      <w:bookmarkEnd w:id="313"/>
      <w:r w:rsidR="005030F7" w:rsidRPr="00F56967">
        <w:rPr>
          <w:rFonts w:ascii="Corbel" w:hAnsi="Corbel"/>
          <w:color w:val="575757"/>
          <w:szCs w:val="22"/>
        </w:rPr>
        <w:t xml:space="preserve"> </w:t>
      </w:r>
      <w:bookmarkEnd w:id="314"/>
    </w:p>
    <w:p w14:paraId="6B4F2401" w14:textId="7D332B5D" w:rsidR="005B2350" w:rsidRDefault="00F61381" w:rsidP="00230CA2">
      <w:pPr>
        <w:pStyle w:val="Heading3"/>
        <w:widowControl w:val="0"/>
        <w:rPr>
          <w:rFonts w:ascii="Corbel" w:hAnsi="Corbel"/>
          <w:color w:val="575757"/>
          <w:sz w:val="22"/>
          <w:szCs w:val="22"/>
        </w:rPr>
      </w:pPr>
      <w:bookmarkStart w:id="317" w:name="_Ref99374422"/>
      <w:bookmarkStart w:id="318" w:name="_Ref524965394"/>
      <w:bookmarkStart w:id="319" w:name="_Ref426542280"/>
      <w:bookmarkStart w:id="320" w:name="_Ref381190027"/>
      <w:r w:rsidRPr="00F56967">
        <w:rPr>
          <w:rFonts w:ascii="Corbel" w:hAnsi="Corbel"/>
          <w:color w:val="575757"/>
          <w:sz w:val="22"/>
          <w:szCs w:val="22"/>
        </w:rPr>
        <w:t xml:space="preserve">Smluvní strany </w:t>
      </w:r>
      <w:r w:rsidR="00B246EC">
        <w:rPr>
          <w:rFonts w:ascii="Corbel" w:hAnsi="Corbel"/>
          <w:color w:val="575757"/>
          <w:sz w:val="22"/>
          <w:szCs w:val="22"/>
        </w:rPr>
        <w:t>se dohodly</w:t>
      </w:r>
      <w:r w:rsidRPr="00F56967">
        <w:rPr>
          <w:rFonts w:ascii="Corbel" w:hAnsi="Corbel"/>
          <w:color w:val="575757"/>
          <w:sz w:val="22"/>
          <w:szCs w:val="22"/>
        </w:rPr>
        <w:t xml:space="preserve">, že </w:t>
      </w:r>
      <w:r w:rsidR="00B110C8" w:rsidRPr="00F56967">
        <w:rPr>
          <w:rFonts w:ascii="Corbel" w:hAnsi="Corbel"/>
          <w:color w:val="575757"/>
          <w:sz w:val="22"/>
          <w:szCs w:val="22"/>
        </w:rPr>
        <w:t xml:space="preserve">hodnota </w:t>
      </w:r>
      <w:r w:rsidRPr="00F56967">
        <w:rPr>
          <w:rFonts w:ascii="Corbel" w:hAnsi="Corbel"/>
          <w:color w:val="575757"/>
          <w:sz w:val="22"/>
          <w:szCs w:val="22"/>
        </w:rPr>
        <w:t>Podíl</w:t>
      </w:r>
      <w:r w:rsidR="00B75389">
        <w:rPr>
          <w:rFonts w:ascii="Corbel" w:hAnsi="Corbel"/>
          <w:color w:val="575757"/>
          <w:sz w:val="22"/>
          <w:szCs w:val="22"/>
        </w:rPr>
        <w:t>ů</w:t>
      </w:r>
      <w:r w:rsidR="00C7740F">
        <w:rPr>
          <w:rFonts w:ascii="Corbel" w:hAnsi="Corbel"/>
          <w:color w:val="575757"/>
          <w:sz w:val="22"/>
          <w:szCs w:val="22"/>
        </w:rPr>
        <w:t xml:space="preserve"> </w:t>
      </w:r>
      <w:r w:rsidR="00B110C8" w:rsidRPr="00F56967">
        <w:rPr>
          <w:rFonts w:ascii="Corbel" w:hAnsi="Corbel"/>
          <w:color w:val="575757"/>
          <w:sz w:val="22"/>
          <w:szCs w:val="22"/>
        </w:rPr>
        <w:t xml:space="preserve">určená na základě </w:t>
      </w:r>
      <w:r w:rsidR="00B75389">
        <w:rPr>
          <w:rFonts w:ascii="Corbel" w:hAnsi="Corbel"/>
          <w:color w:val="575757"/>
          <w:sz w:val="22"/>
          <w:szCs w:val="22"/>
        </w:rPr>
        <w:t xml:space="preserve">dohody Smluvních stran </w:t>
      </w:r>
      <w:r w:rsidR="00B110C8" w:rsidRPr="00F56967">
        <w:rPr>
          <w:rFonts w:ascii="Corbel" w:hAnsi="Corbel"/>
          <w:color w:val="575757"/>
          <w:sz w:val="22"/>
          <w:szCs w:val="22"/>
        </w:rPr>
        <w:t xml:space="preserve">činí </w:t>
      </w:r>
      <w:r w:rsidR="005B2350">
        <w:rPr>
          <w:rFonts w:ascii="Corbel" w:hAnsi="Corbel"/>
          <w:color w:val="575757"/>
          <w:sz w:val="22"/>
          <w:szCs w:val="22"/>
        </w:rPr>
        <w:t>následující částky:</w:t>
      </w:r>
      <w:bookmarkEnd w:id="317"/>
    </w:p>
    <w:p w14:paraId="4F5CF7DF" w14:textId="2A5E60CB" w:rsidR="007B3E60" w:rsidRDefault="0033293F" w:rsidP="005B2350">
      <w:pPr>
        <w:pStyle w:val="NoSpacing"/>
      </w:pPr>
      <w:bookmarkStart w:id="321" w:name="_Hlk102055743"/>
      <w:proofErr w:type="spellStart"/>
      <w:proofErr w:type="gramStart"/>
      <w:r w:rsidRPr="0033293F">
        <w:rPr>
          <w:highlight w:val="black"/>
        </w:rPr>
        <w:t>xxxxx</w:t>
      </w:r>
      <w:proofErr w:type="spellEnd"/>
      <w:r>
        <w:t xml:space="preserve">  </w:t>
      </w:r>
      <w:r w:rsidR="005B2350" w:rsidRPr="005B2350">
        <w:t>Kč</w:t>
      </w:r>
      <w:proofErr w:type="gramEnd"/>
      <w:r w:rsidR="005B2350" w:rsidRPr="005B2350">
        <w:t xml:space="preserve"> za Podíl 1</w:t>
      </w:r>
      <w:bookmarkEnd w:id="318"/>
      <w:r w:rsidR="00F011A2">
        <w:t xml:space="preserve"> („</w:t>
      </w:r>
      <w:r w:rsidR="00F011A2" w:rsidRPr="00F011A2">
        <w:rPr>
          <w:b/>
          <w:bCs/>
        </w:rPr>
        <w:t>Kupní cena 1</w:t>
      </w:r>
      <w:r w:rsidR="00F011A2">
        <w:t>“)</w:t>
      </w:r>
      <w:r w:rsidR="005B2350">
        <w:t>;</w:t>
      </w:r>
    </w:p>
    <w:p w14:paraId="11E2A23F" w14:textId="2FDC666C" w:rsidR="005B2350" w:rsidRPr="005B2350" w:rsidRDefault="0033293F" w:rsidP="005B2350">
      <w:pPr>
        <w:pStyle w:val="NoSpacing"/>
      </w:pPr>
      <w:proofErr w:type="spellStart"/>
      <w:proofErr w:type="gramStart"/>
      <w:r w:rsidRPr="0033293F">
        <w:rPr>
          <w:highlight w:val="black"/>
        </w:rPr>
        <w:t>xxxxx</w:t>
      </w:r>
      <w:proofErr w:type="spellEnd"/>
      <w:r>
        <w:t xml:space="preserve"> </w:t>
      </w:r>
      <w:r w:rsidR="00F36B7C">
        <w:t xml:space="preserve"> </w:t>
      </w:r>
      <w:r w:rsidR="005B2350" w:rsidRPr="005B2350">
        <w:t>Kč</w:t>
      </w:r>
      <w:proofErr w:type="gramEnd"/>
      <w:r w:rsidR="005B2350" w:rsidRPr="005B2350">
        <w:t xml:space="preserve"> za Podíl </w:t>
      </w:r>
      <w:r w:rsidR="005B2350">
        <w:t>2</w:t>
      </w:r>
      <w:r w:rsidR="00F011A2">
        <w:t xml:space="preserve"> („</w:t>
      </w:r>
      <w:r w:rsidR="00F011A2" w:rsidRPr="00F011A2">
        <w:rPr>
          <w:b/>
          <w:bCs/>
        </w:rPr>
        <w:t xml:space="preserve">Kupní cena </w:t>
      </w:r>
      <w:r w:rsidR="00F011A2">
        <w:rPr>
          <w:b/>
          <w:bCs/>
        </w:rPr>
        <w:t>2</w:t>
      </w:r>
      <w:r w:rsidR="00F011A2">
        <w:t>“)</w:t>
      </w:r>
      <w:r w:rsidR="005B2350">
        <w:t>;</w:t>
      </w:r>
    </w:p>
    <w:p w14:paraId="3E77034F" w14:textId="0ED60AAB" w:rsidR="005B2350" w:rsidRPr="00F02CD6" w:rsidRDefault="0033293F" w:rsidP="005B2350">
      <w:pPr>
        <w:pStyle w:val="NoSpacing"/>
      </w:pPr>
      <w:proofErr w:type="spellStart"/>
      <w:proofErr w:type="gramStart"/>
      <w:r w:rsidRPr="0033293F">
        <w:rPr>
          <w:highlight w:val="black"/>
        </w:rPr>
        <w:t>xxxxx</w:t>
      </w:r>
      <w:proofErr w:type="spellEnd"/>
      <w:r>
        <w:t xml:space="preserve"> </w:t>
      </w:r>
      <w:r w:rsidR="00F36B7C" w:rsidRPr="00F02CD6">
        <w:t xml:space="preserve"> </w:t>
      </w:r>
      <w:r w:rsidR="005B2350" w:rsidRPr="00F02CD6">
        <w:t>Kč</w:t>
      </w:r>
      <w:proofErr w:type="gramEnd"/>
      <w:r w:rsidR="005B2350" w:rsidRPr="00F02CD6">
        <w:t xml:space="preserve"> za Podíl 3</w:t>
      </w:r>
      <w:r w:rsidR="00F011A2" w:rsidRPr="00F02CD6">
        <w:t xml:space="preserve"> („</w:t>
      </w:r>
      <w:r w:rsidR="00F011A2" w:rsidRPr="00F02CD6">
        <w:rPr>
          <w:b/>
          <w:bCs/>
        </w:rPr>
        <w:t>Kupní cena 3</w:t>
      </w:r>
      <w:r w:rsidR="00F011A2" w:rsidRPr="00F02CD6">
        <w:t>“)</w:t>
      </w:r>
      <w:r w:rsidR="005B2350" w:rsidRPr="00F02CD6">
        <w:t>;</w:t>
      </w:r>
    </w:p>
    <w:p w14:paraId="76C6BEEB" w14:textId="1533D87A" w:rsidR="005B2350" w:rsidRPr="00F02CD6" w:rsidRDefault="0033293F" w:rsidP="005B2350">
      <w:pPr>
        <w:pStyle w:val="NoSpacing"/>
      </w:pPr>
      <w:proofErr w:type="spellStart"/>
      <w:proofErr w:type="gramStart"/>
      <w:r w:rsidRPr="0033293F">
        <w:rPr>
          <w:highlight w:val="black"/>
        </w:rPr>
        <w:t>xxxxx</w:t>
      </w:r>
      <w:proofErr w:type="spellEnd"/>
      <w:r>
        <w:t xml:space="preserve"> </w:t>
      </w:r>
      <w:r w:rsidR="00F36B7C" w:rsidRPr="00F02CD6">
        <w:t xml:space="preserve"> </w:t>
      </w:r>
      <w:r w:rsidR="005B2350" w:rsidRPr="00F02CD6">
        <w:t>Kč</w:t>
      </w:r>
      <w:proofErr w:type="gramEnd"/>
      <w:r w:rsidR="005B2350" w:rsidRPr="00F02CD6">
        <w:t xml:space="preserve"> za Podíl 4</w:t>
      </w:r>
      <w:r w:rsidR="00F011A2" w:rsidRPr="00F02CD6">
        <w:t xml:space="preserve"> („</w:t>
      </w:r>
      <w:r w:rsidR="00F011A2" w:rsidRPr="00F02CD6">
        <w:rPr>
          <w:b/>
          <w:bCs/>
        </w:rPr>
        <w:t>Kupní cena 4</w:t>
      </w:r>
      <w:r w:rsidR="00F011A2" w:rsidRPr="00F02CD6">
        <w:t>“)</w:t>
      </w:r>
      <w:r w:rsidR="005B2350" w:rsidRPr="00F02CD6">
        <w:t>; a</w:t>
      </w:r>
    </w:p>
    <w:p w14:paraId="341C356E" w14:textId="78CB4EFB" w:rsidR="005B2350" w:rsidRDefault="0033293F" w:rsidP="005B2350">
      <w:pPr>
        <w:pStyle w:val="NoSpacing"/>
      </w:pPr>
      <w:proofErr w:type="spellStart"/>
      <w:proofErr w:type="gramStart"/>
      <w:r w:rsidRPr="0033293F">
        <w:rPr>
          <w:highlight w:val="black"/>
        </w:rPr>
        <w:t>xxxxx</w:t>
      </w:r>
      <w:proofErr w:type="spellEnd"/>
      <w:r w:rsidRPr="00F02CD6">
        <w:t xml:space="preserve"> </w:t>
      </w:r>
      <w:r w:rsidR="00F36B7C" w:rsidRPr="00F02CD6">
        <w:t xml:space="preserve"> </w:t>
      </w:r>
      <w:r w:rsidR="005B2350" w:rsidRPr="00F02CD6">
        <w:t>Kč</w:t>
      </w:r>
      <w:proofErr w:type="gramEnd"/>
      <w:r w:rsidR="005B2350" w:rsidRPr="00F02CD6">
        <w:t xml:space="preserve"> z</w:t>
      </w:r>
      <w:r w:rsidR="005B2350" w:rsidRPr="005B2350">
        <w:t xml:space="preserve">a Podíl </w:t>
      </w:r>
      <w:r w:rsidR="005B2350">
        <w:t>5</w:t>
      </w:r>
      <w:r w:rsidR="00F011A2">
        <w:t xml:space="preserve"> („</w:t>
      </w:r>
      <w:r w:rsidR="00F011A2" w:rsidRPr="00F011A2">
        <w:rPr>
          <w:b/>
          <w:bCs/>
        </w:rPr>
        <w:t xml:space="preserve">Kupní cena </w:t>
      </w:r>
      <w:r w:rsidR="00F011A2">
        <w:rPr>
          <w:b/>
          <w:bCs/>
        </w:rPr>
        <w:t>5</w:t>
      </w:r>
      <w:r w:rsidR="00F011A2">
        <w:t>“)</w:t>
      </w:r>
      <w:r w:rsidR="00D81CFA">
        <w:t>.</w:t>
      </w:r>
      <w:bookmarkEnd w:id="321"/>
    </w:p>
    <w:p w14:paraId="1C343CA3" w14:textId="565732B9" w:rsidR="00B246EC" w:rsidRDefault="0082221B" w:rsidP="00B246EC">
      <w:pPr>
        <w:pStyle w:val="Heading3"/>
        <w:widowControl w:val="0"/>
        <w:rPr>
          <w:rFonts w:ascii="Corbel" w:hAnsi="Corbel"/>
          <w:color w:val="575757"/>
          <w:sz w:val="22"/>
          <w:szCs w:val="22"/>
        </w:rPr>
      </w:pPr>
      <w:r>
        <w:rPr>
          <w:rFonts w:ascii="Corbel" w:hAnsi="Corbel"/>
          <w:color w:val="575757"/>
          <w:sz w:val="22"/>
          <w:szCs w:val="22"/>
        </w:rPr>
        <w:t xml:space="preserve">Prodávající </w:t>
      </w:r>
      <w:r w:rsidR="00462F94">
        <w:rPr>
          <w:rFonts w:ascii="Corbel" w:hAnsi="Corbel"/>
          <w:color w:val="575757"/>
          <w:sz w:val="22"/>
          <w:szCs w:val="22"/>
        </w:rPr>
        <w:t>zaplatí</w:t>
      </w:r>
      <w:r>
        <w:rPr>
          <w:rFonts w:ascii="Corbel" w:hAnsi="Corbel"/>
          <w:color w:val="575757"/>
          <w:sz w:val="22"/>
          <w:szCs w:val="22"/>
        </w:rPr>
        <w:t xml:space="preserve"> Kupní cenu</w:t>
      </w:r>
      <w:r w:rsidR="00462F94">
        <w:rPr>
          <w:rFonts w:ascii="Corbel" w:hAnsi="Corbel"/>
          <w:color w:val="575757"/>
          <w:sz w:val="22"/>
          <w:szCs w:val="22"/>
        </w:rPr>
        <w:t xml:space="preserve"> Prodávajícím</w:t>
      </w:r>
      <w:r>
        <w:rPr>
          <w:rFonts w:ascii="Corbel" w:hAnsi="Corbel"/>
          <w:color w:val="575757"/>
          <w:sz w:val="22"/>
          <w:szCs w:val="22"/>
        </w:rPr>
        <w:t xml:space="preserve"> </w:t>
      </w:r>
      <w:r w:rsidR="0039570C">
        <w:rPr>
          <w:rFonts w:ascii="Corbel" w:hAnsi="Corbel"/>
          <w:color w:val="575757"/>
          <w:sz w:val="22"/>
          <w:szCs w:val="22"/>
        </w:rPr>
        <w:t xml:space="preserve">za a podle </w:t>
      </w:r>
      <w:r w:rsidR="00B246EC">
        <w:rPr>
          <w:rFonts w:ascii="Corbel" w:hAnsi="Corbel"/>
          <w:color w:val="575757"/>
          <w:sz w:val="22"/>
          <w:szCs w:val="22"/>
        </w:rPr>
        <w:t xml:space="preserve">podmínek čl. </w:t>
      </w:r>
      <w:r w:rsidR="00B246EC">
        <w:rPr>
          <w:rFonts w:ascii="Corbel" w:hAnsi="Corbel"/>
          <w:color w:val="575757"/>
          <w:sz w:val="22"/>
          <w:szCs w:val="22"/>
        </w:rPr>
        <w:fldChar w:fldCharType="begin"/>
      </w:r>
      <w:r w:rsidR="00B246EC">
        <w:rPr>
          <w:rFonts w:ascii="Corbel" w:hAnsi="Corbel"/>
          <w:color w:val="575757"/>
          <w:sz w:val="22"/>
          <w:szCs w:val="22"/>
        </w:rPr>
        <w:instrText xml:space="preserve"> REF _Ref448223883 \r \h </w:instrText>
      </w:r>
      <w:r w:rsidR="00B246EC">
        <w:rPr>
          <w:rFonts w:ascii="Corbel" w:hAnsi="Corbel"/>
          <w:color w:val="575757"/>
          <w:sz w:val="22"/>
          <w:szCs w:val="22"/>
        </w:rPr>
      </w:r>
      <w:r w:rsidR="00B246EC">
        <w:rPr>
          <w:rFonts w:ascii="Corbel" w:hAnsi="Corbel"/>
          <w:color w:val="575757"/>
          <w:sz w:val="22"/>
          <w:szCs w:val="22"/>
        </w:rPr>
        <w:fldChar w:fldCharType="separate"/>
      </w:r>
      <w:r w:rsidR="00633A59">
        <w:rPr>
          <w:rFonts w:ascii="Corbel" w:hAnsi="Corbel"/>
          <w:color w:val="575757"/>
          <w:sz w:val="22"/>
          <w:szCs w:val="22"/>
        </w:rPr>
        <w:t>7</w:t>
      </w:r>
      <w:r w:rsidR="00B246EC">
        <w:rPr>
          <w:rFonts w:ascii="Corbel" w:hAnsi="Corbel"/>
          <w:color w:val="575757"/>
          <w:sz w:val="22"/>
          <w:szCs w:val="22"/>
        </w:rPr>
        <w:fldChar w:fldCharType="end"/>
      </w:r>
      <w:r w:rsidR="0039570C">
        <w:rPr>
          <w:rFonts w:ascii="Corbel" w:hAnsi="Corbel"/>
          <w:color w:val="575757"/>
          <w:sz w:val="22"/>
          <w:szCs w:val="22"/>
        </w:rPr>
        <w:t xml:space="preserve"> této Smlouvy</w:t>
      </w:r>
      <w:r w:rsidR="00462F94">
        <w:rPr>
          <w:rFonts w:ascii="Corbel" w:hAnsi="Corbel"/>
          <w:color w:val="575757"/>
          <w:sz w:val="22"/>
          <w:szCs w:val="22"/>
        </w:rPr>
        <w:t xml:space="preserve"> při vypořádání Transakce v Den vypořádání.</w:t>
      </w:r>
    </w:p>
    <w:p w14:paraId="664C125B" w14:textId="5E74BCF0" w:rsidR="00155CA2" w:rsidRPr="00F56967" w:rsidRDefault="001421D7" w:rsidP="00711427">
      <w:pPr>
        <w:pStyle w:val="Heading1"/>
        <w:keepNext/>
        <w:ind w:left="567" w:hanging="567"/>
        <w:rPr>
          <w:rFonts w:ascii="Corbel" w:hAnsi="Corbel"/>
          <w:color w:val="575757"/>
          <w:szCs w:val="22"/>
        </w:rPr>
      </w:pPr>
      <w:bookmarkStart w:id="322" w:name="_Ref445464877"/>
      <w:bookmarkStart w:id="323" w:name="_Ref381261915"/>
      <w:bookmarkEnd w:id="319"/>
      <w:bookmarkEnd w:id="320"/>
      <w:r>
        <w:rPr>
          <w:rFonts w:ascii="Corbel" w:hAnsi="Corbel"/>
          <w:color w:val="575757"/>
          <w:szCs w:val="22"/>
        </w:rPr>
        <w:t xml:space="preserve">Platnost a účinnost Smlouvy, </w:t>
      </w:r>
      <w:r w:rsidR="00945C0D" w:rsidRPr="00F56967">
        <w:rPr>
          <w:rFonts w:ascii="Corbel" w:hAnsi="Corbel"/>
          <w:color w:val="575757"/>
          <w:szCs w:val="22"/>
        </w:rPr>
        <w:t xml:space="preserve">Odkládací </w:t>
      </w:r>
      <w:bookmarkEnd w:id="322"/>
      <w:r w:rsidR="006D46E4" w:rsidRPr="00F56967">
        <w:rPr>
          <w:rFonts w:ascii="Corbel" w:hAnsi="Corbel"/>
          <w:color w:val="575757"/>
          <w:szCs w:val="22"/>
        </w:rPr>
        <w:t>podmínky</w:t>
      </w:r>
    </w:p>
    <w:p w14:paraId="10316E25" w14:textId="7D2355E5" w:rsidR="001421D7" w:rsidRDefault="001421D7" w:rsidP="00711427">
      <w:pPr>
        <w:pStyle w:val="Heading3"/>
        <w:keepNext/>
        <w:widowControl w:val="0"/>
        <w:rPr>
          <w:rFonts w:ascii="Corbel" w:hAnsi="Corbel"/>
          <w:color w:val="575757"/>
          <w:sz w:val="22"/>
          <w:szCs w:val="22"/>
        </w:rPr>
      </w:pPr>
      <w:bookmarkStart w:id="324" w:name="_Ref448223414"/>
      <w:bookmarkStart w:id="325" w:name="_Ref491967475"/>
      <w:r>
        <w:rPr>
          <w:rFonts w:ascii="Corbel" w:hAnsi="Corbel"/>
          <w:color w:val="575757"/>
          <w:sz w:val="22"/>
          <w:szCs w:val="22"/>
        </w:rPr>
        <w:t>Tato Smlouva nabývá platnosti v Den podpisu.</w:t>
      </w:r>
    </w:p>
    <w:p w14:paraId="7EE3E0C1" w14:textId="7765C25F" w:rsidR="00794A5F" w:rsidRDefault="00794A5F" w:rsidP="003C5C52">
      <w:pPr>
        <w:pStyle w:val="Heading3"/>
        <w:widowControl w:val="0"/>
        <w:rPr>
          <w:rFonts w:ascii="Corbel" w:hAnsi="Corbel"/>
          <w:color w:val="575757"/>
          <w:sz w:val="22"/>
          <w:szCs w:val="22"/>
        </w:rPr>
      </w:pPr>
      <w:bookmarkStart w:id="326" w:name="_Ref101976482"/>
      <w:r w:rsidRPr="00794A5F">
        <w:rPr>
          <w:rFonts w:ascii="Corbel" w:hAnsi="Corbel"/>
          <w:color w:val="575757"/>
          <w:sz w:val="22"/>
          <w:szCs w:val="22"/>
        </w:rPr>
        <w:t>T</w:t>
      </w:r>
      <w:r w:rsidR="001421D7" w:rsidRPr="00794A5F">
        <w:rPr>
          <w:rFonts w:ascii="Corbel" w:hAnsi="Corbel"/>
          <w:color w:val="575757"/>
          <w:sz w:val="22"/>
          <w:szCs w:val="22"/>
        </w:rPr>
        <w:t>ato Smlouva</w:t>
      </w:r>
      <w:r>
        <w:rPr>
          <w:rFonts w:ascii="Corbel" w:hAnsi="Corbel"/>
          <w:color w:val="575757"/>
          <w:sz w:val="22"/>
          <w:szCs w:val="22"/>
        </w:rPr>
        <w:t xml:space="preserve"> s výjimkou jejího článku</w:t>
      </w:r>
      <w:r w:rsidRPr="00794A5F">
        <w:rPr>
          <w:rFonts w:ascii="Corbel" w:hAnsi="Corbel"/>
          <w:color w:val="575757"/>
          <w:sz w:val="22"/>
          <w:szCs w:val="22"/>
        </w:rPr>
        <w:t xml:space="preserve"> </w:t>
      </w:r>
      <w:r w:rsidRPr="00794A5F">
        <w:rPr>
          <w:rFonts w:ascii="Corbel" w:hAnsi="Corbel"/>
          <w:color w:val="575757"/>
          <w:sz w:val="22"/>
          <w:szCs w:val="22"/>
        </w:rPr>
        <w:fldChar w:fldCharType="begin"/>
      </w:r>
      <w:r w:rsidRPr="00794A5F">
        <w:rPr>
          <w:rFonts w:ascii="Corbel" w:hAnsi="Corbel"/>
          <w:color w:val="575757"/>
          <w:sz w:val="22"/>
          <w:szCs w:val="22"/>
        </w:rPr>
        <w:instrText xml:space="preserve"> REF _Ref101974716 \r \h </w:instrText>
      </w:r>
      <w:r w:rsidRPr="00794A5F">
        <w:rPr>
          <w:rFonts w:ascii="Corbel" w:hAnsi="Corbel"/>
          <w:color w:val="575757"/>
          <w:sz w:val="22"/>
          <w:szCs w:val="22"/>
        </w:rPr>
      </w:r>
      <w:r w:rsidRPr="00794A5F">
        <w:rPr>
          <w:rFonts w:ascii="Corbel" w:hAnsi="Corbel"/>
          <w:color w:val="575757"/>
          <w:sz w:val="22"/>
          <w:szCs w:val="22"/>
        </w:rPr>
        <w:fldChar w:fldCharType="separate"/>
      </w:r>
      <w:r w:rsidR="00633A59">
        <w:rPr>
          <w:rFonts w:ascii="Corbel" w:hAnsi="Corbel"/>
          <w:color w:val="575757"/>
          <w:sz w:val="22"/>
          <w:szCs w:val="22"/>
        </w:rPr>
        <w:t>3</w:t>
      </w:r>
      <w:r w:rsidRPr="00794A5F">
        <w:rPr>
          <w:rFonts w:ascii="Corbel" w:hAnsi="Corbel"/>
          <w:color w:val="575757"/>
          <w:sz w:val="22"/>
          <w:szCs w:val="22"/>
        </w:rPr>
        <w:fldChar w:fldCharType="end"/>
      </w:r>
      <w:r w:rsidRPr="00794A5F">
        <w:rPr>
          <w:rFonts w:ascii="Corbel" w:hAnsi="Corbel"/>
          <w:color w:val="575757"/>
          <w:sz w:val="22"/>
          <w:szCs w:val="22"/>
        </w:rPr>
        <w:t xml:space="preserve"> nabývá</w:t>
      </w:r>
      <w:r w:rsidR="001421D7" w:rsidRPr="00794A5F">
        <w:rPr>
          <w:rFonts w:ascii="Corbel" w:hAnsi="Corbel"/>
          <w:color w:val="575757"/>
          <w:sz w:val="22"/>
          <w:szCs w:val="22"/>
        </w:rPr>
        <w:t xml:space="preserve"> účinnosti dnem jejího zveřejnění v Registru smluv </w:t>
      </w:r>
      <w:r w:rsidR="004304A6" w:rsidRPr="00794A5F">
        <w:rPr>
          <w:rFonts w:ascii="Corbel" w:hAnsi="Corbel"/>
          <w:color w:val="575757"/>
          <w:sz w:val="22"/>
          <w:szCs w:val="22"/>
        </w:rPr>
        <w:t>způsobem podle</w:t>
      </w:r>
      <w:r w:rsidR="001421D7" w:rsidRPr="00794A5F">
        <w:rPr>
          <w:rFonts w:ascii="Corbel" w:hAnsi="Corbel"/>
          <w:color w:val="575757"/>
          <w:sz w:val="22"/>
          <w:szCs w:val="22"/>
        </w:rPr>
        <w:t xml:space="preserve"> Zákona o registru smluv. Smluvní strany sjednávají, že</w:t>
      </w:r>
      <w:r w:rsidR="009E0823" w:rsidRPr="00794A5F">
        <w:rPr>
          <w:rFonts w:ascii="Corbel" w:hAnsi="Corbel"/>
          <w:color w:val="575757"/>
          <w:sz w:val="22"/>
          <w:szCs w:val="22"/>
        </w:rPr>
        <w:t> </w:t>
      </w:r>
      <w:r w:rsidR="001421D7" w:rsidRPr="00794A5F">
        <w:rPr>
          <w:rFonts w:ascii="Corbel" w:hAnsi="Corbel"/>
          <w:color w:val="575757"/>
          <w:sz w:val="22"/>
          <w:szCs w:val="22"/>
        </w:rPr>
        <w:t>tato Smlouva bude zveřejněna v Registru smluv Kupujícím ve zveřejnitelném znění, tj.</w:t>
      </w:r>
      <w:r w:rsidR="004304A6" w:rsidRPr="00794A5F">
        <w:rPr>
          <w:rFonts w:ascii="Corbel" w:hAnsi="Corbel"/>
          <w:color w:val="575757"/>
          <w:sz w:val="22"/>
          <w:szCs w:val="22"/>
        </w:rPr>
        <w:t> </w:t>
      </w:r>
      <w:r w:rsidR="001421D7" w:rsidRPr="00794A5F">
        <w:rPr>
          <w:rFonts w:ascii="Corbel" w:hAnsi="Corbel"/>
          <w:color w:val="575757"/>
          <w:sz w:val="22"/>
          <w:szCs w:val="22"/>
        </w:rPr>
        <w:t>po</w:t>
      </w:r>
      <w:r w:rsidR="004304A6" w:rsidRPr="00794A5F">
        <w:rPr>
          <w:rFonts w:ascii="Corbel" w:hAnsi="Corbel"/>
          <w:color w:val="575757"/>
          <w:sz w:val="22"/>
          <w:szCs w:val="22"/>
        </w:rPr>
        <w:t> </w:t>
      </w:r>
      <w:r w:rsidR="001421D7" w:rsidRPr="00794A5F">
        <w:rPr>
          <w:rFonts w:ascii="Corbel" w:hAnsi="Corbel"/>
          <w:color w:val="575757"/>
          <w:sz w:val="22"/>
          <w:szCs w:val="22"/>
        </w:rPr>
        <w:t>anonymizování údajů (metadat)</w:t>
      </w:r>
      <w:r w:rsidR="00CB0512" w:rsidRPr="00794A5F">
        <w:rPr>
          <w:rFonts w:ascii="Corbel" w:hAnsi="Corbel"/>
          <w:color w:val="575757"/>
          <w:sz w:val="22"/>
          <w:szCs w:val="22"/>
        </w:rPr>
        <w:t xml:space="preserve"> tvořících</w:t>
      </w:r>
      <w:r w:rsidR="001421D7" w:rsidRPr="00794A5F">
        <w:rPr>
          <w:rFonts w:ascii="Corbel" w:hAnsi="Corbel"/>
          <w:color w:val="575757"/>
          <w:sz w:val="22"/>
          <w:szCs w:val="22"/>
        </w:rPr>
        <w:t xml:space="preserve"> obchodní tajemství, nejpozději do </w:t>
      </w:r>
      <w:r w:rsidR="001421D7" w:rsidRPr="00901023">
        <w:rPr>
          <w:rFonts w:ascii="Corbel" w:hAnsi="Corbel"/>
          <w:color w:val="575757"/>
          <w:sz w:val="22"/>
          <w:szCs w:val="22"/>
        </w:rPr>
        <w:t>30</w:t>
      </w:r>
      <w:r w:rsidR="001421D7" w:rsidRPr="00794A5F">
        <w:rPr>
          <w:rFonts w:ascii="Corbel" w:hAnsi="Corbel"/>
          <w:color w:val="575757"/>
          <w:sz w:val="22"/>
          <w:szCs w:val="22"/>
        </w:rPr>
        <w:t xml:space="preserve"> dnů ode Dne podpisu.</w:t>
      </w:r>
      <w:bookmarkEnd w:id="326"/>
      <w:r w:rsidRPr="00794A5F">
        <w:rPr>
          <w:rFonts w:ascii="Corbel" w:hAnsi="Corbel"/>
          <w:color w:val="575757"/>
          <w:sz w:val="22"/>
          <w:szCs w:val="22"/>
        </w:rPr>
        <w:t xml:space="preserve"> </w:t>
      </w:r>
      <w:bookmarkStart w:id="327" w:name="_Ref102336524"/>
    </w:p>
    <w:p w14:paraId="6E6D1653" w14:textId="114DFF19" w:rsidR="001421D7" w:rsidRPr="00794A5F" w:rsidRDefault="00535427" w:rsidP="00F36B7C">
      <w:pPr>
        <w:pStyle w:val="Heading3"/>
        <w:widowControl w:val="0"/>
        <w:rPr>
          <w:rFonts w:ascii="Corbel" w:hAnsi="Corbel"/>
          <w:color w:val="575757"/>
          <w:sz w:val="22"/>
          <w:szCs w:val="22"/>
        </w:rPr>
      </w:pPr>
      <w:r w:rsidRPr="00794A5F">
        <w:rPr>
          <w:rFonts w:ascii="Corbel" w:hAnsi="Corbel"/>
          <w:color w:val="575757"/>
          <w:sz w:val="22"/>
          <w:szCs w:val="22"/>
        </w:rPr>
        <w:t xml:space="preserve">Nabytí účinnosti </w:t>
      </w:r>
      <w:r w:rsidR="00D81CFA" w:rsidRPr="00794A5F">
        <w:rPr>
          <w:rFonts w:ascii="Corbel" w:hAnsi="Corbel"/>
          <w:color w:val="575757"/>
          <w:sz w:val="22"/>
          <w:szCs w:val="22"/>
        </w:rPr>
        <w:t>čl</w:t>
      </w:r>
      <w:r w:rsidR="00794A5F">
        <w:rPr>
          <w:rFonts w:ascii="Corbel" w:hAnsi="Corbel"/>
          <w:color w:val="575757"/>
          <w:sz w:val="22"/>
          <w:szCs w:val="22"/>
        </w:rPr>
        <w:t>ánku</w:t>
      </w:r>
      <w:r w:rsidR="00D81CFA" w:rsidRPr="00794A5F">
        <w:rPr>
          <w:rFonts w:ascii="Corbel" w:hAnsi="Corbel"/>
          <w:color w:val="575757"/>
          <w:sz w:val="22"/>
          <w:szCs w:val="22"/>
        </w:rPr>
        <w:t xml:space="preserve"> </w:t>
      </w:r>
      <w:r w:rsidR="00D81CFA" w:rsidRPr="00794A5F">
        <w:rPr>
          <w:rFonts w:ascii="Corbel" w:hAnsi="Corbel"/>
          <w:color w:val="575757"/>
          <w:sz w:val="22"/>
          <w:szCs w:val="22"/>
        </w:rPr>
        <w:fldChar w:fldCharType="begin"/>
      </w:r>
      <w:r w:rsidR="00D81CFA" w:rsidRPr="00794A5F">
        <w:rPr>
          <w:rFonts w:ascii="Corbel" w:hAnsi="Corbel"/>
          <w:color w:val="575757"/>
          <w:sz w:val="22"/>
          <w:szCs w:val="22"/>
        </w:rPr>
        <w:instrText xml:space="preserve"> REF _Ref101974716 \r \h </w:instrText>
      </w:r>
      <w:r w:rsidR="00D81CFA" w:rsidRPr="00794A5F">
        <w:rPr>
          <w:rFonts w:ascii="Corbel" w:hAnsi="Corbel"/>
          <w:color w:val="575757"/>
          <w:sz w:val="22"/>
          <w:szCs w:val="22"/>
        </w:rPr>
      </w:r>
      <w:r w:rsidR="00D81CFA" w:rsidRPr="00794A5F">
        <w:rPr>
          <w:rFonts w:ascii="Corbel" w:hAnsi="Corbel"/>
          <w:color w:val="575757"/>
          <w:sz w:val="22"/>
          <w:szCs w:val="22"/>
        </w:rPr>
        <w:fldChar w:fldCharType="separate"/>
      </w:r>
      <w:r w:rsidR="00633A59">
        <w:rPr>
          <w:rFonts w:ascii="Corbel" w:hAnsi="Corbel"/>
          <w:color w:val="575757"/>
          <w:sz w:val="22"/>
          <w:szCs w:val="22"/>
        </w:rPr>
        <w:t>3</w:t>
      </w:r>
      <w:r w:rsidR="00D81CFA" w:rsidRPr="00794A5F">
        <w:rPr>
          <w:rFonts w:ascii="Corbel" w:hAnsi="Corbel"/>
          <w:color w:val="575757"/>
          <w:sz w:val="22"/>
          <w:szCs w:val="22"/>
        </w:rPr>
        <w:fldChar w:fldCharType="end"/>
      </w:r>
      <w:r w:rsidR="00D81CFA" w:rsidRPr="00794A5F">
        <w:rPr>
          <w:rFonts w:ascii="Corbel" w:hAnsi="Corbel"/>
          <w:color w:val="575757"/>
          <w:sz w:val="22"/>
          <w:szCs w:val="22"/>
        </w:rPr>
        <w:t xml:space="preserve"> </w:t>
      </w:r>
      <w:r w:rsidRPr="00794A5F">
        <w:rPr>
          <w:rFonts w:ascii="Corbel" w:hAnsi="Corbel"/>
          <w:color w:val="575757"/>
          <w:sz w:val="22"/>
          <w:szCs w:val="22"/>
        </w:rPr>
        <w:t>je podmíněno tím, že</w:t>
      </w:r>
      <w:r w:rsidR="00B20251">
        <w:rPr>
          <w:rFonts w:ascii="Corbel" w:hAnsi="Corbel"/>
          <w:color w:val="575757"/>
          <w:sz w:val="22"/>
          <w:szCs w:val="22"/>
        </w:rPr>
        <w:t xml:space="preserve"> budou splněny veškeré níže uvedené odkládací podmínky</w:t>
      </w:r>
      <w:r w:rsidR="00F03952" w:rsidRPr="00794A5F">
        <w:rPr>
          <w:rFonts w:ascii="Corbel" w:hAnsi="Corbel"/>
          <w:color w:val="575757"/>
          <w:sz w:val="22"/>
          <w:szCs w:val="22"/>
        </w:rPr>
        <w:t>:</w:t>
      </w:r>
      <w:bookmarkEnd w:id="327"/>
    </w:p>
    <w:p w14:paraId="4C6289E8" w14:textId="1CC69436" w:rsidR="00CC2E1B" w:rsidRPr="00DE4AAC" w:rsidRDefault="00535427" w:rsidP="00230CA2">
      <w:pPr>
        <w:pStyle w:val="NoSpacing"/>
        <w:widowControl w:val="0"/>
        <w:rPr>
          <w:color w:val="575757"/>
          <w:szCs w:val="22"/>
        </w:rPr>
      </w:pPr>
      <w:r>
        <w:rPr>
          <w:color w:val="575757"/>
          <w:szCs w:val="22"/>
        </w:rPr>
        <w:t>Tato</w:t>
      </w:r>
      <w:r w:rsidR="009E0823">
        <w:rPr>
          <w:color w:val="575757"/>
          <w:szCs w:val="22"/>
        </w:rPr>
        <w:t xml:space="preserve"> Smlouva</w:t>
      </w:r>
      <w:r>
        <w:rPr>
          <w:color w:val="575757"/>
          <w:szCs w:val="22"/>
        </w:rPr>
        <w:t xml:space="preserve"> bude řádně zveřejněna v Registru smluv v souladu s</w:t>
      </w:r>
      <w:r w:rsidR="00794A5F">
        <w:rPr>
          <w:color w:val="575757"/>
          <w:szCs w:val="22"/>
        </w:rPr>
        <w:t> </w:t>
      </w:r>
      <w:r>
        <w:rPr>
          <w:color w:val="575757"/>
          <w:szCs w:val="22"/>
        </w:rPr>
        <w:t>čl</w:t>
      </w:r>
      <w:r w:rsidR="00794A5F">
        <w:rPr>
          <w:color w:val="575757"/>
          <w:szCs w:val="22"/>
        </w:rPr>
        <w:t>ánkem</w:t>
      </w:r>
      <w:r>
        <w:rPr>
          <w:color w:val="575757"/>
          <w:szCs w:val="22"/>
        </w:rPr>
        <w:t xml:space="preserve"> </w:t>
      </w:r>
      <w:r>
        <w:rPr>
          <w:rFonts w:ascii="Georgia" w:hAnsi="Georgia"/>
          <w:color w:val="575757"/>
          <w:sz w:val="21"/>
        </w:rPr>
        <w:fldChar w:fldCharType="begin"/>
      </w:r>
      <w:r>
        <w:rPr>
          <w:color w:val="575757"/>
          <w:szCs w:val="22"/>
        </w:rPr>
        <w:instrText xml:space="preserve"> REF _Ref101976482 \r \h </w:instrText>
      </w:r>
      <w:r>
        <w:rPr>
          <w:rFonts w:ascii="Georgia" w:hAnsi="Georgia"/>
          <w:color w:val="575757"/>
          <w:sz w:val="21"/>
        </w:rPr>
      </w:r>
      <w:r>
        <w:rPr>
          <w:rFonts w:ascii="Georgia" w:hAnsi="Georgia"/>
          <w:color w:val="575757"/>
          <w:sz w:val="21"/>
        </w:rPr>
        <w:fldChar w:fldCharType="separate"/>
      </w:r>
      <w:r w:rsidR="00633A59">
        <w:rPr>
          <w:color w:val="575757"/>
          <w:szCs w:val="22"/>
        </w:rPr>
        <w:t>5.2</w:t>
      </w:r>
      <w:r>
        <w:rPr>
          <w:rFonts w:ascii="Georgia" w:hAnsi="Georgia"/>
          <w:color w:val="575757"/>
          <w:sz w:val="21"/>
        </w:rPr>
        <w:fldChar w:fldCharType="end"/>
      </w:r>
      <w:r>
        <w:rPr>
          <w:color w:val="575757"/>
          <w:szCs w:val="22"/>
        </w:rPr>
        <w:t>;</w:t>
      </w:r>
      <w:bookmarkStart w:id="328" w:name="_Ref450084813"/>
      <w:bookmarkEnd w:id="324"/>
      <w:bookmarkEnd w:id="325"/>
    </w:p>
    <w:p w14:paraId="3A6A66CD" w14:textId="14218B0C" w:rsidR="00535427" w:rsidRDefault="00535427" w:rsidP="00230CA2">
      <w:pPr>
        <w:pStyle w:val="NoSpacing"/>
        <w:widowControl w:val="0"/>
        <w:rPr>
          <w:color w:val="575757"/>
          <w:szCs w:val="22"/>
        </w:rPr>
      </w:pPr>
      <w:r w:rsidRPr="00206A46">
        <w:rPr>
          <w:color w:val="575757"/>
        </w:rPr>
        <w:t>Společnost AGROBIOPLYN se stane výlučným vlastníkem Pozemku</w:t>
      </w:r>
      <w:r w:rsidRPr="00DE4AAC">
        <w:rPr>
          <w:color w:val="575757"/>
          <w:szCs w:val="22"/>
        </w:rPr>
        <w:t>;</w:t>
      </w:r>
    </w:p>
    <w:p w14:paraId="76D21796" w14:textId="65E00FEB" w:rsidR="00B75389" w:rsidRPr="0022683B" w:rsidRDefault="00B75389" w:rsidP="00230CA2">
      <w:pPr>
        <w:pStyle w:val="NoSpacing"/>
        <w:widowControl w:val="0"/>
        <w:rPr>
          <w:color w:val="575757"/>
          <w:szCs w:val="22"/>
        </w:rPr>
      </w:pPr>
      <w:r w:rsidRPr="0022683B">
        <w:rPr>
          <w:color w:val="575757"/>
          <w:szCs w:val="22"/>
        </w:rPr>
        <w:t>Dojde k</w:t>
      </w:r>
      <w:r w:rsidR="00F25F5C" w:rsidRPr="0022683B">
        <w:rPr>
          <w:color w:val="575757"/>
          <w:szCs w:val="22"/>
        </w:rPr>
        <w:t xml:space="preserve"> přijetí a nabytí </w:t>
      </w:r>
      <w:r w:rsidR="008966C6" w:rsidRPr="0022683B">
        <w:rPr>
          <w:color w:val="575757"/>
          <w:szCs w:val="22"/>
        </w:rPr>
        <w:t xml:space="preserve">platnosti i </w:t>
      </w:r>
      <w:r w:rsidRPr="0022683B">
        <w:rPr>
          <w:color w:val="575757"/>
          <w:szCs w:val="22"/>
        </w:rPr>
        <w:t>účinn</w:t>
      </w:r>
      <w:r w:rsidR="00F25F5C" w:rsidRPr="0022683B">
        <w:rPr>
          <w:color w:val="575757"/>
          <w:szCs w:val="22"/>
        </w:rPr>
        <w:t xml:space="preserve">osti </w:t>
      </w:r>
      <w:r w:rsidRPr="0022683B">
        <w:rPr>
          <w:color w:val="575757"/>
          <w:szCs w:val="22"/>
        </w:rPr>
        <w:t>změn</w:t>
      </w:r>
      <w:r w:rsidR="00F25F5C" w:rsidRPr="0022683B">
        <w:rPr>
          <w:color w:val="575757"/>
          <w:szCs w:val="22"/>
        </w:rPr>
        <w:t>y</w:t>
      </w:r>
      <w:r w:rsidRPr="0022683B">
        <w:rPr>
          <w:color w:val="575757"/>
          <w:szCs w:val="22"/>
        </w:rPr>
        <w:t xml:space="preserve"> územního plánu obce Chrást</w:t>
      </w:r>
      <w:r w:rsidR="00FB1483" w:rsidRPr="0022683B">
        <w:rPr>
          <w:color w:val="575757"/>
          <w:szCs w:val="22"/>
        </w:rPr>
        <w:t xml:space="preserve"> u Poříčan</w:t>
      </w:r>
      <w:r w:rsidRPr="0022683B">
        <w:rPr>
          <w:color w:val="575757"/>
          <w:szCs w:val="22"/>
        </w:rPr>
        <w:t>,</w:t>
      </w:r>
      <w:r w:rsidR="00F25F5C" w:rsidRPr="0022683B">
        <w:rPr>
          <w:color w:val="575757"/>
          <w:szCs w:val="22"/>
        </w:rPr>
        <w:t xml:space="preserve"> oznámené k projednání jako „Změna č. 2</w:t>
      </w:r>
      <w:r w:rsidR="00DD5656" w:rsidRPr="0022683B">
        <w:rPr>
          <w:color w:val="575757"/>
          <w:szCs w:val="22"/>
        </w:rPr>
        <w:t>A</w:t>
      </w:r>
      <w:r w:rsidR="00F25F5C" w:rsidRPr="0022683B">
        <w:rPr>
          <w:color w:val="575757"/>
          <w:szCs w:val="22"/>
        </w:rPr>
        <w:t xml:space="preserve"> Územního plánu Chrástu“</w:t>
      </w:r>
      <w:r w:rsidR="00BF0F9D" w:rsidRPr="0022683B">
        <w:rPr>
          <w:color w:val="575757"/>
          <w:szCs w:val="22"/>
        </w:rPr>
        <w:t xml:space="preserve"> zpracovaná I/2022</w:t>
      </w:r>
      <w:r w:rsidR="00F25F5C" w:rsidRPr="0022683B">
        <w:rPr>
          <w:color w:val="575757"/>
          <w:szCs w:val="22"/>
        </w:rPr>
        <w:t>,</w:t>
      </w:r>
      <w:r w:rsidR="00BF0F9D" w:rsidRPr="0022683B">
        <w:rPr>
          <w:color w:val="575757"/>
          <w:szCs w:val="22"/>
        </w:rPr>
        <w:t xml:space="preserve"> jejímž zpracovatelem je ŽALUDA, projektová kancelář,</w:t>
      </w:r>
      <w:r w:rsidR="00F25F5C" w:rsidRPr="0022683B">
        <w:rPr>
          <w:color w:val="575757"/>
          <w:szCs w:val="22"/>
        </w:rPr>
        <w:t xml:space="preserve"> kterou se mění Územní plán Chrástu, vydaný Zastupitelstvem obce Chrást, který nabyl účinnosti dne 26.9.2018, již dříve změněný Změnou č.</w:t>
      </w:r>
      <w:r w:rsidR="00711287" w:rsidRPr="0022683B">
        <w:rPr>
          <w:color w:val="575757"/>
          <w:szCs w:val="22"/>
        </w:rPr>
        <w:t> </w:t>
      </w:r>
      <w:r w:rsidR="00F25F5C" w:rsidRPr="0022683B">
        <w:rPr>
          <w:color w:val="575757"/>
          <w:szCs w:val="22"/>
        </w:rPr>
        <w:t>1 Územního plánu Chrástu, vydanou Zastupitelstvem obce Chrást usnesením č. 1/21 s</w:t>
      </w:r>
      <w:r w:rsidR="00CB44E1" w:rsidRPr="0022683B">
        <w:rPr>
          <w:color w:val="575757"/>
          <w:szCs w:val="22"/>
        </w:rPr>
        <w:t> </w:t>
      </w:r>
      <w:r w:rsidR="00F25F5C" w:rsidRPr="0022683B">
        <w:rPr>
          <w:color w:val="575757"/>
          <w:szCs w:val="22"/>
        </w:rPr>
        <w:t>nabytím účinnosti ke dni 19.3.2021</w:t>
      </w:r>
      <w:r w:rsidR="002D6629" w:rsidRPr="0022683B">
        <w:rPr>
          <w:color w:val="575757"/>
          <w:szCs w:val="22"/>
        </w:rPr>
        <w:t xml:space="preserve">, a </w:t>
      </w:r>
      <w:r w:rsidRPr="0022683B">
        <w:rPr>
          <w:color w:val="575757"/>
          <w:szCs w:val="22"/>
        </w:rPr>
        <w:t>která</w:t>
      </w:r>
      <w:r w:rsidR="00F52D65" w:rsidRPr="0022683B">
        <w:rPr>
          <w:color w:val="575757"/>
          <w:szCs w:val="22"/>
        </w:rPr>
        <w:t xml:space="preserve"> umožní </w:t>
      </w:r>
      <w:r w:rsidR="003A716F" w:rsidRPr="0022683B">
        <w:rPr>
          <w:color w:val="575757"/>
          <w:szCs w:val="22"/>
        </w:rPr>
        <w:t xml:space="preserve">přestavbu BPS na </w:t>
      </w:r>
      <w:r w:rsidR="00F52D65" w:rsidRPr="0022683B">
        <w:rPr>
          <w:color w:val="575757"/>
          <w:szCs w:val="22"/>
        </w:rPr>
        <w:t>komunální odpadov</w:t>
      </w:r>
      <w:r w:rsidR="003A716F" w:rsidRPr="0022683B">
        <w:rPr>
          <w:color w:val="575757"/>
          <w:szCs w:val="22"/>
        </w:rPr>
        <w:t>ou</w:t>
      </w:r>
      <w:r w:rsidR="00F52D65" w:rsidRPr="0022683B">
        <w:rPr>
          <w:color w:val="575757"/>
          <w:szCs w:val="22"/>
        </w:rPr>
        <w:t xml:space="preserve"> bioplynov</w:t>
      </w:r>
      <w:r w:rsidR="003A716F" w:rsidRPr="0022683B">
        <w:rPr>
          <w:color w:val="575757"/>
          <w:szCs w:val="22"/>
        </w:rPr>
        <w:t>ou</w:t>
      </w:r>
      <w:r w:rsidR="00F52D65" w:rsidRPr="0022683B">
        <w:rPr>
          <w:color w:val="575757"/>
          <w:szCs w:val="22"/>
        </w:rPr>
        <w:t xml:space="preserve"> stanic</w:t>
      </w:r>
      <w:r w:rsidR="003A716F" w:rsidRPr="0022683B">
        <w:rPr>
          <w:color w:val="575757"/>
          <w:szCs w:val="22"/>
        </w:rPr>
        <w:t xml:space="preserve">i a výstavbu komunální odpadové bioplynové stanice na </w:t>
      </w:r>
      <w:r w:rsidR="00EE23CB" w:rsidRPr="0022683B">
        <w:rPr>
          <w:color w:val="575757"/>
          <w:szCs w:val="22"/>
        </w:rPr>
        <w:t>P</w:t>
      </w:r>
      <w:r w:rsidR="003A716F" w:rsidRPr="0022683B">
        <w:rPr>
          <w:color w:val="575757"/>
          <w:szCs w:val="22"/>
        </w:rPr>
        <w:t>ozemku</w:t>
      </w:r>
      <w:r w:rsidR="00F52D65" w:rsidRPr="0022683B">
        <w:rPr>
          <w:color w:val="575757"/>
          <w:szCs w:val="22"/>
        </w:rPr>
        <w:t>;</w:t>
      </w:r>
    </w:p>
    <w:p w14:paraId="42E5579F" w14:textId="17A21D8D" w:rsidR="00FB1483" w:rsidRDefault="00794A5F" w:rsidP="00230CA2">
      <w:pPr>
        <w:pStyle w:val="NoSpacing"/>
        <w:widowControl w:val="0"/>
        <w:rPr>
          <w:color w:val="575757"/>
          <w:szCs w:val="22"/>
        </w:rPr>
      </w:pPr>
      <w:r>
        <w:rPr>
          <w:color w:val="575757"/>
          <w:szCs w:val="22"/>
        </w:rPr>
        <w:t>Zastupitelstvo</w:t>
      </w:r>
      <w:r w:rsidR="00FB1483">
        <w:rPr>
          <w:color w:val="575757"/>
          <w:szCs w:val="22"/>
        </w:rPr>
        <w:t xml:space="preserve"> hl. m. Prahy </w:t>
      </w:r>
      <w:r>
        <w:rPr>
          <w:color w:val="575757"/>
          <w:szCs w:val="22"/>
        </w:rPr>
        <w:t>schválí</w:t>
      </w:r>
      <w:r w:rsidR="00FB1483">
        <w:rPr>
          <w:color w:val="575757"/>
          <w:szCs w:val="22"/>
        </w:rPr>
        <w:t xml:space="preserve"> zvýšení základního kapitálu Kupujícího o částku </w:t>
      </w:r>
      <w:r w:rsidR="00FB1483" w:rsidRPr="00F02CD6">
        <w:rPr>
          <w:color w:val="575757"/>
          <w:szCs w:val="22"/>
        </w:rPr>
        <w:lastRenderedPageBreak/>
        <w:t>159.202.000</w:t>
      </w:r>
      <w:r w:rsidRPr="00F02CD6">
        <w:rPr>
          <w:color w:val="575757"/>
          <w:szCs w:val="22"/>
        </w:rPr>
        <w:t> </w:t>
      </w:r>
      <w:r w:rsidR="00FB1483" w:rsidRPr="00F02CD6">
        <w:rPr>
          <w:color w:val="575757"/>
          <w:szCs w:val="22"/>
        </w:rPr>
        <w:t>Kč</w:t>
      </w:r>
      <w:r w:rsidR="00FC7146">
        <w:rPr>
          <w:color w:val="575757"/>
          <w:szCs w:val="22"/>
        </w:rPr>
        <w:t>;</w:t>
      </w:r>
      <w:r>
        <w:rPr>
          <w:color w:val="575757"/>
          <w:szCs w:val="22"/>
        </w:rPr>
        <w:t xml:space="preserve"> a</w:t>
      </w:r>
    </w:p>
    <w:p w14:paraId="54776DB5" w14:textId="4003AA7B" w:rsidR="00F52D65" w:rsidRPr="00F56967" w:rsidRDefault="00F52D65" w:rsidP="00230CA2">
      <w:pPr>
        <w:pStyle w:val="NoSpacing"/>
        <w:widowControl w:val="0"/>
        <w:rPr>
          <w:color w:val="575757"/>
          <w:szCs w:val="22"/>
        </w:rPr>
      </w:pPr>
      <w:r>
        <w:rPr>
          <w:color w:val="575757"/>
          <w:szCs w:val="22"/>
        </w:rPr>
        <w:t xml:space="preserve">V době po Dni podpisu nenastane </w:t>
      </w:r>
      <w:r w:rsidR="00064418">
        <w:rPr>
          <w:color w:val="575757"/>
          <w:szCs w:val="22"/>
        </w:rPr>
        <w:t>Podstatná nepříznivá změna</w:t>
      </w:r>
      <w:r w:rsidR="00F6597C">
        <w:rPr>
          <w:color w:val="575757"/>
          <w:szCs w:val="22"/>
        </w:rPr>
        <w:t xml:space="preserve">, ledaže se Kupující </w:t>
      </w:r>
      <w:r w:rsidR="00606B26">
        <w:rPr>
          <w:color w:val="575757"/>
          <w:szCs w:val="22"/>
        </w:rPr>
        <w:t>písemně splnění této odkládací podmínky vzdá.</w:t>
      </w:r>
    </w:p>
    <w:bookmarkEnd w:id="328"/>
    <w:p w14:paraId="0150218F" w14:textId="45FED54B" w:rsidR="00022069" w:rsidRPr="00F56967" w:rsidRDefault="00B55FA0" w:rsidP="00230CA2">
      <w:pPr>
        <w:widowControl w:val="0"/>
        <w:spacing w:before="120" w:after="120" w:line="300" w:lineRule="exact"/>
        <w:ind w:left="567"/>
        <w:rPr>
          <w:rFonts w:ascii="Corbel" w:hAnsi="Corbel"/>
          <w:color w:val="575757"/>
        </w:rPr>
      </w:pPr>
      <w:r w:rsidRPr="00F56967">
        <w:rPr>
          <w:rFonts w:ascii="Corbel" w:hAnsi="Corbel"/>
          <w:color w:val="575757"/>
        </w:rPr>
        <w:t>(</w:t>
      </w:r>
      <w:r w:rsidR="00C1409A" w:rsidRPr="00F56967">
        <w:rPr>
          <w:rFonts w:ascii="Corbel" w:hAnsi="Corbel"/>
          <w:color w:val="575757"/>
        </w:rPr>
        <w:t xml:space="preserve">společně </w:t>
      </w:r>
      <w:r w:rsidRPr="00F56967">
        <w:rPr>
          <w:rFonts w:ascii="Corbel" w:hAnsi="Corbel"/>
          <w:color w:val="575757"/>
        </w:rPr>
        <w:t>„</w:t>
      </w:r>
      <w:r w:rsidRPr="00F56967">
        <w:rPr>
          <w:rFonts w:ascii="Corbel" w:hAnsi="Corbel"/>
          <w:b/>
          <w:color w:val="575757"/>
        </w:rPr>
        <w:t>Odkládací podmínk</w:t>
      </w:r>
      <w:r w:rsidR="006D46E4" w:rsidRPr="00F56967">
        <w:rPr>
          <w:rFonts w:ascii="Corbel" w:hAnsi="Corbel"/>
          <w:b/>
          <w:color w:val="575757"/>
        </w:rPr>
        <w:t>y</w:t>
      </w:r>
      <w:r w:rsidRPr="00F56967">
        <w:rPr>
          <w:rFonts w:ascii="Corbel" w:hAnsi="Corbel"/>
          <w:color w:val="575757"/>
        </w:rPr>
        <w:t>“)</w:t>
      </w:r>
      <w:r w:rsidR="002D65D7" w:rsidRPr="00F56967">
        <w:rPr>
          <w:rFonts w:ascii="Corbel" w:hAnsi="Corbel"/>
          <w:color w:val="575757"/>
        </w:rPr>
        <w:t>.</w:t>
      </w:r>
    </w:p>
    <w:p w14:paraId="3A005BF9" w14:textId="32F844CE" w:rsidR="009E5ABD" w:rsidRDefault="009E5ABD" w:rsidP="00230CA2">
      <w:pPr>
        <w:pStyle w:val="Heading3"/>
        <w:widowControl w:val="0"/>
        <w:rPr>
          <w:rFonts w:ascii="Corbel" w:hAnsi="Corbel"/>
          <w:color w:val="575757"/>
          <w:sz w:val="22"/>
          <w:szCs w:val="22"/>
        </w:rPr>
      </w:pPr>
      <w:bookmarkStart w:id="329" w:name="_Ref450088241"/>
      <w:bookmarkStart w:id="330" w:name="_Ref486341955"/>
      <w:bookmarkStart w:id="331" w:name="_Ref450137693"/>
      <w:r>
        <w:rPr>
          <w:rFonts w:ascii="Corbel" w:hAnsi="Corbel"/>
          <w:color w:val="575757"/>
          <w:sz w:val="22"/>
          <w:szCs w:val="22"/>
        </w:rPr>
        <w:t xml:space="preserve">Okamžikem splnění </w:t>
      </w:r>
      <w:r w:rsidR="00FC7146">
        <w:rPr>
          <w:rFonts w:ascii="Corbel" w:hAnsi="Corbel"/>
          <w:color w:val="575757"/>
          <w:sz w:val="22"/>
          <w:szCs w:val="22"/>
        </w:rPr>
        <w:t>všech</w:t>
      </w:r>
      <w:r>
        <w:rPr>
          <w:rFonts w:ascii="Corbel" w:hAnsi="Corbel"/>
          <w:color w:val="575757"/>
          <w:sz w:val="22"/>
          <w:szCs w:val="22"/>
        </w:rPr>
        <w:t> Odkládacích podmínek nabývají ujednání obsažená v</w:t>
      </w:r>
      <w:r w:rsidR="00606B26">
        <w:rPr>
          <w:rFonts w:ascii="Corbel" w:hAnsi="Corbel"/>
          <w:color w:val="575757"/>
          <w:sz w:val="22"/>
          <w:szCs w:val="22"/>
        </w:rPr>
        <w:t> </w:t>
      </w:r>
      <w:r>
        <w:rPr>
          <w:rFonts w:ascii="Corbel" w:hAnsi="Corbel"/>
          <w:color w:val="575757"/>
          <w:sz w:val="22"/>
          <w:szCs w:val="22"/>
        </w:rPr>
        <w:t>čl</w:t>
      </w:r>
      <w:r w:rsidR="00606B26">
        <w:rPr>
          <w:rFonts w:ascii="Corbel" w:hAnsi="Corbel"/>
          <w:color w:val="575757"/>
          <w:sz w:val="22"/>
          <w:szCs w:val="22"/>
        </w:rPr>
        <w:t>ánku</w:t>
      </w:r>
      <w:r>
        <w:rPr>
          <w:rFonts w:ascii="Corbel" w:hAnsi="Corbel"/>
          <w:color w:val="575757"/>
          <w:sz w:val="22"/>
          <w:szCs w:val="22"/>
        </w:rPr>
        <w:t xml:space="preserve"> </w:t>
      </w:r>
      <w:r>
        <w:rPr>
          <w:rFonts w:ascii="Corbel" w:hAnsi="Corbel"/>
          <w:color w:val="575757"/>
          <w:sz w:val="22"/>
          <w:szCs w:val="22"/>
        </w:rPr>
        <w:fldChar w:fldCharType="begin"/>
      </w:r>
      <w:r>
        <w:rPr>
          <w:rFonts w:ascii="Corbel" w:hAnsi="Corbel"/>
          <w:color w:val="575757"/>
          <w:sz w:val="22"/>
          <w:szCs w:val="22"/>
        </w:rPr>
        <w:instrText xml:space="preserve"> REF _Ref101974716 \r \h </w:instrText>
      </w:r>
      <w:r>
        <w:rPr>
          <w:rFonts w:ascii="Corbel" w:hAnsi="Corbel"/>
          <w:color w:val="575757"/>
          <w:sz w:val="22"/>
          <w:szCs w:val="22"/>
        </w:rPr>
      </w:r>
      <w:r>
        <w:rPr>
          <w:rFonts w:ascii="Corbel" w:hAnsi="Corbel"/>
          <w:color w:val="575757"/>
          <w:sz w:val="22"/>
          <w:szCs w:val="22"/>
        </w:rPr>
        <w:fldChar w:fldCharType="separate"/>
      </w:r>
      <w:r w:rsidR="00633A59">
        <w:rPr>
          <w:rFonts w:ascii="Corbel" w:hAnsi="Corbel"/>
          <w:color w:val="575757"/>
          <w:sz w:val="22"/>
          <w:szCs w:val="22"/>
        </w:rPr>
        <w:t>3</w:t>
      </w:r>
      <w:r>
        <w:rPr>
          <w:rFonts w:ascii="Corbel" w:hAnsi="Corbel"/>
          <w:color w:val="575757"/>
          <w:sz w:val="22"/>
          <w:szCs w:val="22"/>
        </w:rPr>
        <w:fldChar w:fldCharType="end"/>
      </w:r>
      <w:r w:rsidR="00606B26">
        <w:rPr>
          <w:rFonts w:ascii="Corbel" w:hAnsi="Corbel"/>
          <w:color w:val="575757"/>
          <w:sz w:val="22"/>
          <w:szCs w:val="22"/>
        </w:rPr>
        <w:t xml:space="preserve"> </w:t>
      </w:r>
      <w:r>
        <w:rPr>
          <w:rFonts w:ascii="Corbel" w:hAnsi="Corbel"/>
          <w:color w:val="575757"/>
          <w:sz w:val="22"/>
          <w:szCs w:val="22"/>
        </w:rPr>
        <w:t>účinnosti, a to všechna tato ujednání</w:t>
      </w:r>
      <w:r w:rsidR="004304A6">
        <w:rPr>
          <w:rFonts w:ascii="Corbel" w:hAnsi="Corbel"/>
          <w:color w:val="575757"/>
          <w:sz w:val="22"/>
          <w:szCs w:val="22"/>
        </w:rPr>
        <w:t xml:space="preserve"> </w:t>
      </w:r>
      <w:r>
        <w:rPr>
          <w:rFonts w:ascii="Corbel" w:hAnsi="Corbel"/>
          <w:color w:val="575757"/>
          <w:sz w:val="22"/>
          <w:szCs w:val="22"/>
        </w:rPr>
        <w:t>současně</w:t>
      </w:r>
      <w:r w:rsidR="00FC7146">
        <w:rPr>
          <w:rFonts w:ascii="Corbel" w:hAnsi="Corbel"/>
          <w:color w:val="575757"/>
          <w:sz w:val="22"/>
          <w:szCs w:val="22"/>
        </w:rPr>
        <w:t xml:space="preserve"> k okamžiku splnění poslední z Odkládacích podmínek</w:t>
      </w:r>
      <w:r>
        <w:rPr>
          <w:rFonts w:ascii="Corbel" w:hAnsi="Corbel"/>
          <w:color w:val="575757"/>
          <w:sz w:val="22"/>
          <w:szCs w:val="22"/>
        </w:rPr>
        <w:t>.</w:t>
      </w:r>
      <w:r w:rsidR="004304A6">
        <w:rPr>
          <w:rFonts w:ascii="Corbel" w:hAnsi="Corbel"/>
          <w:color w:val="575757"/>
          <w:sz w:val="22"/>
          <w:szCs w:val="22"/>
        </w:rPr>
        <w:t xml:space="preserve"> Stanoví-li tato Smlouva jak</w:t>
      </w:r>
      <w:r w:rsidR="00AB6A4A">
        <w:rPr>
          <w:rFonts w:ascii="Corbel" w:hAnsi="Corbel"/>
          <w:color w:val="575757"/>
          <w:sz w:val="22"/>
          <w:szCs w:val="22"/>
        </w:rPr>
        <w:t>ý</w:t>
      </w:r>
      <w:r w:rsidR="004304A6">
        <w:rPr>
          <w:rFonts w:ascii="Corbel" w:hAnsi="Corbel"/>
          <w:color w:val="575757"/>
          <w:sz w:val="22"/>
          <w:szCs w:val="22"/>
        </w:rPr>
        <w:t>koli závazek Smluvní strany (právo nebo povinnost) v návaznosti na</w:t>
      </w:r>
      <w:r w:rsidR="00FC7146">
        <w:rPr>
          <w:rFonts w:ascii="Corbel" w:hAnsi="Corbel"/>
          <w:color w:val="575757"/>
          <w:sz w:val="22"/>
          <w:szCs w:val="22"/>
        </w:rPr>
        <w:t> </w:t>
      </w:r>
      <w:r w:rsidR="004304A6">
        <w:rPr>
          <w:rFonts w:ascii="Corbel" w:hAnsi="Corbel"/>
          <w:color w:val="575757"/>
          <w:sz w:val="22"/>
          <w:szCs w:val="22"/>
        </w:rPr>
        <w:t>kterékoli z ujednání obsažených v</w:t>
      </w:r>
      <w:r w:rsidR="00606B26">
        <w:rPr>
          <w:rFonts w:ascii="Corbel" w:hAnsi="Corbel"/>
          <w:color w:val="575757"/>
          <w:sz w:val="22"/>
          <w:szCs w:val="22"/>
        </w:rPr>
        <w:t> </w:t>
      </w:r>
      <w:r w:rsidR="004304A6">
        <w:rPr>
          <w:rFonts w:ascii="Corbel" w:hAnsi="Corbel"/>
          <w:color w:val="575757"/>
          <w:sz w:val="22"/>
          <w:szCs w:val="22"/>
        </w:rPr>
        <w:t>čl</w:t>
      </w:r>
      <w:r w:rsidR="00606B26">
        <w:rPr>
          <w:rFonts w:ascii="Corbel" w:hAnsi="Corbel"/>
          <w:color w:val="575757"/>
          <w:sz w:val="22"/>
          <w:szCs w:val="22"/>
        </w:rPr>
        <w:t>ánku</w:t>
      </w:r>
      <w:r w:rsidR="004304A6">
        <w:rPr>
          <w:rFonts w:ascii="Corbel" w:hAnsi="Corbel"/>
          <w:color w:val="575757"/>
          <w:sz w:val="22"/>
          <w:szCs w:val="22"/>
        </w:rPr>
        <w:t xml:space="preserve"> </w:t>
      </w:r>
      <w:r w:rsidR="004304A6">
        <w:rPr>
          <w:rFonts w:ascii="Corbel" w:hAnsi="Corbel"/>
          <w:color w:val="575757"/>
          <w:sz w:val="22"/>
          <w:szCs w:val="22"/>
        </w:rPr>
        <w:fldChar w:fldCharType="begin"/>
      </w:r>
      <w:r w:rsidR="004304A6">
        <w:rPr>
          <w:rFonts w:ascii="Corbel" w:hAnsi="Corbel"/>
          <w:color w:val="575757"/>
          <w:sz w:val="22"/>
          <w:szCs w:val="22"/>
        </w:rPr>
        <w:instrText xml:space="preserve"> REF _Ref101974716 \r \h </w:instrText>
      </w:r>
      <w:r w:rsidR="004304A6">
        <w:rPr>
          <w:rFonts w:ascii="Corbel" w:hAnsi="Corbel"/>
          <w:color w:val="575757"/>
          <w:sz w:val="22"/>
          <w:szCs w:val="22"/>
        </w:rPr>
      </w:r>
      <w:r w:rsidR="004304A6">
        <w:rPr>
          <w:rFonts w:ascii="Corbel" w:hAnsi="Corbel"/>
          <w:color w:val="575757"/>
          <w:sz w:val="22"/>
          <w:szCs w:val="22"/>
        </w:rPr>
        <w:fldChar w:fldCharType="separate"/>
      </w:r>
      <w:r w:rsidR="00633A59">
        <w:rPr>
          <w:rFonts w:ascii="Corbel" w:hAnsi="Corbel"/>
          <w:color w:val="575757"/>
          <w:sz w:val="22"/>
          <w:szCs w:val="22"/>
        </w:rPr>
        <w:t>3</w:t>
      </w:r>
      <w:r w:rsidR="004304A6">
        <w:rPr>
          <w:rFonts w:ascii="Corbel" w:hAnsi="Corbel"/>
          <w:color w:val="575757"/>
          <w:sz w:val="22"/>
          <w:szCs w:val="22"/>
        </w:rPr>
        <w:fldChar w:fldCharType="end"/>
      </w:r>
      <w:r w:rsidR="004304A6">
        <w:rPr>
          <w:rFonts w:ascii="Corbel" w:hAnsi="Corbel"/>
          <w:color w:val="575757"/>
          <w:sz w:val="22"/>
          <w:szCs w:val="22"/>
        </w:rPr>
        <w:t xml:space="preserve">, nabývá takový závazek účinnosti nejdříve okamžikem, kdy </w:t>
      </w:r>
      <w:r w:rsidR="00A41B6B">
        <w:rPr>
          <w:rFonts w:ascii="Corbel" w:hAnsi="Corbel"/>
          <w:color w:val="575757"/>
          <w:sz w:val="22"/>
          <w:szCs w:val="22"/>
        </w:rPr>
        <w:t>se stanou účinnými ujednání obsažená v</w:t>
      </w:r>
      <w:r w:rsidR="00606B26">
        <w:rPr>
          <w:rFonts w:ascii="Corbel" w:hAnsi="Corbel"/>
          <w:color w:val="575757"/>
          <w:sz w:val="22"/>
          <w:szCs w:val="22"/>
        </w:rPr>
        <w:t> </w:t>
      </w:r>
      <w:r w:rsidR="00A41B6B">
        <w:rPr>
          <w:rFonts w:ascii="Corbel" w:hAnsi="Corbel"/>
          <w:color w:val="575757"/>
          <w:sz w:val="22"/>
          <w:szCs w:val="22"/>
        </w:rPr>
        <w:t>čl</w:t>
      </w:r>
      <w:r w:rsidR="00606B26">
        <w:rPr>
          <w:rFonts w:ascii="Corbel" w:hAnsi="Corbel"/>
          <w:color w:val="575757"/>
          <w:sz w:val="22"/>
          <w:szCs w:val="22"/>
        </w:rPr>
        <w:t>ánku</w:t>
      </w:r>
      <w:r w:rsidR="00A41B6B">
        <w:rPr>
          <w:rFonts w:ascii="Corbel" w:hAnsi="Corbel"/>
          <w:color w:val="575757"/>
          <w:sz w:val="22"/>
          <w:szCs w:val="22"/>
        </w:rPr>
        <w:t xml:space="preserve"> </w:t>
      </w:r>
      <w:r w:rsidR="00A41B6B">
        <w:rPr>
          <w:rFonts w:ascii="Corbel" w:hAnsi="Corbel"/>
          <w:color w:val="575757"/>
          <w:sz w:val="22"/>
          <w:szCs w:val="22"/>
        </w:rPr>
        <w:fldChar w:fldCharType="begin"/>
      </w:r>
      <w:r w:rsidR="00A41B6B">
        <w:rPr>
          <w:rFonts w:ascii="Corbel" w:hAnsi="Corbel"/>
          <w:color w:val="575757"/>
          <w:sz w:val="22"/>
          <w:szCs w:val="22"/>
        </w:rPr>
        <w:instrText xml:space="preserve"> REF _Ref101974716 \r \h </w:instrText>
      </w:r>
      <w:r w:rsidR="00A41B6B">
        <w:rPr>
          <w:rFonts w:ascii="Corbel" w:hAnsi="Corbel"/>
          <w:color w:val="575757"/>
          <w:sz w:val="22"/>
          <w:szCs w:val="22"/>
        </w:rPr>
      </w:r>
      <w:r w:rsidR="00A41B6B">
        <w:rPr>
          <w:rFonts w:ascii="Corbel" w:hAnsi="Corbel"/>
          <w:color w:val="575757"/>
          <w:sz w:val="22"/>
          <w:szCs w:val="22"/>
        </w:rPr>
        <w:fldChar w:fldCharType="separate"/>
      </w:r>
      <w:r w:rsidR="00633A59">
        <w:rPr>
          <w:rFonts w:ascii="Corbel" w:hAnsi="Corbel"/>
          <w:color w:val="575757"/>
          <w:sz w:val="22"/>
          <w:szCs w:val="22"/>
        </w:rPr>
        <w:t>3</w:t>
      </w:r>
      <w:r w:rsidR="00A41B6B">
        <w:rPr>
          <w:rFonts w:ascii="Corbel" w:hAnsi="Corbel"/>
          <w:color w:val="575757"/>
          <w:sz w:val="22"/>
          <w:szCs w:val="22"/>
        </w:rPr>
        <w:fldChar w:fldCharType="end"/>
      </w:r>
      <w:r w:rsidR="002860E3">
        <w:rPr>
          <w:rFonts w:ascii="Corbel" w:hAnsi="Corbel"/>
          <w:color w:val="575757"/>
          <w:sz w:val="22"/>
          <w:szCs w:val="22"/>
        </w:rPr>
        <w:t>, nestaví-li tato Smlouva jinak.</w:t>
      </w:r>
    </w:p>
    <w:p w14:paraId="51B35589" w14:textId="505AB800" w:rsidR="00C1409A" w:rsidRPr="00F56967" w:rsidRDefault="00BE7629" w:rsidP="00230CA2">
      <w:pPr>
        <w:pStyle w:val="Heading3"/>
        <w:widowControl w:val="0"/>
        <w:rPr>
          <w:rFonts w:ascii="Corbel" w:hAnsi="Corbel"/>
          <w:color w:val="575757"/>
          <w:sz w:val="22"/>
          <w:szCs w:val="22"/>
        </w:rPr>
      </w:pPr>
      <w:r>
        <w:rPr>
          <w:rFonts w:ascii="Corbel" w:hAnsi="Corbel"/>
          <w:color w:val="575757"/>
          <w:sz w:val="22"/>
          <w:szCs w:val="22"/>
        </w:rPr>
        <w:t>Smluvní strany</w:t>
      </w:r>
      <w:r w:rsidR="007E34E4" w:rsidRPr="00F56967">
        <w:rPr>
          <w:rFonts w:ascii="Corbel" w:hAnsi="Corbel"/>
          <w:color w:val="575757"/>
          <w:sz w:val="22"/>
          <w:szCs w:val="22"/>
        </w:rPr>
        <w:t xml:space="preserve"> </w:t>
      </w:r>
      <w:r w:rsidR="00C1409A" w:rsidRPr="00F56967">
        <w:rPr>
          <w:rFonts w:ascii="Corbel" w:hAnsi="Corbel"/>
          <w:color w:val="575757"/>
          <w:sz w:val="22"/>
          <w:szCs w:val="22"/>
        </w:rPr>
        <w:t xml:space="preserve">se zavazují </w:t>
      </w:r>
      <w:r w:rsidR="00E525C0" w:rsidRPr="00F56967">
        <w:rPr>
          <w:rFonts w:ascii="Corbel" w:hAnsi="Corbel"/>
          <w:color w:val="575757"/>
          <w:sz w:val="22"/>
          <w:szCs w:val="22"/>
        </w:rPr>
        <w:t>vyvinout maximální úsilí, které na nich lze spravedlivě požadovat</w:t>
      </w:r>
      <w:r w:rsidR="00535427">
        <w:rPr>
          <w:rFonts w:ascii="Corbel" w:hAnsi="Corbel"/>
          <w:color w:val="575757"/>
          <w:sz w:val="22"/>
          <w:szCs w:val="22"/>
        </w:rPr>
        <w:t>,</w:t>
      </w:r>
      <w:r w:rsidR="00E106B8" w:rsidRPr="00F56967">
        <w:rPr>
          <w:rFonts w:ascii="Corbel" w:hAnsi="Corbel"/>
          <w:color w:val="575757"/>
          <w:sz w:val="22"/>
          <w:szCs w:val="22"/>
        </w:rPr>
        <w:t xml:space="preserve"> k tomu</w:t>
      </w:r>
      <w:r w:rsidR="00E525C0" w:rsidRPr="00F56967">
        <w:rPr>
          <w:rFonts w:ascii="Corbel" w:hAnsi="Corbel"/>
          <w:color w:val="575757"/>
          <w:sz w:val="22"/>
          <w:szCs w:val="22"/>
        </w:rPr>
        <w:t>, aby ke</w:t>
      </w:r>
      <w:r w:rsidR="00C1409A" w:rsidRPr="00F56967">
        <w:rPr>
          <w:rFonts w:ascii="Corbel" w:hAnsi="Corbel"/>
          <w:color w:val="575757"/>
          <w:sz w:val="22"/>
          <w:szCs w:val="22"/>
        </w:rPr>
        <w:t xml:space="preserve"> splnění Odkládací</w:t>
      </w:r>
      <w:r w:rsidR="00E525C0" w:rsidRPr="00F56967">
        <w:rPr>
          <w:rFonts w:ascii="Corbel" w:hAnsi="Corbel"/>
          <w:color w:val="575757"/>
          <w:sz w:val="22"/>
          <w:szCs w:val="22"/>
        </w:rPr>
        <w:t>ch</w:t>
      </w:r>
      <w:r w:rsidR="00C1409A" w:rsidRPr="00F56967">
        <w:rPr>
          <w:rFonts w:ascii="Corbel" w:hAnsi="Corbel"/>
          <w:color w:val="575757"/>
          <w:sz w:val="22"/>
          <w:szCs w:val="22"/>
        </w:rPr>
        <w:t xml:space="preserve"> podmín</w:t>
      </w:r>
      <w:r w:rsidR="00E525C0" w:rsidRPr="00F56967">
        <w:rPr>
          <w:rFonts w:ascii="Corbel" w:hAnsi="Corbel"/>
          <w:color w:val="575757"/>
          <w:sz w:val="22"/>
          <w:szCs w:val="22"/>
        </w:rPr>
        <w:t>e</w:t>
      </w:r>
      <w:r w:rsidR="00C1409A" w:rsidRPr="00F56967">
        <w:rPr>
          <w:rFonts w:ascii="Corbel" w:hAnsi="Corbel"/>
          <w:color w:val="575757"/>
          <w:sz w:val="22"/>
          <w:szCs w:val="22"/>
        </w:rPr>
        <w:t>k</w:t>
      </w:r>
      <w:r w:rsidR="00C41211" w:rsidRPr="00F56967">
        <w:rPr>
          <w:rFonts w:ascii="Corbel" w:hAnsi="Corbel"/>
          <w:color w:val="575757"/>
          <w:sz w:val="22"/>
          <w:szCs w:val="22"/>
        </w:rPr>
        <w:t xml:space="preserve"> </w:t>
      </w:r>
      <w:r w:rsidR="00E525C0" w:rsidRPr="00F56967">
        <w:rPr>
          <w:rFonts w:ascii="Corbel" w:hAnsi="Corbel"/>
          <w:color w:val="575757"/>
          <w:sz w:val="22"/>
          <w:szCs w:val="22"/>
        </w:rPr>
        <w:t xml:space="preserve">došlo </w:t>
      </w:r>
      <w:r w:rsidR="00C41211" w:rsidRPr="00F56967">
        <w:rPr>
          <w:rFonts w:ascii="Corbel" w:hAnsi="Corbel"/>
          <w:color w:val="575757"/>
          <w:sz w:val="22"/>
          <w:szCs w:val="22"/>
        </w:rPr>
        <w:t>v nejkratší možné době po</w:t>
      </w:r>
      <w:r w:rsidR="00535427">
        <w:rPr>
          <w:rFonts w:ascii="Corbel" w:hAnsi="Corbel"/>
          <w:color w:val="575757"/>
          <w:sz w:val="22"/>
          <w:szCs w:val="22"/>
        </w:rPr>
        <w:t xml:space="preserve"> Dni podpisu.</w:t>
      </w:r>
      <w:bookmarkEnd w:id="329"/>
      <w:bookmarkEnd w:id="330"/>
      <w:r w:rsidR="00206A46">
        <w:rPr>
          <w:rFonts w:ascii="Corbel" w:hAnsi="Corbel"/>
          <w:color w:val="575757"/>
          <w:sz w:val="22"/>
          <w:szCs w:val="22"/>
        </w:rPr>
        <w:t xml:space="preserve"> Prodávající 3 zejména vynaloží veškeré úsilí, aby došlo k úspěšnému vkladu vlastnického práva Společnosti AGROBIOPLYN k Pozemku do katastru nemovitostí. </w:t>
      </w:r>
    </w:p>
    <w:bookmarkEnd w:id="331"/>
    <w:p w14:paraId="37E7C682" w14:textId="4027D16C" w:rsidR="00A031C9" w:rsidRDefault="007E5F4A" w:rsidP="00230CA2">
      <w:pPr>
        <w:pStyle w:val="Heading3"/>
        <w:widowControl w:val="0"/>
        <w:rPr>
          <w:rFonts w:ascii="Corbel" w:hAnsi="Corbel"/>
          <w:color w:val="575757"/>
          <w:sz w:val="22"/>
          <w:szCs w:val="22"/>
        </w:rPr>
      </w:pPr>
      <w:r w:rsidRPr="00F56967">
        <w:rPr>
          <w:rFonts w:ascii="Corbel" w:hAnsi="Corbel"/>
          <w:color w:val="575757"/>
          <w:sz w:val="22"/>
          <w:szCs w:val="22"/>
        </w:rPr>
        <w:t xml:space="preserve">Každá ze Smluvních stran je povinna informovat ostatní Smluvní strany o splnění jakékoli Odkládací podmínky bez zbytečného odkladu poté, co </w:t>
      </w:r>
      <w:r w:rsidR="005B5AA5">
        <w:rPr>
          <w:rFonts w:ascii="Corbel" w:hAnsi="Corbel"/>
          <w:color w:val="575757"/>
          <w:sz w:val="22"/>
          <w:szCs w:val="22"/>
        </w:rPr>
        <w:t>se o jejím</w:t>
      </w:r>
      <w:r w:rsidRPr="00F56967">
        <w:rPr>
          <w:rFonts w:ascii="Corbel" w:hAnsi="Corbel"/>
          <w:color w:val="575757"/>
          <w:sz w:val="22"/>
          <w:szCs w:val="22"/>
        </w:rPr>
        <w:t xml:space="preserve"> splnění</w:t>
      </w:r>
      <w:r w:rsidR="005B5AA5">
        <w:rPr>
          <w:rFonts w:ascii="Corbel" w:hAnsi="Corbel"/>
          <w:color w:val="575757"/>
          <w:sz w:val="22"/>
          <w:szCs w:val="22"/>
        </w:rPr>
        <w:t xml:space="preserve"> dozví</w:t>
      </w:r>
      <w:r w:rsidRPr="00F56967">
        <w:rPr>
          <w:rFonts w:ascii="Corbel" w:hAnsi="Corbel"/>
          <w:color w:val="575757"/>
          <w:sz w:val="22"/>
          <w:szCs w:val="22"/>
        </w:rPr>
        <w:t>.</w:t>
      </w:r>
      <w:r w:rsidR="0050453B">
        <w:rPr>
          <w:rFonts w:ascii="Corbel" w:hAnsi="Corbel"/>
          <w:color w:val="575757"/>
          <w:sz w:val="22"/>
          <w:szCs w:val="22"/>
        </w:rPr>
        <w:t xml:space="preserve"> Na vyžádání </w:t>
      </w:r>
      <w:r w:rsidR="00606B26">
        <w:rPr>
          <w:rFonts w:ascii="Corbel" w:hAnsi="Corbel"/>
          <w:color w:val="575757"/>
          <w:sz w:val="22"/>
          <w:szCs w:val="22"/>
        </w:rPr>
        <w:t>Smluvní strany</w:t>
      </w:r>
      <w:r w:rsidR="0050453B">
        <w:rPr>
          <w:rFonts w:ascii="Corbel" w:hAnsi="Corbel"/>
          <w:color w:val="575757"/>
          <w:sz w:val="22"/>
          <w:szCs w:val="22"/>
        </w:rPr>
        <w:t xml:space="preserve"> jsou </w:t>
      </w:r>
      <w:r w:rsidR="00606B26">
        <w:rPr>
          <w:rFonts w:ascii="Corbel" w:hAnsi="Corbel"/>
          <w:color w:val="575757"/>
          <w:sz w:val="22"/>
          <w:szCs w:val="22"/>
        </w:rPr>
        <w:t>ostatní Smluvní strany</w:t>
      </w:r>
      <w:r w:rsidR="0050453B">
        <w:rPr>
          <w:rFonts w:ascii="Corbel" w:hAnsi="Corbel"/>
          <w:color w:val="575757"/>
          <w:sz w:val="22"/>
          <w:szCs w:val="22"/>
        </w:rPr>
        <w:t xml:space="preserve"> povinn</w:t>
      </w:r>
      <w:r w:rsidR="00606B26">
        <w:rPr>
          <w:rFonts w:ascii="Corbel" w:hAnsi="Corbel"/>
          <w:color w:val="575757"/>
          <w:sz w:val="22"/>
          <w:szCs w:val="22"/>
        </w:rPr>
        <w:t>y</w:t>
      </w:r>
      <w:r w:rsidR="0050453B">
        <w:rPr>
          <w:rFonts w:ascii="Corbel" w:hAnsi="Corbel"/>
          <w:color w:val="575757"/>
          <w:sz w:val="22"/>
          <w:szCs w:val="22"/>
        </w:rPr>
        <w:t xml:space="preserve"> prokázat splnění Odkládacích podmínek příslušnými písemnými dokumenty.</w:t>
      </w:r>
    </w:p>
    <w:p w14:paraId="529A055C" w14:textId="6EC2CFD1" w:rsidR="00E80AD8" w:rsidRPr="00E122AE" w:rsidRDefault="00E80AD8" w:rsidP="00E122AE">
      <w:pPr>
        <w:pStyle w:val="Heading3"/>
        <w:widowControl w:val="0"/>
        <w:rPr>
          <w:rFonts w:ascii="Corbel" w:hAnsi="Corbel"/>
          <w:color w:val="575757"/>
          <w:sz w:val="22"/>
          <w:szCs w:val="22"/>
        </w:rPr>
      </w:pPr>
      <w:r w:rsidRPr="00E122AE">
        <w:rPr>
          <w:rFonts w:ascii="Corbel" w:hAnsi="Corbel"/>
          <w:color w:val="575757"/>
          <w:sz w:val="22"/>
          <w:szCs w:val="22"/>
        </w:rPr>
        <w:t>Všichni Prodávající se v souvislosti s</w:t>
      </w:r>
      <w:r w:rsidR="00E122AE">
        <w:rPr>
          <w:rFonts w:ascii="Corbel" w:hAnsi="Corbel"/>
          <w:color w:val="575757"/>
          <w:sz w:val="22"/>
          <w:szCs w:val="22"/>
        </w:rPr>
        <w:t> </w:t>
      </w:r>
      <w:r w:rsidRPr="00E122AE">
        <w:rPr>
          <w:rFonts w:ascii="Corbel" w:hAnsi="Corbel"/>
          <w:color w:val="575757"/>
          <w:sz w:val="22"/>
          <w:szCs w:val="22"/>
        </w:rPr>
        <w:t>prodejem</w:t>
      </w:r>
      <w:r w:rsidR="00E122AE">
        <w:rPr>
          <w:rFonts w:ascii="Corbel" w:hAnsi="Corbel"/>
          <w:color w:val="575757"/>
          <w:sz w:val="22"/>
          <w:szCs w:val="22"/>
        </w:rPr>
        <w:t xml:space="preserve"> Podílů Kupujícímu</w:t>
      </w:r>
      <w:r w:rsidRPr="00E122AE">
        <w:rPr>
          <w:rFonts w:ascii="Corbel" w:hAnsi="Corbel"/>
          <w:color w:val="575757"/>
          <w:sz w:val="22"/>
          <w:szCs w:val="22"/>
        </w:rPr>
        <w:t xml:space="preserve"> tímto vzdávají </w:t>
      </w:r>
      <w:r w:rsidR="00E122AE">
        <w:rPr>
          <w:rFonts w:ascii="Corbel" w:hAnsi="Corbel"/>
          <w:color w:val="575757"/>
          <w:sz w:val="22"/>
          <w:szCs w:val="22"/>
        </w:rPr>
        <w:t>svých předkupních</w:t>
      </w:r>
      <w:r w:rsidRPr="00E122AE">
        <w:rPr>
          <w:rFonts w:ascii="Corbel" w:hAnsi="Corbel"/>
          <w:color w:val="575757"/>
          <w:sz w:val="22"/>
          <w:szCs w:val="22"/>
        </w:rPr>
        <w:t xml:space="preserve"> práv na získání</w:t>
      </w:r>
      <w:r w:rsidR="00E122AE">
        <w:rPr>
          <w:rFonts w:ascii="Corbel" w:hAnsi="Corbel"/>
          <w:color w:val="575757"/>
          <w:sz w:val="22"/>
          <w:szCs w:val="22"/>
        </w:rPr>
        <w:t xml:space="preserve"> ostatních Podílů</w:t>
      </w:r>
      <w:r w:rsidR="00382EF4">
        <w:rPr>
          <w:rFonts w:ascii="Corbel" w:hAnsi="Corbel"/>
          <w:color w:val="575757"/>
          <w:sz w:val="22"/>
          <w:szCs w:val="22"/>
        </w:rPr>
        <w:t xml:space="preserve"> ať už</w:t>
      </w:r>
      <w:r w:rsidR="000A1487">
        <w:rPr>
          <w:rFonts w:ascii="Corbel" w:hAnsi="Corbel"/>
          <w:color w:val="575757"/>
          <w:sz w:val="22"/>
          <w:szCs w:val="22"/>
        </w:rPr>
        <w:t xml:space="preserve"> takové předkupní právo</w:t>
      </w:r>
      <w:r w:rsidR="00382EF4">
        <w:rPr>
          <w:rFonts w:ascii="Corbel" w:hAnsi="Corbel"/>
          <w:color w:val="575757"/>
          <w:sz w:val="22"/>
          <w:szCs w:val="22"/>
        </w:rPr>
        <w:t xml:space="preserve"> vyplývá ze zákona, ze smlouvy či ze společenské smlouvy kterékoliv ze Společností</w:t>
      </w:r>
      <w:r w:rsidR="00E122AE">
        <w:rPr>
          <w:rFonts w:ascii="Corbel" w:hAnsi="Corbel"/>
          <w:color w:val="575757"/>
          <w:sz w:val="22"/>
          <w:szCs w:val="22"/>
        </w:rPr>
        <w:t>.</w:t>
      </w:r>
    </w:p>
    <w:p w14:paraId="0ABFFA01" w14:textId="57981C3A" w:rsidR="000C05BD" w:rsidRPr="00F56967" w:rsidRDefault="00CB2C32" w:rsidP="00E13F80">
      <w:pPr>
        <w:pStyle w:val="Heading1"/>
        <w:ind w:left="567" w:hanging="567"/>
        <w:rPr>
          <w:rFonts w:ascii="Corbel" w:hAnsi="Corbel"/>
          <w:color w:val="575757"/>
          <w:szCs w:val="22"/>
        </w:rPr>
      </w:pPr>
      <w:bookmarkStart w:id="332" w:name="_Ref486341964"/>
      <w:r w:rsidRPr="00F56967">
        <w:rPr>
          <w:rFonts w:ascii="Corbel" w:hAnsi="Corbel"/>
          <w:color w:val="575757"/>
          <w:szCs w:val="22"/>
        </w:rPr>
        <w:t>Práva a povinnosti Smluvní</w:t>
      </w:r>
      <w:r w:rsidR="006F50C9" w:rsidRPr="00F56967">
        <w:rPr>
          <w:rFonts w:ascii="Corbel" w:hAnsi="Corbel"/>
          <w:color w:val="575757"/>
          <w:szCs w:val="22"/>
        </w:rPr>
        <w:t>ch</w:t>
      </w:r>
      <w:r w:rsidRPr="00F56967">
        <w:rPr>
          <w:rFonts w:ascii="Corbel" w:hAnsi="Corbel"/>
          <w:color w:val="575757"/>
          <w:szCs w:val="22"/>
        </w:rPr>
        <w:t xml:space="preserve"> stran</w:t>
      </w:r>
      <w:bookmarkEnd w:id="332"/>
      <w:r w:rsidR="000A01D5">
        <w:rPr>
          <w:rFonts w:ascii="Corbel" w:hAnsi="Corbel"/>
          <w:color w:val="575757"/>
          <w:szCs w:val="22"/>
        </w:rPr>
        <w:t xml:space="preserve"> </w:t>
      </w:r>
      <w:r w:rsidR="004D6513">
        <w:rPr>
          <w:rFonts w:ascii="Corbel" w:hAnsi="Corbel"/>
          <w:color w:val="575757"/>
          <w:szCs w:val="22"/>
        </w:rPr>
        <w:t>mezi</w:t>
      </w:r>
      <w:r w:rsidR="000A01D5">
        <w:rPr>
          <w:rFonts w:ascii="Corbel" w:hAnsi="Corbel"/>
          <w:color w:val="575757"/>
          <w:szCs w:val="22"/>
        </w:rPr>
        <w:t xml:space="preserve"> Dn</w:t>
      </w:r>
      <w:r w:rsidR="004D6513">
        <w:rPr>
          <w:rFonts w:ascii="Corbel" w:hAnsi="Corbel"/>
          <w:color w:val="575757"/>
          <w:szCs w:val="22"/>
        </w:rPr>
        <w:t>em</w:t>
      </w:r>
      <w:r w:rsidR="000A01D5">
        <w:rPr>
          <w:rFonts w:ascii="Corbel" w:hAnsi="Corbel"/>
          <w:color w:val="575757"/>
          <w:szCs w:val="22"/>
        </w:rPr>
        <w:t xml:space="preserve"> podpisu</w:t>
      </w:r>
      <w:r w:rsidR="004D6513">
        <w:rPr>
          <w:rFonts w:ascii="Corbel" w:hAnsi="Corbel"/>
          <w:color w:val="575757"/>
          <w:szCs w:val="22"/>
        </w:rPr>
        <w:t xml:space="preserve"> a Dnem vypořádání</w:t>
      </w:r>
    </w:p>
    <w:p w14:paraId="794B3792" w14:textId="14011B02" w:rsidR="00804C39" w:rsidRPr="003C5C52" w:rsidRDefault="00804C39" w:rsidP="003C5C52">
      <w:pPr>
        <w:pStyle w:val="Heading3"/>
        <w:widowControl w:val="0"/>
        <w:rPr>
          <w:color w:val="575757"/>
        </w:rPr>
      </w:pPr>
      <w:bookmarkStart w:id="333" w:name="_Ref430015568"/>
      <w:r>
        <w:rPr>
          <w:rFonts w:ascii="Corbel" w:hAnsi="Corbel"/>
          <w:color w:val="575757"/>
          <w:sz w:val="22"/>
          <w:szCs w:val="22"/>
        </w:rPr>
        <w:t xml:space="preserve">Prodávající se zavazují zajistit, že ode Dne podpisu </w:t>
      </w:r>
      <w:r w:rsidRPr="00B20251">
        <w:rPr>
          <w:rFonts w:ascii="Corbel" w:hAnsi="Corbel"/>
          <w:color w:val="575757"/>
          <w:sz w:val="22"/>
          <w:szCs w:val="22"/>
        </w:rPr>
        <w:t>bud</w:t>
      </w:r>
      <w:r w:rsidR="001678CB" w:rsidRPr="00B20251">
        <w:rPr>
          <w:rFonts w:ascii="Corbel" w:hAnsi="Corbel"/>
          <w:color w:val="575757"/>
          <w:sz w:val="22"/>
          <w:szCs w:val="22"/>
        </w:rPr>
        <w:t>e každá ze S</w:t>
      </w:r>
      <w:r w:rsidRPr="00B20251">
        <w:rPr>
          <w:rFonts w:ascii="Corbel" w:hAnsi="Corbel"/>
          <w:color w:val="575757"/>
          <w:sz w:val="22"/>
          <w:szCs w:val="22"/>
        </w:rPr>
        <w:t>polečnost</w:t>
      </w:r>
      <w:r w:rsidR="001678CB" w:rsidRPr="00B20251">
        <w:rPr>
          <w:rFonts w:ascii="Corbel" w:hAnsi="Corbel"/>
          <w:color w:val="575757"/>
          <w:sz w:val="22"/>
          <w:szCs w:val="22"/>
        </w:rPr>
        <w:t>í</w:t>
      </w:r>
      <w:r w:rsidRPr="00B20251">
        <w:rPr>
          <w:rFonts w:ascii="Corbel" w:hAnsi="Corbel"/>
          <w:color w:val="575757"/>
          <w:sz w:val="22"/>
          <w:szCs w:val="22"/>
        </w:rPr>
        <w:t xml:space="preserve"> vykonávat </w:t>
      </w:r>
      <w:r w:rsidR="001678CB">
        <w:rPr>
          <w:rFonts w:ascii="Corbel" w:hAnsi="Corbel"/>
          <w:color w:val="575757"/>
          <w:sz w:val="22"/>
          <w:szCs w:val="22"/>
        </w:rPr>
        <w:t>jen svou obvyklou činnost</w:t>
      </w:r>
      <w:r w:rsidR="001678CB" w:rsidRPr="00B20251">
        <w:rPr>
          <w:rFonts w:ascii="Corbel" w:hAnsi="Corbel"/>
          <w:color w:val="575757"/>
          <w:sz w:val="22"/>
          <w:szCs w:val="22"/>
        </w:rPr>
        <w:t xml:space="preserve"> a </w:t>
      </w:r>
      <w:r w:rsidR="001678CB">
        <w:rPr>
          <w:rFonts w:ascii="Corbel" w:hAnsi="Corbel"/>
          <w:color w:val="575757"/>
          <w:sz w:val="22"/>
          <w:szCs w:val="22"/>
        </w:rPr>
        <w:t>její podnikatelská činnost bude provozována v rámci jejího obvyklého provozu.</w:t>
      </w:r>
    </w:p>
    <w:p w14:paraId="0A872BA0" w14:textId="5F882108" w:rsidR="00841476" w:rsidRDefault="00F359B7" w:rsidP="00230CA2">
      <w:pPr>
        <w:pStyle w:val="Heading3"/>
        <w:widowControl w:val="0"/>
        <w:rPr>
          <w:rFonts w:ascii="Corbel" w:hAnsi="Corbel"/>
          <w:color w:val="575757"/>
          <w:sz w:val="22"/>
          <w:szCs w:val="22"/>
        </w:rPr>
      </w:pPr>
      <w:r>
        <w:rPr>
          <w:rFonts w:ascii="Corbel" w:hAnsi="Corbel"/>
          <w:color w:val="575757"/>
          <w:sz w:val="22"/>
          <w:szCs w:val="22"/>
        </w:rPr>
        <w:t>Prod</w:t>
      </w:r>
      <w:r w:rsidR="00CF18E6" w:rsidRPr="00F56967">
        <w:rPr>
          <w:rFonts w:ascii="Corbel" w:hAnsi="Corbel"/>
          <w:color w:val="575757"/>
          <w:sz w:val="22"/>
          <w:szCs w:val="22"/>
        </w:rPr>
        <w:t>ávající se zavazuj</w:t>
      </w:r>
      <w:r w:rsidR="00477E66">
        <w:rPr>
          <w:rFonts w:ascii="Corbel" w:hAnsi="Corbel"/>
          <w:color w:val="575757"/>
          <w:sz w:val="22"/>
          <w:szCs w:val="22"/>
        </w:rPr>
        <w:t>í</w:t>
      </w:r>
      <w:r w:rsidR="00CF18E6" w:rsidRPr="00F56967">
        <w:rPr>
          <w:rFonts w:ascii="Corbel" w:hAnsi="Corbel"/>
          <w:color w:val="575757"/>
          <w:sz w:val="22"/>
          <w:szCs w:val="22"/>
        </w:rPr>
        <w:t xml:space="preserve">, že do Dne vypořádání neučiní bez písemného souhlasu </w:t>
      </w:r>
      <w:r>
        <w:rPr>
          <w:rFonts w:ascii="Corbel" w:hAnsi="Corbel"/>
          <w:color w:val="575757"/>
          <w:sz w:val="22"/>
          <w:szCs w:val="22"/>
        </w:rPr>
        <w:t>Kup</w:t>
      </w:r>
      <w:r w:rsidR="00CF18E6" w:rsidRPr="00F56967">
        <w:rPr>
          <w:rFonts w:ascii="Corbel" w:hAnsi="Corbel"/>
          <w:color w:val="575757"/>
          <w:sz w:val="22"/>
          <w:szCs w:val="22"/>
        </w:rPr>
        <w:t>ujícího jakékoli jednání, jiný úkon ani nepřijm</w:t>
      </w:r>
      <w:r w:rsidR="00477E66">
        <w:rPr>
          <w:rFonts w:ascii="Corbel" w:hAnsi="Corbel"/>
          <w:color w:val="575757"/>
          <w:sz w:val="22"/>
          <w:szCs w:val="22"/>
        </w:rPr>
        <w:t>ou</w:t>
      </w:r>
      <w:r w:rsidR="00CF18E6" w:rsidRPr="00F56967">
        <w:rPr>
          <w:rFonts w:ascii="Corbel" w:hAnsi="Corbel"/>
          <w:color w:val="575757"/>
          <w:sz w:val="22"/>
          <w:szCs w:val="22"/>
        </w:rPr>
        <w:t xml:space="preserve"> jakékoli opatření, jež by mohlo přímo nebo nepřímo vést k porušení či k</w:t>
      </w:r>
      <w:r w:rsidR="007A3DB2">
        <w:rPr>
          <w:rFonts w:ascii="Corbel" w:hAnsi="Corbel"/>
          <w:color w:val="575757"/>
          <w:sz w:val="22"/>
          <w:szCs w:val="22"/>
        </w:rPr>
        <w:t> </w:t>
      </w:r>
      <w:r w:rsidR="00CF18E6" w:rsidRPr="00F56967">
        <w:rPr>
          <w:rFonts w:ascii="Corbel" w:hAnsi="Corbel"/>
          <w:color w:val="575757"/>
          <w:sz w:val="22"/>
          <w:szCs w:val="22"/>
        </w:rPr>
        <w:t>nesplnění</w:t>
      </w:r>
      <w:r w:rsidR="007A3DB2">
        <w:rPr>
          <w:rFonts w:ascii="Corbel" w:hAnsi="Corbel"/>
          <w:color w:val="575757"/>
          <w:sz w:val="22"/>
          <w:szCs w:val="22"/>
        </w:rPr>
        <w:t xml:space="preserve"> závazku z</w:t>
      </w:r>
      <w:r w:rsidR="00CF18E6" w:rsidRPr="00F56967">
        <w:rPr>
          <w:rFonts w:ascii="Corbel" w:hAnsi="Corbel"/>
          <w:color w:val="575757"/>
          <w:sz w:val="22"/>
          <w:szCs w:val="22"/>
        </w:rPr>
        <w:t xml:space="preserve"> této Smlouvy</w:t>
      </w:r>
      <w:r w:rsidR="000222BD">
        <w:rPr>
          <w:rFonts w:ascii="Corbel" w:hAnsi="Corbel"/>
          <w:color w:val="575757"/>
          <w:sz w:val="22"/>
          <w:szCs w:val="22"/>
        </w:rPr>
        <w:t>.</w:t>
      </w:r>
    </w:p>
    <w:p w14:paraId="01E6C026" w14:textId="21CCED8C" w:rsidR="003D5019" w:rsidRPr="00F56967" w:rsidRDefault="00841476" w:rsidP="00230CA2">
      <w:pPr>
        <w:pStyle w:val="Heading3"/>
        <w:widowControl w:val="0"/>
        <w:rPr>
          <w:rFonts w:ascii="Corbel" w:hAnsi="Corbel"/>
          <w:color w:val="575757"/>
          <w:sz w:val="22"/>
          <w:szCs w:val="22"/>
        </w:rPr>
      </w:pPr>
      <w:bookmarkStart w:id="334" w:name="_Ref102340349"/>
      <w:r>
        <w:rPr>
          <w:rFonts w:ascii="Corbel" w:hAnsi="Corbel"/>
          <w:color w:val="575757"/>
          <w:sz w:val="22"/>
          <w:szCs w:val="22"/>
        </w:rPr>
        <w:t>Prod</w:t>
      </w:r>
      <w:r w:rsidRPr="00F56967">
        <w:rPr>
          <w:rFonts w:ascii="Corbel" w:hAnsi="Corbel"/>
          <w:color w:val="575757"/>
          <w:sz w:val="22"/>
          <w:szCs w:val="22"/>
        </w:rPr>
        <w:t>ávající se zavazuj</w:t>
      </w:r>
      <w:r>
        <w:rPr>
          <w:rFonts w:ascii="Corbel" w:hAnsi="Corbel"/>
          <w:color w:val="575757"/>
          <w:sz w:val="22"/>
          <w:szCs w:val="22"/>
        </w:rPr>
        <w:t>í</w:t>
      </w:r>
      <w:r w:rsidRPr="00F56967">
        <w:rPr>
          <w:rFonts w:ascii="Corbel" w:hAnsi="Corbel"/>
          <w:color w:val="575757"/>
          <w:sz w:val="22"/>
          <w:szCs w:val="22"/>
        </w:rPr>
        <w:t xml:space="preserve">, že do Dne vypořádání neučiní bez písemného souhlasu </w:t>
      </w:r>
      <w:r>
        <w:rPr>
          <w:rFonts w:ascii="Corbel" w:hAnsi="Corbel"/>
          <w:color w:val="575757"/>
          <w:sz w:val="22"/>
          <w:szCs w:val="22"/>
        </w:rPr>
        <w:t>Kup</w:t>
      </w:r>
      <w:r w:rsidRPr="00F56967">
        <w:rPr>
          <w:rFonts w:ascii="Corbel" w:hAnsi="Corbel"/>
          <w:color w:val="575757"/>
          <w:sz w:val="22"/>
          <w:szCs w:val="22"/>
        </w:rPr>
        <w:t>ujícího jakékoli jednání, jiný úkon ani nepřijm</w:t>
      </w:r>
      <w:r>
        <w:rPr>
          <w:rFonts w:ascii="Corbel" w:hAnsi="Corbel"/>
          <w:color w:val="575757"/>
          <w:sz w:val="22"/>
          <w:szCs w:val="22"/>
        </w:rPr>
        <w:t>ou</w:t>
      </w:r>
      <w:r w:rsidRPr="00F56967">
        <w:rPr>
          <w:rFonts w:ascii="Corbel" w:hAnsi="Corbel"/>
          <w:color w:val="575757"/>
          <w:sz w:val="22"/>
          <w:szCs w:val="22"/>
        </w:rPr>
        <w:t xml:space="preserve"> jakékoli opatření, jež by mohlo přímo nebo nepřímo</w:t>
      </w:r>
      <w:r>
        <w:rPr>
          <w:rFonts w:ascii="Corbel" w:hAnsi="Corbel"/>
          <w:color w:val="575757"/>
          <w:sz w:val="22"/>
          <w:szCs w:val="22"/>
        </w:rPr>
        <w:t>, samo o sobě či ve</w:t>
      </w:r>
      <w:r w:rsidR="00593F40">
        <w:rPr>
          <w:rFonts w:ascii="Corbel" w:hAnsi="Corbel"/>
          <w:color w:val="575757"/>
          <w:sz w:val="22"/>
          <w:szCs w:val="22"/>
        </w:rPr>
        <w:t> </w:t>
      </w:r>
      <w:r>
        <w:rPr>
          <w:rFonts w:ascii="Corbel" w:hAnsi="Corbel"/>
          <w:color w:val="575757"/>
          <w:sz w:val="22"/>
          <w:szCs w:val="22"/>
        </w:rPr>
        <w:t>spojení s jiným jednáním, jiným úkonem či jiným opatřením</w:t>
      </w:r>
      <w:r w:rsidRPr="00F56967">
        <w:rPr>
          <w:rFonts w:ascii="Corbel" w:hAnsi="Corbel"/>
          <w:color w:val="575757"/>
          <w:sz w:val="22"/>
          <w:szCs w:val="22"/>
        </w:rPr>
        <w:t xml:space="preserve"> vést </w:t>
      </w:r>
      <w:r>
        <w:rPr>
          <w:rFonts w:ascii="Corbel" w:hAnsi="Corbel"/>
          <w:color w:val="575757"/>
          <w:sz w:val="22"/>
          <w:szCs w:val="22"/>
        </w:rPr>
        <w:t>k</w:t>
      </w:r>
      <w:r w:rsidR="00CF18E6" w:rsidRPr="00F56967">
        <w:rPr>
          <w:rFonts w:ascii="Corbel" w:hAnsi="Corbel"/>
          <w:color w:val="575757"/>
          <w:sz w:val="22"/>
          <w:szCs w:val="22"/>
        </w:rPr>
        <w:t xml:space="preserve"> podstatnému snížení hodnoty </w:t>
      </w:r>
      <w:r w:rsidR="005B5AA5">
        <w:rPr>
          <w:rFonts w:ascii="Corbel" w:hAnsi="Corbel"/>
          <w:color w:val="575757"/>
          <w:sz w:val="22"/>
          <w:szCs w:val="22"/>
        </w:rPr>
        <w:t>kteréhokoliv</w:t>
      </w:r>
      <w:r w:rsidR="00593F40">
        <w:rPr>
          <w:rFonts w:ascii="Corbel" w:hAnsi="Corbel"/>
          <w:color w:val="575757"/>
          <w:sz w:val="22"/>
          <w:szCs w:val="22"/>
        </w:rPr>
        <w:t xml:space="preserve"> z </w:t>
      </w:r>
      <w:r w:rsidR="00CF18E6" w:rsidRPr="00F56967">
        <w:rPr>
          <w:rFonts w:ascii="Corbel" w:hAnsi="Corbel"/>
          <w:color w:val="575757"/>
          <w:sz w:val="22"/>
          <w:szCs w:val="22"/>
        </w:rPr>
        <w:t>Podíl</w:t>
      </w:r>
      <w:r w:rsidR="00593F40">
        <w:rPr>
          <w:rFonts w:ascii="Corbel" w:hAnsi="Corbel"/>
          <w:color w:val="575757"/>
          <w:sz w:val="22"/>
          <w:szCs w:val="22"/>
        </w:rPr>
        <w:t>ů</w:t>
      </w:r>
      <w:r w:rsidR="001E212D" w:rsidRPr="00F56967">
        <w:rPr>
          <w:rFonts w:ascii="Corbel" w:hAnsi="Corbel"/>
          <w:color w:val="575757"/>
          <w:sz w:val="22"/>
          <w:szCs w:val="22"/>
        </w:rPr>
        <w:t xml:space="preserve"> a/nebo</w:t>
      </w:r>
      <w:r w:rsidR="00CF18E6" w:rsidRPr="00F56967">
        <w:rPr>
          <w:rFonts w:ascii="Corbel" w:hAnsi="Corbel"/>
          <w:color w:val="575757"/>
          <w:sz w:val="22"/>
          <w:szCs w:val="22"/>
        </w:rPr>
        <w:t xml:space="preserve"> </w:t>
      </w:r>
      <w:r w:rsidR="00AB7BA4">
        <w:rPr>
          <w:rFonts w:ascii="Corbel" w:hAnsi="Corbel"/>
          <w:color w:val="575757"/>
          <w:sz w:val="22"/>
          <w:szCs w:val="22"/>
        </w:rPr>
        <w:t xml:space="preserve">kterékoli ze </w:t>
      </w:r>
      <w:r w:rsidR="00CF18E6" w:rsidRPr="00F56967">
        <w:rPr>
          <w:rFonts w:ascii="Corbel" w:hAnsi="Corbel"/>
          <w:color w:val="575757"/>
          <w:sz w:val="22"/>
          <w:szCs w:val="22"/>
        </w:rPr>
        <w:t>Společnost</w:t>
      </w:r>
      <w:r w:rsidR="00AB7BA4">
        <w:rPr>
          <w:rFonts w:ascii="Corbel" w:hAnsi="Corbel"/>
          <w:color w:val="575757"/>
          <w:sz w:val="22"/>
          <w:szCs w:val="22"/>
        </w:rPr>
        <w:t>í</w:t>
      </w:r>
      <w:r w:rsidR="00593F40">
        <w:rPr>
          <w:rFonts w:ascii="Corbel" w:hAnsi="Corbel"/>
          <w:color w:val="575757"/>
          <w:sz w:val="22"/>
          <w:szCs w:val="22"/>
        </w:rPr>
        <w:t>;</w:t>
      </w:r>
      <w:r w:rsidR="00CF18E6" w:rsidRPr="00F56967">
        <w:rPr>
          <w:rFonts w:ascii="Corbel" w:hAnsi="Corbel"/>
          <w:color w:val="575757"/>
          <w:sz w:val="22"/>
          <w:szCs w:val="22"/>
        </w:rPr>
        <w:t xml:space="preserve"> </w:t>
      </w:r>
      <w:r w:rsidR="00593F40">
        <w:rPr>
          <w:rFonts w:ascii="Corbel" w:hAnsi="Corbel"/>
          <w:color w:val="575757"/>
          <w:sz w:val="22"/>
          <w:szCs w:val="22"/>
        </w:rPr>
        <w:t>p</w:t>
      </w:r>
      <w:r w:rsidR="00F359B7">
        <w:rPr>
          <w:rFonts w:ascii="Corbel" w:hAnsi="Corbel"/>
          <w:color w:val="575757"/>
          <w:sz w:val="22"/>
          <w:szCs w:val="22"/>
        </w:rPr>
        <w:t>rod</w:t>
      </w:r>
      <w:r w:rsidR="00CF18E6" w:rsidRPr="00F56967">
        <w:rPr>
          <w:rFonts w:ascii="Corbel" w:hAnsi="Corbel"/>
          <w:color w:val="575757"/>
          <w:sz w:val="22"/>
          <w:szCs w:val="22"/>
        </w:rPr>
        <w:t>ávající se zavazuj</w:t>
      </w:r>
      <w:r w:rsidR="00477E66">
        <w:rPr>
          <w:rFonts w:ascii="Corbel" w:hAnsi="Corbel"/>
          <w:color w:val="575757"/>
          <w:sz w:val="22"/>
          <w:szCs w:val="22"/>
        </w:rPr>
        <w:t>í</w:t>
      </w:r>
      <w:r w:rsidR="005E32F4">
        <w:rPr>
          <w:rFonts w:ascii="Corbel" w:hAnsi="Corbel"/>
          <w:color w:val="575757"/>
          <w:sz w:val="22"/>
          <w:szCs w:val="22"/>
        </w:rPr>
        <w:t xml:space="preserve"> zajistit</w:t>
      </w:r>
      <w:r w:rsidR="00CF18E6" w:rsidRPr="00F56967">
        <w:rPr>
          <w:rFonts w:ascii="Corbel" w:hAnsi="Corbel"/>
          <w:color w:val="575757"/>
          <w:sz w:val="22"/>
          <w:szCs w:val="22"/>
        </w:rPr>
        <w:t xml:space="preserve">, že takové jednání, úkon či opatření neučiní do Dne vypořádání bez </w:t>
      </w:r>
      <w:r>
        <w:rPr>
          <w:rFonts w:ascii="Corbel" w:hAnsi="Corbel"/>
          <w:color w:val="575757"/>
          <w:sz w:val="22"/>
          <w:szCs w:val="22"/>
        </w:rPr>
        <w:t xml:space="preserve">předchozího </w:t>
      </w:r>
      <w:r w:rsidR="00CF18E6" w:rsidRPr="00F56967">
        <w:rPr>
          <w:rFonts w:ascii="Corbel" w:hAnsi="Corbel"/>
          <w:color w:val="575757"/>
          <w:sz w:val="22"/>
          <w:szCs w:val="22"/>
        </w:rPr>
        <w:t xml:space="preserve">písemného souhlasu </w:t>
      </w:r>
      <w:r w:rsidR="00F359B7">
        <w:rPr>
          <w:rFonts w:ascii="Corbel" w:hAnsi="Corbel"/>
          <w:color w:val="575757"/>
          <w:sz w:val="22"/>
          <w:szCs w:val="22"/>
        </w:rPr>
        <w:t>Kup</w:t>
      </w:r>
      <w:r w:rsidR="00CF18E6" w:rsidRPr="00F56967">
        <w:rPr>
          <w:rFonts w:ascii="Corbel" w:hAnsi="Corbel"/>
          <w:color w:val="575757"/>
          <w:sz w:val="22"/>
          <w:szCs w:val="22"/>
        </w:rPr>
        <w:t xml:space="preserve">ujícího ani </w:t>
      </w:r>
      <w:r w:rsidR="00AB7BA4">
        <w:rPr>
          <w:rFonts w:ascii="Corbel" w:hAnsi="Corbel"/>
          <w:color w:val="575757"/>
          <w:sz w:val="22"/>
          <w:szCs w:val="22"/>
        </w:rPr>
        <w:t xml:space="preserve">kterákoliv </w:t>
      </w:r>
      <w:r w:rsidR="00CF18E6" w:rsidRPr="00F56967">
        <w:rPr>
          <w:rFonts w:ascii="Corbel" w:hAnsi="Corbel"/>
          <w:color w:val="575757"/>
          <w:sz w:val="22"/>
          <w:szCs w:val="22"/>
        </w:rPr>
        <w:t>Společnost</w:t>
      </w:r>
      <w:r w:rsidR="00593F40">
        <w:rPr>
          <w:rFonts w:ascii="Corbel" w:hAnsi="Corbel"/>
          <w:color w:val="575757"/>
          <w:sz w:val="22"/>
          <w:szCs w:val="22"/>
        </w:rPr>
        <w:t xml:space="preserve"> („</w:t>
      </w:r>
      <w:r w:rsidR="00593F40" w:rsidRPr="00593F40">
        <w:rPr>
          <w:rFonts w:ascii="Corbel" w:hAnsi="Corbel"/>
          <w:b/>
          <w:bCs/>
          <w:color w:val="575757"/>
          <w:sz w:val="22"/>
          <w:szCs w:val="22"/>
        </w:rPr>
        <w:t>Podstatné snížení hodnoty</w:t>
      </w:r>
      <w:r w:rsidR="00593F40">
        <w:rPr>
          <w:rFonts w:ascii="Corbel" w:hAnsi="Corbel"/>
          <w:color w:val="575757"/>
          <w:sz w:val="22"/>
          <w:szCs w:val="22"/>
        </w:rPr>
        <w:t>“)</w:t>
      </w:r>
      <w:r w:rsidR="00CF18E6" w:rsidRPr="00F56967">
        <w:rPr>
          <w:rFonts w:ascii="Corbel" w:hAnsi="Corbel"/>
          <w:color w:val="575757"/>
          <w:sz w:val="22"/>
          <w:szCs w:val="22"/>
        </w:rPr>
        <w:t>.</w:t>
      </w:r>
      <w:r w:rsidR="007A3DB2">
        <w:rPr>
          <w:rFonts w:ascii="Corbel" w:hAnsi="Corbel"/>
          <w:color w:val="575757"/>
          <w:sz w:val="22"/>
          <w:szCs w:val="22"/>
        </w:rPr>
        <w:t xml:space="preserve"> </w:t>
      </w:r>
      <w:r w:rsidR="00F6597C">
        <w:rPr>
          <w:rFonts w:ascii="Corbel" w:hAnsi="Corbel"/>
          <w:color w:val="575757"/>
          <w:sz w:val="22"/>
          <w:szCs w:val="22"/>
        </w:rPr>
        <w:t>Dojde-li k </w:t>
      </w:r>
      <w:r w:rsidR="00593F40">
        <w:rPr>
          <w:rFonts w:ascii="Corbel" w:hAnsi="Corbel"/>
          <w:color w:val="575757"/>
          <w:sz w:val="22"/>
          <w:szCs w:val="22"/>
        </w:rPr>
        <w:t>P</w:t>
      </w:r>
      <w:r w:rsidR="00F6597C">
        <w:rPr>
          <w:rFonts w:ascii="Corbel" w:hAnsi="Corbel"/>
          <w:color w:val="575757"/>
          <w:sz w:val="22"/>
          <w:szCs w:val="22"/>
        </w:rPr>
        <w:t xml:space="preserve">odstatnému snížení hodnoty, </w:t>
      </w:r>
      <w:r w:rsidR="00B20251">
        <w:rPr>
          <w:rFonts w:ascii="Corbel" w:hAnsi="Corbel"/>
          <w:color w:val="575757"/>
          <w:sz w:val="22"/>
          <w:szCs w:val="22"/>
        </w:rPr>
        <w:t xml:space="preserve">jsou Prodávající povinni </w:t>
      </w:r>
      <w:r w:rsidR="00F6597C">
        <w:rPr>
          <w:rFonts w:ascii="Corbel" w:hAnsi="Corbel"/>
          <w:color w:val="575757"/>
          <w:sz w:val="22"/>
          <w:szCs w:val="22"/>
        </w:rPr>
        <w:t>částku odpov</w:t>
      </w:r>
      <w:r w:rsidR="00B4304C">
        <w:rPr>
          <w:rFonts w:ascii="Corbel" w:hAnsi="Corbel"/>
          <w:color w:val="575757"/>
          <w:sz w:val="22"/>
          <w:szCs w:val="22"/>
        </w:rPr>
        <w:t>ídající</w:t>
      </w:r>
      <w:r w:rsidR="00593F40">
        <w:rPr>
          <w:rFonts w:ascii="Corbel" w:hAnsi="Corbel"/>
          <w:color w:val="575757"/>
          <w:sz w:val="22"/>
          <w:szCs w:val="22"/>
        </w:rPr>
        <w:t xml:space="preserve"> Podstatnému snížení hodnoty</w:t>
      </w:r>
      <w:r w:rsidR="00B4304C">
        <w:rPr>
          <w:rFonts w:ascii="Corbel" w:hAnsi="Corbel"/>
          <w:color w:val="575757"/>
          <w:sz w:val="22"/>
          <w:szCs w:val="22"/>
        </w:rPr>
        <w:t xml:space="preserve"> </w:t>
      </w:r>
      <w:r w:rsidR="00B20251">
        <w:rPr>
          <w:rFonts w:ascii="Corbel" w:hAnsi="Corbel"/>
          <w:color w:val="575757"/>
          <w:sz w:val="22"/>
          <w:szCs w:val="22"/>
        </w:rPr>
        <w:t>uhradit Kupujícímu</w:t>
      </w:r>
      <w:r w:rsidR="00784CC7">
        <w:rPr>
          <w:rFonts w:ascii="Corbel" w:hAnsi="Corbel"/>
          <w:color w:val="575757"/>
          <w:sz w:val="22"/>
          <w:szCs w:val="22"/>
        </w:rPr>
        <w:t>.</w:t>
      </w:r>
      <w:bookmarkEnd w:id="334"/>
    </w:p>
    <w:p w14:paraId="0C6625BC" w14:textId="5EECCB59" w:rsidR="00175C1C" w:rsidRPr="00F56967" w:rsidRDefault="00F359B7" w:rsidP="00230CA2">
      <w:pPr>
        <w:pStyle w:val="Heading3"/>
        <w:widowControl w:val="0"/>
        <w:rPr>
          <w:rFonts w:ascii="Corbel" w:hAnsi="Corbel"/>
          <w:color w:val="575757"/>
          <w:sz w:val="22"/>
          <w:szCs w:val="22"/>
        </w:rPr>
      </w:pPr>
      <w:bookmarkStart w:id="335" w:name="_Ref102340533"/>
      <w:bookmarkStart w:id="336" w:name="_Ref102340670"/>
      <w:r>
        <w:rPr>
          <w:rFonts w:ascii="Corbel" w:hAnsi="Corbel"/>
          <w:color w:val="575757"/>
          <w:sz w:val="22"/>
          <w:szCs w:val="22"/>
        </w:rPr>
        <w:t>Prod</w:t>
      </w:r>
      <w:r w:rsidR="00CF18E6" w:rsidRPr="00F56967">
        <w:rPr>
          <w:rFonts w:ascii="Corbel" w:hAnsi="Corbel"/>
          <w:color w:val="575757"/>
          <w:sz w:val="22"/>
          <w:szCs w:val="22"/>
        </w:rPr>
        <w:t>ávající se zavazuj</w:t>
      </w:r>
      <w:r w:rsidR="00477E66">
        <w:rPr>
          <w:rFonts w:ascii="Corbel" w:hAnsi="Corbel"/>
          <w:color w:val="575757"/>
          <w:sz w:val="22"/>
          <w:szCs w:val="22"/>
        </w:rPr>
        <w:t>í</w:t>
      </w:r>
      <w:r w:rsidR="005E32F4">
        <w:rPr>
          <w:rFonts w:ascii="Corbel" w:hAnsi="Corbel"/>
          <w:color w:val="575757"/>
          <w:sz w:val="22"/>
          <w:szCs w:val="22"/>
        </w:rPr>
        <w:t xml:space="preserve"> zajistit</w:t>
      </w:r>
      <w:r w:rsidR="00CF18E6" w:rsidRPr="00F56967">
        <w:rPr>
          <w:rFonts w:ascii="Corbel" w:hAnsi="Corbel"/>
          <w:color w:val="575757"/>
          <w:sz w:val="22"/>
          <w:szCs w:val="22"/>
        </w:rPr>
        <w:t xml:space="preserve">, že do </w:t>
      </w:r>
      <w:r w:rsidR="00007BC2">
        <w:rPr>
          <w:rFonts w:ascii="Corbel" w:hAnsi="Corbel"/>
          <w:color w:val="575757"/>
          <w:sz w:val="22"/>
          <w:szCs w:val="22"/>
        </w:rPr>
        <w:t>okamžiku učinění veškerých kroků</w:t>
      </w:r>
      <w:r w:rsidR="00E11763">
        <w:rPr>
          <w:rFonts w:ascii="Corbel" w:hAnsi="Corbel"/>
          <w:color w:val="575757"/>
          <w:sz w:val="22"/>
          <w:szCs w:val="22"/>
        </w:rPr>
        <w:t xml:space="preserve"> vypořádání</w:t>
      </w:r>
      <w:r w:rsidR="00007BC2">
        <w:rPr>
          <w:rFonts w:ascii="Corbel" w:hAnsi="Corbel"/>
          <w:color w:val="575757"/>
          <w:sz w:val="22"/>
          <w:szCs w:val="22"/>
        </w:rPr>
        <w:t xml:space="preserve"> dle </w:t>
      </w:r>
      <w:r w:rsidR="00E11763">
        <w:rPr>
          <w:rFonts w:ascii="Corbel" w:hAnsi="Corbel"/>
          <w:color w:val="575757"/>
          <w:sz w:val="22"/>
          <w:szCs w:val="22"/>
        </w:rPr>
        <w:t xml:space="preserve">článku </w:t>
      </w:r>
      <w:r w:rsidR="00E11763">
        <w:rPr>
          <w:rFonts w:ascii="Corbel" w:hAnsi="Corbel"/>
          <w:color w:val="575757"/>
          <w:sz w:val="22"/>
          <w:szCs w:val="22"/>
        </w:rPr>
        <w:fldChar w:fldCharType="begin"/>
      </w:r>
      <w:r w:rsidR="00E11763">
        <w:rPr>
          <w:rFonts w:ascii="Corbel" w:hAnsi="Corbel"/>
          <w:color w:val="575757"/>
          <w:sz w:val="22"/>
          <w:szCs w:val="22"/>
        </w:rPr>
        <w:instrText xml:space="preserve"> REF _Ref102340463 \r \h </w:instrText>
      </w:r>
      <w:r w:rsidR="00E11763">
        <w:rPr>
          <w:rFonts w:ascii="Corbel" w:hAnsi="Corbel"/>
          <w:color w:val="575757"/>
          <w:sz w:val="22"/>
          <w:szCs w:val="22"/>
        </w:rPr>
      </w:r>
      <w:r w:rsidR="00E11763">
        <w:rPr>
          <w:rFonts w:ascii="Corbel" w:hAnsi="Corbel"/>
          <w:color w:val="575757"/>
          <w:sz w:val="22"/>
          <w:szCs w:val="22"/>
        </w:rPr>
        <w:fldChar w:fldCharType="separate"/>
      </w:r>
      <w:r w:rsidR="00633A59">
        <w:rPr>
          <w:rFonts w:ascii="Corbel" w:hAnsi="Corbel"/>
          <w:color w:val="575757"/>
          <w:sz w:val="22"/>
          <w:szCs w:val="22"/>
        </w:rPr>
        <w:t>7.3</w:t>
      </w:r>
      <w:r w:rsidR="00E11763">
        <w:rPr>
          <w:rFonts w:ascii="Corbel" w:hAnsi="Corbel"/>
          <w:color w:val="575757"/>
          <w:sz w:val="22"/>
          <w:szCs w:val="22"/>
        </w:rPr>
        <w:fldChar w:fldCharType="end"/>
      </w:r>
      <w:r w:rsidR="00CF18E6" w:rsidRPr="00F56967">
        <w:rPr>
          <w:rFonts w:ascii="Corbel" w:hAnsi="Corbel"/>
          <w:color w:val="575757"/>
          <w:sz w:val="22"/>
          <w:szCs w:val="22"/>
        </w:rPr>
        <w:t xml:space="preserve"> bez</w:t>
      </w:r>
      <w:r w:rsidR="00E11763">
        <w:rPr>
          <w:rFonts w:ascii="Corbel" w:hAnsi="Corbel"/>
          <w:color w:val="575757"/>
          <w:sz w:val="22"/>
          <w:szCs w:val="22"/>
        </w:rPr>
        <w:t> </w:t>
      </w:r>
      <w:r w:rsidR="00CF18E6" w:rsidRPr="00F56967">
        <w:rPr>
          <w:rFonts w:ascii="Corbel" w:hAnsi="Corbel"/>
          <w:color w:val="575757"/>
          <w:sz w:val="22"/>
          <w:szCs w:val="22"/>
        </w:rPr>
        <w:t xml:space="preserve">písemného souhlasu </w:t>
      </w:r>
      <w:r>
        <w:rPr>
          <w:rFonts w:ascii="Corbel" w:hAnsi="Corbel"/>
          <w:color w:val="575757"/>
          <w:sz w:val="22"/>
          <w:szCs w:val="22"/>
        </w:rPr>
        <w:t>Kup</w:t>
      </w:r>
      <w:r w:rsidR="00CF18E6" w:rsidRPr="00F56967">
        <w:rPr>
          <w:rFonts w:ascii="Corbel" w:hAnsi="Corbel"/>
          <w:color w:val="575757"/>
          <w:sz w:val="22"/>
          <w:szCs w:val="22"/>
        </w:rPr>
        <w:t xml:space="preserve">ujícího neučiní </w:t>
      </w:r>
      <w:r w:rsidR="00AB7BA4">
        <w:rPr>
          <w:rFonts w:ascii="Corbel" w:hAnsi="Corbel"/>
          <w:color w:val="575757"/>
          <w:sz w:val="22"/>
          <w:szCs w:val="22"/>
        </w:rPr>
        <w:t xml:space="preserve">kterákoli ze </w:t>
      </w:r>
      <w:r w:rsidR="00356041">
        <w:rPr>
          <w:rFonts w:ascii="Corbel" w:hAnsi="Corbel"/>
          <w:color w:val="575757"/>
          <w:sz w:val="22"/>
          <w:szCs w:val="22"/>
        </w:rPr>
        <w:t>Společnost</w:t>
      </w:r>
      <w:r w:rsidR="00AB7BA4">
        <w:rPr>
          <w:rFonts w:ascii="Corbel" w:hAnsi="Corbel"/>
          <w:color w:val="575757"/>
          <w:sz w:val="22"/>
          <w:szCs w:val="22"/>
        </w:rPr>
        <w:t xml:space="preserve">í </w:t>
      </w:r>
      <w:r w:rsidR="00CF18E6" w:rsidRPr="00F56967">
        <w:rPr>
          <w:rFonts w:ascii="Corbel" w:hAnsi="Corbel"/>
          <w:color w:val="575757"/>
          <w:sz w:val="22"/>
          <w:szCs w:val="22"/>
        </w:rPr>
        <w:t>jak</w:t>
      </w:r>
      <w:r w:rsidR="001E212D" w:rsidRPr="00F56967">
        <w:rPr>
          <w:rFonts w:ascii="Corbel" w:hAnsi="Corbel"/>
          <w:color w:val="575757"/>
          <w:sz w:val="22"/>
          <w:szCs w:val="22"/>
        </w:rPr>
        <w:t>á</w:t>
      </w:r>
      <w:r w:rsidR="00CF18E6" w:rsidRPr="00F56967">
        <w:rPr>
          <w:rFonts w:ascii="Corbel" w:hAnsi="Corbel"/>
          <w:color w:val="575757"/>
          <w:sz w:val="22"/>
          <w:szCs w:val="22"/>
        </w:rPr>
        <w:t>koli jednání či jiný úkon, který nespadá do její obvyklé činnosti</w:t>
      </w:r>
      <w:r w:rsidR="001E212D" w:rsidRPr="00F56967">
        <w:rPr>
          <w:rFonts w:ascii="Corbel" w:hAnsi="Corbel"/>
          <w:color w:val="575757"/>
          <w:sz w:val="22"/>
          <w:szCs w:val="22"/>
        </w:rPr>
        <w:t xml:space="preserve"> a/nebo za</w:t>
      </w:r>
      <w:r w:rsidR="007A3DB2">
        <w:rPr>
          <w:rFonts w:ascii="Corbel" w:hAnsi="Corbel"/>
          <w:color w:val="575757"/>
          <w:sz w:val="22"/>
          <w:szCs w:val="22"/>
        </w:rPr>
        <w:t> </w:t>
      </w:r>
      <w:r w:rsidR="001E212D" w:rsidRPr="00F56967">
        <w:rPr>
          <w:rFonts w:ascii="Corbel" w:hAnsi="Corbel"/>
          <w:color w:val="575757"/>
          <w:sz w:val="22"/>
          <w:szCs w:val="22"/>
        </w:rPr>
        <w:t>jinou než obvyklou cenu</w:t>
      </w:r>
      <w:r w:rsidR="00007BC2">
        <w:rPr>
          <w:rFonts w:ascii="Corbel" w:hAnsi="Corbel"/>
          <w:color w:val="575757"/>
          <w:sz w:val="22"/>
          <w:szCs w:val="22"/>
        </w:rPr>
        <w:t>, ledaže k takovému jednání či jinému úkonu dá Kupující svůj předchozí písemný souhlas.</w:t>
      </w:r>
      <w:bookmarkEnd w:id="335"/>
      <w:bookmarkEnd w:id="336"/>
    </w:p>
    <w:p w14:paraId="45C24C0E" w14:textId="0FCB6357" w:rsidR="003B726E" w:rsidRPr="00F56967" w:rsidRDefault="00AC59BF" w:rsidP="00230CA2">
      <w:pPr>
        <w:pStyle w:val="Heading3"/>
        <w:widowControl w:val="0"/>
        <w:rPr>
          <w:rFonts w:ascii="Corbel" w:hAnsi="Corbel"/>
          <w:color w:val="575757"/>
          <w:sz w:val="22"/>
          <w:szCs w:val="22"/>
        </w:rPr>
      </w:pPr>
      <w:bookmarkStart w:id="337" w:name="_Ref102340795"/>
      <w:bookmarkStart w:id="338" w:name="_Ref448783779"/>
      <w:r w:rsidRPr="00F56967">
        <w:rPr>
          <w:rFonts w:ascii="Corbel" w:hAnsi="Corbel"/>
          <w:color w:val="575757"/>
          <w:sz w:val="22"/>
          <w:szCs w:val="22"/>
        </w:rPr>
        <w:lastRenderedPageBreak/>
        <w:t xml:space="preserve">Smluvní strany se dohodly, že </w:t>
      </w:r>
      <w:r w:rsidR="003B726E" w:rsidRPr="00F56967">
        <w:rPr>
          <w:rFonts w:ascii="Corbel" w:hAnsi="Corbel"/>
          <w:color w:val="575757"/>
          <w:sz w:val="22"/>
          <w:szCs w:val="22"/>
        </w:rPr>
        <w:t xml:space="preserve">veškeré finanční prostředky evidované na účtech </w:t>
      </w:r>
      <w:r w:rsidR="00E13F80" w:rsidRPr="00F56967">
        <w:rPr>
          <w:rFonts w:ascii="Corbel" w:hAnsi="Corbel"/>
          <w:color w:val="575757"/>
          <w:sz w:val="22"/>
          <w:szCs w:val="22"/>
        </w:rPr>
        <w:t xml:space="preserve">nebo v pokladně </w:t>
      </w:r>
      <w:r w:rsidR="00356041">
        <w:rPr>
          <w:rFonts w:ascii="Corbel" w:hAnsi="Corbel"/>
          <w:color w:val="575757"/>
          <w:sz w:val="22"/>
          <w:szCs w:val="22"/>
        </w:rPr>
        <w:t>Společnost</w:t>
      </w:r>
      <w:r w:rsidR="00AB7BA4">
        <w:rPr>
          <w:rFonts w:ascii="Corbel" w:hAnsi="Corbel"/>
          <w:color w:val="575757"/>
          <w:sz w:val="22"/>
          <w:szCs w:val="22"/>
        </w:rPr>
        <w:t>í</w:t>
      </w:r>
      <w:r w:rsidR="00356041">
        <w:rPr>
          <w:rFonts w:ascii="Corbel" w:hAnsi="Corbel"/>
          <w:color w:val="575757"/>
          <w:sz w:val="22"/>
          <w:szCs w:val="22"/>
        </w:rPr>
        <w:t xml:space="preserve"> </w:t>
      </w:r>
      <w:r w:rsidR="00015189" w:rsidRPr="00F56967">
        <w:rPr>
          <w:rFonts w:ascii="Corbel" w:hAnsi="Corbel"/>
          <w:color w:val="575757"/>
          <w:sz w:val="22"/>
          <w:szCs w:val="22"/>
        </w:rPr>
        <w:t>budou ponechány v</w:t>
      </w:r>
      <w:r w:rsidR="00E13F80" w:rsidRPr="00F56967">
        <w:rPr>
          <w:rFonts w:ascii="Corbel" w:hAnsi="Corbel"/>
          <w:color w:val="575757"/>
          <w:sz w:val="22"/>
          <w:szCs w:val="22"/>
        </w:rPr>
        <w:t xml:space="preserve"> </w:t>
      </w:r>
      <w:r w:rsidR="00C317CD">
        <w:rPr>
          <w:rFonts w:ascii="Corbel" w:hAnsi="Corbel"/>
          <w:color w:val="575757"/>
          <w:sz w:val="22"/>
          <w:szCs w:val="22"/>
        </w:rPr>
        <w:t>jej</w:t>
      </w:r>
      <w:r w:rsidR="00AB7BA4">
        <w:rPr>
          <w:rFonts w:ascii="Corbel" w:hAnsi="Corbel"/>
          <w:color w:val="575757"/>
          <w:sz w:val="22"/>
          <w:szCs w:val="22"/>
        </w:rPr>
        <w:t>ich</w:t>
      </w:r>
      <w:r w:rsidR="00015189" w:rsidRPr="00F56967">
        <w:rPr>
          <w:rFonts w:ascii="Corbel" w:hAnsi="Corbel"/>
          <w:color w:val="575757"/>
          <w:sz w:val="22"/>
          <w:szCs w:val="22"/>
        </w:rPr>
        <w:t xml:space="preserve"> vlastním kapitálu</w:t>
      </w:r>
      <w:r w:rsidR="003B726E" w:rsidRPr="00F56967">
        <w:rPr>
          <w:rFonts w:ascii="Corbel" w:hAnsi="Corbel"/>
          <w:color w:val="575757"/>
          <w:sz w:val="22"/>
          <w:szCs w:val="22"/>
        </w:rPr>
        <w:t xml:space="preserve"> a </w:t>
      </w:r>
      <w:r w:rsidR="009C00C8" w:rsidRPr="00F56967">
        <w:rPr>
          <w:rFonts w:ascii="Corbel" w:hAnsi="Corbel"/>
          <w:color w:val="575757"/>
          <w:sz w:val="22"/>
          <w:szCs w:val="22"/>
        </w:rPr>
        <w:t>mohou být</w:t>
      </w:r>
      <w:r w:rsidR="00E13F80" w:rsidRPr="00F56967">
        <w:rPr>
          <w:rFonts w:ascii="Corbel" w:hAnsi="Corbel"/>
          <w:color w:val="575757"/>
          <w:sz w:val="22"/>
          <w:szCs w:val="22"/>
        </w:rPr>
        <w:t xml:space="preserve"> </w:t>
      </w:r>
      <w:r w:rsidR="003B726E" w:rsidRPr="00F56967">
        <w:rPr>
          <w:rFonts w:ascii="Corbel" w:hAnsi="Corbel"/>
          <w:color w:val="575757"/>
          <w:sz w:val="22"/>
          <w:szCs w:val="22"/>
        </w:rPr>
        <w:t xml:space="preserve">použity výlučně k úhradě běžných provozních nákladů </w:t>
      </w:r>
      <w:r w:rsidR="00356041">
        <w:rPr>
          <w:rFonts w:ascii="Corbel" w:hAnsi="Corbel"/>
          <w:color w:val="575757"/>
          <w:sz w:val="22"/>
          <w:szCs w:val="22"/>
        </w:rPr>
        <w:t>Společnost</w:t>
      </w:r>
      <w:r w:rsidR="00AB7BA4">
        <w:rPr>
          <w:rFonts w:ascii="Corbel" w:hAnsi="Corbel"/>
          <w:color w:val="575757"/>
          <w:sz w:val="22"/>
          <w:szCs w:val="22"/>
        </w:rPr>
        <w:t>í</w:t>
      </w:r>
      <w:r w:rsidR="00356041">
        <w:rPr>
          <w:rFonts w:ascii="Corbel" w:hAnsi="Corbel"/>
          <w:color w:val="575757"/>
          <w:sz w:val="22"/>
          <w:szCs w:val="22"/>
        </w:rPr>
        <w:t xml:space="preserve"> </w:t>
      </w:r>
      <w:r w:rsidR="003B726E" w:rsidRPr="00F56967">
        <w:rPr>
          <w:rFonts w:ascii="Corbel" w:hAnsi="Corbel"/>
          <w:color w:val="575757"/>
          <w:sz w:val="22"/>
          <w:szCs w:val="22"/>
        </w:rPr>
        <w:t xml:space="preserve">vznikajících při </w:t>
      </w:r>
      <w:r w:rsidR="005E32F4">
        <w:rPr>
          <w:rFonts w:ascii="Corbel" w:hAnsi="Corbel"/>
          <w:color w:val="575757"/>
          <w:sz w:val="22"/>
          <w:szCs w:val="22"/>
        </w:rPr>
        <w:t>jej</w:t>
      </w:r>
      <w:r w:rsidR="00AB7BA4">
        <w:rPr>
          <w:rFonts w:ascii="Corbel" w:hAnsi="Corbel"/>
          <w:color w:val="575757"/>
          <w:sz w:val="22"/>
          <w:szCs w:val="22"/>
        </w:rPr>
        <w:t>ich</w:t>
      </w:r>
      <w:r w:rsidR="003B726E" w:rsidRPr="00F56967">
        <w:rPr>
          <w:rFonts w:ascii="Corbel" w:hAnsi="Corbel"/>
          <w:color w:val="575757"/>
          <w:sz w:val="22"/>
          <w:szCs w:val="22"/>
        </w:rPr>
        <w:t xml:space="preserve"> obvyklé činnosti</w:t>
      </w:r>
      <w:r w:rsidR="006332E7" w:rsidRPr="00F56967">
        <w:rPr>
          <w:rFonts w:ascii="Corbel" w:hAnsi="Corbel"/>
          <w:color w:val="575757"/>
          <w:sz w:val="22"/>
          <w:szCs w:val="22"/>
        </w:rPr>
        <w:t>,</w:t>
      </w:r>
      <w:r w:rsidR="003B726E" w:rsidRPr="00F56967">
        <w:rPr>
          <w:rFonts w:ascii="Corbel" w:hAnsi="Corbel"/>
          <w:color w:val="575757"/>
          <w:sz w:val="22"/>
          <w:szCs w:val="22"/>
        </w:rPr>
        <w:t xml:space="preserve"> nebo k úhradě mimořádných nákladů, jejichž úhradu předem písemně schválí </w:t>
      </w:r>
      <w:r w:rsidR="00F359B7">
        <w:rPr>
          <w:rFonts w:ascii="Corbel" w:hAnsi="Corbel"/>
          <w:color w:val="575757"/>
          <w:sz w:val="22"/>
          <w:szCs w:val="22"/>
        </w:rPr>
        <w:t>Kup</w:t>
      </w:r>
      <w:r w:rsidR="003B726E" w:rsidRPr="00F56967">
        <w:rPr>
          <w:rFonts w:ascii="Corbel" w:hAnsi="Corbel"/>
          <w:color w:val="575757"/>
          <w:sz w:val="22"/>
          <w:szCs w:val="22"/>
        </w:rPr>
        <w:t xml:space="preserve">ující. S výjimkou plateb uvedených v předchozí větě nesmí být finanční prostředky evidované na účtech </w:t>
      </w:r>
      <w:r w:rsidR="009C00C8" w:rsidRPr="00F56967">
        <w:rPr>
          <w:rFonts w:ascii="Corbel" w:hAnsi="Corbel"/>
          <w:color w:val="575757"/>
          <w:sz w:val="22"/>
          <w:szCs w:val="22"/>
        </w:rPr>
        <w:t xml:space="preserve">a v pokladně </w:t>
      </w:r>
      <w:r w:rsidR="00356041">
        <w:rPr>
          <w:rFonts w:ascii="Corbel" w:hAnsi="Corbel"/>
          <w:color w:val="575757"/>
          <w:sz w:val="22"/>
          <w:szCs w:val="22"/>
        </w:rPr>
        <w:t>Společnos</w:t>
      </w:r>
      <w:r w:rsidR="00AB7BA4">
        <w:rPr>
          <w:rFonts w:ascii="Corbel" w:hAnsi="Corbel"/>
          <w:color w:val="575757"/>
          <w:sz w:val="22"/>
          <w:szCs w:val="22"/>
        </w:rPr>
        <w:t>tí</w:t>
      </w:r>
      <w:r w:rsidR="00356041">
        <w:rPr>
          <w:rFonts w:ascii="Corbel" w:hAnsi="Corbel"/>
          <w:color w:val="575757"/>
          <w:sz w:val="22"/>
          <w:szCs w:val="22"/>
        </w:rPr>
        <w:t xml:space="preserve"> </w:t>
      </w:r>
      <w:r w:rsidR="003B726E" w:rsidRPr="00F56967">
        <w:rPr>
          <w:rFonts w:ascii="Corbel" w:hAnsi="Corbel"/>
          <w:color w:val="575757"/>
          <w:sz w:val="22"/>
          <w:szCs w:val="22"/>
        </w:rPr>
        <w:t xml:space="preserve">žádným způsobem vyplaceny </w:t>
      </w:r>
      <w:r w:rsidR="00F359B7">
        <w:rPr>
          <w:rFonts w:ascii="Corbel" w:hAnsi="Corbel"/>
          <w:color w:val="575757"/>
          <w:sz w:val="22"/>
          <w:szCs w:val="22"/>
        </w:rPr>
        <w:t>Prod</w:t>
      </w:r>
      <w:r w:rsidR="003B726E" w:rsidRPr="00F56967">
        <w:rPr>
          <w:rFonts w:ascii="Corbel" w:hAnsi="Corbel"/>
          <w:color w:val="575757"/>
          <w:sz w:val="22"/>
          <w:szCs w:val="22"/>
        </w:rPr>
        <w:t>ávající</w:t>
      </w:r>
      <w:r w:rsidR="00015189" w:rsidRPr="00F56967">
        <w:rPr>
          <w:rFonts w:ascii="Corbel" w:hAnsi="Corbel"/>
          <w:color w:val="575757"/>
          <w:sz w:val="22"/>
          <w:szCs w:val="22"/>
        </w:rPr>
        <w:t>m</w:t>
      </w:r>
      <w:r w:rsidR="009C00C8" w:rsidRPr="00F56967">
        <w:rPr>
          <w:rFonts w:ascii="Corbel" w:hAnsi="Corbel"/>
          <w:color w:val="575757"/>
          <w:sz w:val="22"/>
          <w:szCs w:val="22"/>
        </w:rPr>
        <w:t>, osobě spřízněné s</w:t>
      </w:r>
      <w:r w:rsidR="003F4EB7">
        <w:rPr>
          <w:rFonts w:ascii="Corbel" w:hAnsi="Corbel"/>
          <w:color w:val="575757"/>
          <w:sz w:val="22"/>
          <w:szCs w:val="22"/>
        </w:rPr>
        <w:t> </w:t>
      </w:r>
      <w:r w:rsidR="00F359B7">
        <w:rPr>
          <w:rFonts w:ascii="Corbel" w:hAnsi="Corbel"/>
          <w:color w:val="575757"/>
          <w:sz w:val="22"/>
          <w:szCs w:val="22"/>
        </w:rPr>
        <w:t>Prod</w:t>
      </w:r>
      <w:r w:rsidR="009C00C8" w:rsidRPr="00F56967">
        <w:rPr>
          <w:rFonts w:ascii="Corbel" w:hAnsi="Corbel"/>
          <w:color w:val="575757"/>
          <w:sz w:val="22"/>
          <w:szCs w:val="22"/>
        </w:rPr>
        <w:t>ávajícím</w:t>
      </w:r>
      <w:r w:rsidR="0006243B">
        <w:rPr>
          <w:rFonts w:ascii="Corbel" w:hAnsi="Corbel"/>
          <w:color w:val="575757"/>
          <w:sz w:val="22"/>
          <w:szCs w:val="22"/>
        </w:rPr>
        <w:t>i</w:t>
      </w:r>
      <w:r w:rsidR="003F4EB7">
        <w:rPr>
          <w:rFonts w:ascii="Corbel" w:hAnsi="Corbel"/>
          <w:color w:val="575757"/>
          <w:sz w:val="22"/>
          <w:szCs w:val="22"/>
        </w:rPr>
        <w:t>, osobě blízké kterémukoli z Prodávajících</w:t>
      </w:r>
      <w:r w:rsidR="003B726E" w:rsidRPr="00F56967">
        <w:rPr>
          <w:rFonts w:ascii="Corbel" w:hAnsi="Corbel"/>
          <w:color w:val="575757"/>
          <w:sz w:val="22"/>
          <w:szCs w:val="22"/>
        </w:rPr>
        <w:t xml:space="preserve"> či jakékoli třetí osobě.</w:t>
      </w:r>
      <w:r w:rsidR="00A7783A" w:rsidRPr="00F56967">
        <w:rPr>
          <w:rFonts w:ascii="Corbel" w:hAnsi="Corbel"/>
          <w:color w:val="575757"/>
          <w:sz w:val="22"/>
          <w:szCs w:val="22"/>
        </w:rPr>
        <w:t xml:space="preserve"> Pro odstranění pochybností se uvádí, že běžnými provozními náklady </w:t>
      </w:r>
      <w:r w:rsidR="00356041">
        <w:rPr>
          <w:rFonts w:ascii="Corbel" w:hAnsi="Corbel"/>
          <w:color w:val="575757"/>
          <w:sz w:val="22"/>
          <w:szCs w:val="22"/>
        </w:rPr>
        <w:t>Společnost</w:t>
      </w:r>
      <w:r w:rsidR="00AB7BA4">
        <w:rPr>
          <w:rFonts w:ascii="Corbel" w:hAnsi="Corbel"/>
          <w:color w:val="575757"/>
          <w:sz w:val="22"/>
          <w:szCs w:val="22"/>
        </w:rPr>
        <w:t>í</w:t>
      </w:r>
      <w:r w:rsidR="00356041">
        <w:rPr>
          <w:rFonts w:ascii="Corbel" w:hAnsi="Corbel"/>
          <w:color w:val="575757"/>
          <w:sz w:val="22"/>
          <w:szCs w:val="22"/>
        </w:rPr>
        <w:t xml:space="preserve"> </w:t>
      </w:r>
      <w:r w:rsidR="00A7783A" w:rsidRPr="00F56967">
        <w:rPr>
          <w:rFonts w:ascii="Corbel" w:hAnsi="Corbel"/>
          <w:color w:val="575757"/>
          <w:sz w:val="22"/>
          <w:szCs w:val="22"/>
        </w:rPr>
        <w:t>nejsou náklady na poskytnutí právních služeb spojených s</w:t>
      </w:r>
      <w:r w:rsidR="003F4EB7">
        <w:rPr>
          <w:rFonts w:ascii="Corbel" w:hAnsi="Corbel"/>
          <w:color w:val="575757"/>
          <w:sz w:val="22"/>
          <w:szCs w:val="22"/>
        </w:rPr>
        <w:t> Transakcí</w:t>
      </w:r>
      <w:r w:rsidR="00A7783A" w:rsidRPr="00F56967">
        <w:rPr>
          <w:rFonts w:ascii="Corbel" w:hAnsi="Corbel"/>
          <w:color w:val="575757"/>
          <w:sz w:val="22"/>
          <w:szCs w:val="22"/>
        </w:rPr>
        <w:t>.</w:t>
      </w:r>
      <w:bookmarkEnd w:id="337"/>
    </w:p>
    <w:p w14:paraId="49EC8CBE" w14:textId="33715CAD" w:rsidR="00AC59BF" w:rsidRPr="00F56967" w:rsidRDefault="003B726E" w:rsidP="00230CA2">
      <w:pPr>
        <w:pStyle w:val="Heading3"/>
        <w:widowControl w:val="0"/>
        <w:rPr>
          <w:rFonts w:ascii="Corbel" w:hAnsi="Corbel"/>
          <w:color w:val="575757"/>
          <w:sz w:val="22"/>
          <w:szCs w:val="22"/>
        </w:rPr>
      </w:pPr>
      <w:bookmarkStart w:id="339" w:name="_Ref102340810"/>
      <w:bookmarkStart w:id="340" w:name="_Ref102340894"/>
      <w:r w:rsidRPr="00F56967">
        <w:rPr>
          <w:rFonts w:ascii="Corbel" w:hAnsi="Corbel"/>
          <w:color w:val="575757"/>
          <w:sz w:val="22"/>
          <w:szCs w:val="22"/>
        </w:rPr>
        <w:t xml:space="preserve">Smluvní strany se dohodly, že veškeré </w:t>
      </w:r>
      <w:r w:rsidR="00AC59BF" w:rsidRPr="00F56967">
        <w:rPr>
          <w:rFonts w:ascii="Corbel" w:hAnsi="Corbel"/>
          <w:color w:val="575757"/>
          <w:sz w:val="22"/>
          <w:szCs w:val="22"/>
        </w:rPr>
        <w:t xml:space="preserve">příjmy </w:t>
      </w:r>
      <w:r w:rsidR="00356041">
        <w:rPr>
          <w:rFonts w:ascii="Corbel" w:hAnsi="Corbel"/>
          <w:color w:val="575757"/>
          <w:sz w:val="22"/>
          <w:szCs w:val="22"/>
        </w:rPr>
        <w:t>Společnost</w:t>
      </w:r>
      <w:r w:rsidR="00AB7BA4">
        <w:rPr>
          <w:rFonts w:ascii="Corbel" w:hAnsi="Corbel"/>
          <w:color w:val="575757"/>
          <w:sz w:val="22"/>
          <w:szCs w:val="22"/>
        </w:rPr>
        <w:t>í</w:t>
      </w:r>
      <w:r w:rsidR="00356041">
        <w:rPr>
          <w:rFonts w:ascii="Corbel" w:hAnsi="Corbel"/>
          <w:color w:val="575757"/>
          <w:sz w:val="22"/>
          <w:szCs w:val="22"/>
        </w:rPr>
        <w:t xml:space="preserve"> </w:t>
      </w:r>
      <w:r w:rsidR="00AC59BF" w:rsidRPr="00F56967">
        <w:rPr>
          <w:rFonts w:ascii="Corbel" w:hAnsi="Corbel"/>
          <w:color w:val="575757"/>
          <w:sz w:val="22"/>
          <w:szCs w:val="22"/>
        </w:rPr>
        <w:t>budou ponechány v</w:t>
      </w:r>
      <w:r w:rsidR="00AB7BA4">
        <w:rPr>
          <w:rFonts w:ascii="Corbel" w:hAnsi="Corbel"/>
          <w:color w:val="575757"/>
          <w:sz w:val="22"/>
          <w:szCs w:val="22"/>
        </w:rPr>
        <w:t xml:space="preserve"> jejich</w:t>
      </w:r>
      <w:r w:rsidR="00AC59BF" w:rsidRPr="00F56967">
        <w:rPr>
          <w:rFonts w:ascii="Corbel" w:hAnsi="Corbel"/>
          <w:color w:val="575757"/>
          <w:sz w:val="22"/>
          <w:szCs w:val="22"/>
        </w:rPr>
        <w:t xml:space="preserve"> </w:t>
      </w:r>
      <w:r w:rsidR="00027D2B" w:rsidRPr="00F56967">
        <w:rPr>
          <w:rFonts w:ascii="Corbel" w:hAnsi="Corbel"/>
          <w:color w:val="575757"/>
          <w:sz w:val="22"/>
          <w:szCs w:val="22"/>
        </w:rPr>
        <w:t xml:space="preserve">vlastním kapitálu </w:t>
      </w:r>
      <w:r w:rsidRPr="00F56967">
        <w:rPr>
          <w:rFonts w:ascii="Corbel" w:hAnsi="Corbel"/>
          <w:color w:val="575757"/>
          <w:sz w:val="22"/>
          <w:szCs w:val="22"/>
        </w:rPr>
        <w:t>a</w:t>
      </w:r>
      <w:r w:rsidR="006B6BD6">
        <w:rPr>
          <w:rFonts w:ascii="Corbel" w:hAnsi="Corbel"/>
          <w:color w:val="575757"/>
          <w:sz w:val="22"/>
          <w:szCs w:val="22"/>
        </w:rPr>
        <w:t> </w:t>
      </w:r>
      <w:r w:rsidRPr="00F56967">
        <w:rPr>
          <w:rFonts w:ascii="Corbel" w:hAnsi="Corbel"/>
          <w:color w:val="575757"/>
          <w:sz w:val="22"/>
          <w:szCs w:val="22"/>
        </w:rPr>
        <w:t xml:space="preserve">mohou být použity výlučně k úhradě </w:t>
      </w:r>
      <w:r w:rsidR="00AB7BA4">
        <w:rPr>
          <w:rFonts w:ascii="Corbel" w:hAnsi="Corbel"/>
          <w:color w:val="575757"/>
          <w:sz w:val="22"/>
          <w:szCs w:val="22"/>
        </w:rPr>
        <w:t xml:space="preserve">jejich </w:t>
      </w:r>
      <w:r w:rsidRPr="00F56967">
        <w:rPr>
          <w:rFonts w:ascii="Corbel" w:hAnsi="Corbel"/>
          <w:color w:val="575757"/>
          <w:sz w:val="22"/>
          <w:szCs w:val="22"/>
        </w:rPr>
        <w:t>běžných provozních nákladů vznikajících při obvyklé činnosti</w:t>
      </w:r>
      <w:r w:rsidR="009C00C8" w:rsidRPr="00F56967">
        <w:rPr>
          <w:rFonts w:ascii="Corbel" w:hAnsi="Corbel"/>
          <w:color w:val="575757"/>
          <w:sz w:val="22"/>
          <w:szCs w:val="22"/>
        </w:rPr>
        <w:t>, nebo k úhradě mimořádných nákladů, jejichž úhradu předem p</w:t>
      </w:r>
      <w:r w:rsidR="00BB775D">
        <w:rPr>
          <w:rFonts w:ascii="Corbel" w:hAnsi="Corbel"/>
          <w:color w:val="575757"/>
          <w:sz w:val="22"/>
          <w:szCs w:val="22"/>
        </w:rPr>
        <w:t xml:space="preserve">ísemně schválí </w:t>
      </w:r>
      <w:r w:rsidR="00F359B7">
        <w:rPr>
          <w:rFonts w:ascii="Corbel" w:hAnsi="Corbel"/>
          <w:color w:val="575757"/>
          <w:sz w:val="22"/>
          <w:szCs w:val="22"/>
        </w:rPr>
        <w:t>Kup</w:t>
      </w:r>
      <w:r w:rsidR="00BB775D">
        <w:rPr>
          <w:rFonts w:ascii="Corbel" w:hAnsi="Corbel"/>
          <w:color w:val="575757"/>
          <w:sz w:val="22"/>
          <w:szCs w:val="22"/>
        </w:rPr>
        <w:t>ující</w:t>
      </w:r>
      <w:r w:rsidRPr="00F56967">
        <w:rPr>
          <w:rFonts w:ascii="Corbel" w:hAnsi="Corbel"/>
          <w:color w:val="575757"/>
          <w:sz w:val="22"/>
          <w:szCs w:val="22"/>
        </w:rPr>
        <w:t xml:space="preserve">. </w:t>
      </w:r>
      <w:r w:rsidR="007F6CAB" w:rsidRPr="00F56967">
        <w:rPr>
          <w:rFonts w:ascii="Corbel" w:hAnsi="Corbel"/>
          <w:color w:val="575757"/>
          <w:sz w:val="22"/>
          <w:szCs w:val="22"/>
        </w:rPr>
        <w:t>S výjimkou plateb uvedených v předchozí větě</w:t>
      </w:r>
      <w:r w:rsidR="0062185B" w:rsidRPr="00F56967">
        <w:rPr>
          <w:rFonts w:ascii="Corbel" w:hAnsi="Corbel"/>
          <w:color w:val="575757"/>
          <w:sz w:val="22"/>
          <w:szCs w:val="22"/>
        </w:rPr>
        <w:t xml:space="preserve"> </w:t>
      </w:r>
      <w:r w:rsidR="007F6CAB" w:rsidRPr="00F56967">
        <w:rPr>
          <w:rFonts w:ascii="Corbel" w:hAnsi="Corbel"/>
          <w:color w:val="575757"/>
          <w:sz w:val="22"/>
          <w:szCs w:val="22"/>
        </w:rPr>
        <w:t xml:space="preserve">nesmí být příjmy </w:t>
      </w:r>
      <w:r w:rsidR="00356041">
        <w:rPr>
          <w:rFonts w:ascii="Corbel" w:hAnsi="Corbel"/>
          <w:color w:val="575757"/>
          <w:sz w:val="22"/>
          <w:szCs w:val="22"/>
        </w:rPr>
        <w:t>Společnost</w:t>
      </w:r>
      <w:r w:rsidR="00AB7BA4">
        <w:rPr>
          <w:rFonts w:ascii="Corbel" w:hAnsi="Corbel"/>
          <w:color w:val="575757"/>
          <w:sz w:val="22"/>
          <w:szCs w:val="22"/>
        </w:rPr>
        <w:t>í</w:t>
      </w:r>
      <w:r w:rsidR="00356041">
        <w:rPr>
          <w:rFonts w:ascii="Corbel" w:hAnsi="Corbel"/>
          <w:color w:val="575757"/>
          <w:sz w:val="22"/>
          <w:szCs w:val="22"/>
        </w:rPr>
        <w:t xml:space="preserve"> </w:t>
      </w:r>
      <w:r w:rsidR="00AC59BF" w:rsidRPr="00F56967">
        <w:rPr>
          <w:rFonts w:ascii="Corbel" w:hAnsi="Corbel"/>
          <w:color w:val="575757"/>
          <w:sz w:val="22"/>
          <w:szCs w:val="22"/>
        </w:rPr>
        <w:t>žádný</w:t>
      </w:r>
      <w:r w:rsidR="00390254" w:rsidRPr="00F56967">
        <w:rPr>
          <w:rFonts w:ascii="Corbel" w:hAnsi="Corbel"/>
          <w:color w:val="575757"/>
          <w:sz w:val="22"/>
          <w:szCs w:val="22"/>
        </w:rPr>
        <w:t xml:space="preserve">m způsobem vyplaceny </w:t>
      </w:r>
      <w:r w:rsidR="00F359B7">
        <w:rPr>
          <w:rFonts w:ascii="Corbel" w:hAnsi="Corbel"/>
          <w:color w:val="575757"/>
          <w:sz w:val="22"/>
          <w:szCs w:val="22"/>
        </w:rPr>
        <w:t>Prod</w:t>
      </w:r>
      <w:r w:rsidR="00027D2B" w:rsidRPr="00F56967">
        <w:rPr>
          <w:rFonts w:ascii="Corbel" w:hAnsi="Corbel"/>
          <w:color w:val="575757"/>
          <w:sz w:val="22"/>
          <w:szCs w:val="22"/>
        </w:rPr>
        <w:t>ávajícím</w:t>
      </w:r>
      <w:r w:rsidR="009C00C8" w:rsidRPr="00F56967">
        <w:rPr>
          <w:rFonts w:ascii="Corbel" w:hAnsi="Corbel"/>
          <w:color w:val="575757"/>
          <w:sz w:val="22"/>
          <w:szCs w:val="22"/>
        </w:rPr>
        <w:t>, osobě spřízněné s </w:t>
      </w:r>
      <w:r w:rsidR="00F359B7">
        <w:rPr>
          <w:rFonts w:ascii="Corbel" w:hAnsi="Corbel"/>
          <w:color w:val="575757"/>
          <w:sz w:val="22"/>
          <w:szCs w:val="22"/>
        </w:rPr>
        <w:t>Prod</w:t>
      </w:r>
      <w:r w:rsidR="009C00C8" w:rsidRPr="00F56967">
        <w:rPr>
          <w:rFonts w:ascii="Corbel" w:hAnsi="Corbel"/>
          <w:color w:val="575757"/>
          <w:sz w:val="22"/>
          <w:szCs w:val="22"/>
        </w:rPr>
        <w:t>ávajícím</w:t>
      </w:r>
      <w:r w:rsidR="0006243B">
        <w:rPr>
          <w:rFonts w:ascii="Corbel" w:hAnsi="Corbel"/>
          <w:color w:val="575757"/>
          <w:sz w:val="22"/>
          <w:szCs w:val="22"/>
        </w:rPr>
        <w:t>i</w:t>
      </w:r>
      <w:r w:rsidR="009C00C8" w:rsidRPr="00F56967">
        <w:rPr>
          <w:rFonts w:ascii="Corbel" w:hAnsi="Corbel"/>
          <w:color w:val="575757"/>
          <w:sz w:val="22"/>
          <w:szCs w:val="22"/>
        </w:rPr>
        <w:t xml:space="preserve"> či jakékoli třetí osobě</w:t>
      </w:r>
      <w:r w:rsidR="00AC59BF" w:rsidRPr="00F56967">
        <w:rPr>
          <w:rFonts w:ascii="Corbel" w:hAnsi="Corbel"/>
          <w:color w:val="575757"/>
          <w:sz w:val="22"/>
          <w:szCs w:val="22"/>
        </w:rPr>
        <w:t>.</w:t>
      </w:r>
      <w:bookmarkEnd w:id="338"/>
      <w:bookmarkEnd w:id="339"/>
      <w:bookmarkEnd w:id="340"/>
    </w:p>
    <w:p w14:paraId="12E03383" w14:textId="446DB996" w:rsidR="00634F81" w:rsidRPr="00F56967" w:rsidRDefault="00F359B7" w:rsidP="00230CA2">
      <w:pPr>
        <w:pStyle w:val="Heading3"/>
        <w:widowControl w:val="0"/>
        <w:rPr>
          <w:rFonts w:ascii="Corbel" w:hAnsi="Corbel"/>
          <w:color w:val="575757"/>
          <w:sz w:val="22"/>
          <w:szCs w:val="22"/>
        </w:rPr>
      </w:pPr>
      <w:bookmarkStart w:id="341" w:name="_Ref449312327"/>
      <w:r>
        <w:rPr>
          <w:rFonts w:ascii="Corbel" w:hAnsi="Corbel"/>
          <w:color w:val="575757"/>
          <w:sz w:val="22"/>
          <w:szCs w:val="22"/>
        </w:rPr>
        <w:t>Prod</w:t>
      </w:r>
      <w:r w:rsidR="003B726E" w:rsidRPr="00F56967">
        <w:rPr>
          <w:rFonts w:ascii="Corbel" w:hAnsi="Corbel"/>
          <w:color w:val="575757"/>
          <w:sz w:val="22"/>
          <w:szCs w:val="22"/>
        </w:rPr>
        <w:t>ávající j</w:t>
      </w:r>
      <w:r w:rsidR="0006243B">
        <w:rPr>
          <w:rFonts w:ascii="Corbel" w:hAnsi="Corbel"/>
          <w:color w:val="575757"/>
          <w:sz w:val="22"/>
          <w:szCs w:val="22"/>
        </w:rPr>
        <w:t>sou</w:t>
      </w:r>
      <w:r w:rsidR="00634F81" w:rsidRPr="00F56967">
        <w:rPr>
          <w:rFonts w:ascii="Corbel" w:hAnsi="Corbel"/>
          <w:color w:val="575757"/>
          <w:sz w:val="22"/>
          <w:szCs w:val="22"/>
        </w:rPr>
        <w:t xml:space="preserve"> povinn</w:t>
      </w:r>
      <w:r w:rsidR="0006243B">
        <w:rPr>
          <w:rFonts w:ascii="Corbel" w:hAnsi="Corbel"/>
          <w:color w:val="575757"/>
          <w:sz w:val="22"/>
          <w:szCs w:val="22"/>
        </w:rPr>
        <w:t>i</w:t>
      </w:r>
      <w:r w:rsidR="00634F81" w:rsidRPr="00F56967">
        <w:rPr>
          <w:rFonts w:ascii="Corbel" w:hAnsi="Corbel"/>
          <w:color w:val="575757"/>
          <w:sz w:val="22"/>
          <w:szCs w:val="22"/>
        </w:rPr>
        <w:t xml:space="preserve"> písemně informovat </w:t>
      </w:r>
      <w:r>
        <w:rPr>
          <w:rFonts w:ascii="Corbel" w:hAnsi="Corbel"/>
          <w:color w:val="575757"/>
          <w:sz w:val="22"/>
          <w:szCs w:val="22"/>
        </w:rPr>
        <w:t>Kup</w:t>
      </w:r>
      <w:r w:rsidR="003B726E" w:rsidRPr="00F56967">
        <w:rPr>
          <w:rFonts w:ascii="Corbel" w:hAnsi="Corbel"/>
          <w:color w:val="575757"/>
          <w:sz w:val="22"/>
          <w:szCs w:val="22"/>
        </w:rPr>
        <w:t xml:space="preserve">ujícího </w:t>
      </w:r>
      <w:r w:rsidR="00634F81" w:rsidRPr="00F56967">
        <w:rPr>
          <w:rFonts w:ascii="Corbel" w:hAnsi="Corbel"/>
          <w:color w:val="575757"/>
          <w:sz w:val="22"/>
          <w:szCs w:val="22"/>
        </w:rPr>
        <w:t xml:space="preserve">o jakémkoli Porušení </w:t>
      </w:r>
      <w:r w:rsidR="00027D2B" w:rsidRPr="00F56967">
        <w:rPr>
          <w:rFonts w:ascii="Corbel" w:hAnsi="Corbel"/>
          <w:color w:val="575757"/>
          <w:sz w:val="22"/>
          <w:szCs w:val="22"/>
        </w:rPr>
        <w:t>záruky</w:t>
      </w:r>
      <w:r w:rsidR="00DD3ED7">
        <w:rPr>
          <w:rFonts w:ascii="Corbel" w:hAnsi="Corbel"/>
          <w:color w:val="575757"/>
          <w:sz w:val="22"/>
          <w:szCs w:val="22"/>
        </w:rPr>
        <w:t xml:space="preserve"> či Podstatném snížení</w:t>
      </w:r>
      <w:r w:rsidR="00634F81" w:rsidRPr="00F56967">
        <w:rPr>
          <w:rFonts w:ascii="Corbel" w:hAnsi="Corbel"/>
          <w:color w:val="575757"/>
          <w:sz w:val="22"/>
          <w:szCs w:val="22"/>
        </w:rPr>
        <w:t xml:space="preserve">, ke kterému dojde </w:t>
      </w:r>
      <w:r w:rsidR="003B726E" w:rsidRPr="00F56967">
        <w:rPr>
          <w:rFonts w:ascii="Corbel" w:hAnsi="Corbel"/>
          <w:color w:val="575757"/>
          <w:sz w:val="22"/>
          <w:szCs w:val="22"/>
        </w:rPr>
        <w:t xml:space="preserve">v době ode </w:t>
      </w:r>
      <w:r w:rsidR="00491473" w:rsidRPr="00F56967">
        <w:rPr>
          <w:rFonts w:ascii="Corbel" w:hAnsi="Corbel"/>
          <w:color w:val="575757"/>
          <w:sz w:val="22"/>
          <w:szCs w:val="22"/>
        </w:rPr>
        <w:t>Dn</w:t>
      </w:r>
      <w:r w:rsidR="003B726E" w:rsidRPr="00F56967">
        <w:rPr>
          <w:rFonts w:ascii="Corbel" w:hAnsi="Corbel"/>
          <w:color w:val="575757"/>
          <w:sz w:val="22"/>
          <w:szCs w:val="22"/>
        </w:rPr>
        <w:t>e</w:t>
      </w:r>
      <w:r w:rsidR="00491473" w:rsidRPr="00F56967">
        <w:rPr>
          <w:rFonts w:ascii="Corbel" w:hAnsi="Corbel"/>
          <w:color w:val="575757"/>
          <w:sz w:val="22"/>
          <w:szCs w:val="22"/>
        </w:rPr>
        <w:t xml:space="preserve"> podpisu do Dne </w:t>
      </w:r>
      <w:r w:rsidR="003B726E" w:rsidRPr="00F56967">
        <w:rPr>
          <w:rFonts w:ascii="Corbel" w:hAnsi="Corbel"/>
          <w:color w:val="575757"/>
          <w:sz w:val="22"/>
          <w:szCs w:val="22"/>
        </w:rPr>
        <w:t>vypořádání</w:t>
      </w:r>
      <w:r w:rsidR="00453A7F" w:rsidRPr="00F56967">
        <w:rPr>
          <w:rFonts w:ascii="Corbel" w:hAnsi="Corbel"/>
          <w:color w:val="575757"/>
          <w:sz w:val="22"/>
          <w:szCs w:val="22"/>
        </w:rPr>
        <w:t>, a to bez zbytečného odkladu poté, kdy se o takovém porušení dozví</w:t>
      </w:r>
      <w:r w:rsidR="00634F81" w:rsidRPr="00F56967">
        <w:rPr>
          <w:rFonts w:ascii="Corbel" w:hAnsi="Corbel"/>
          <w:color w:val="575757"/>
          <w:sz w:val="22"/>
          <w:szCs w:val="22"/>
        </w:rPr>
        <w:t>.</w:t>
      </w:r>
      <w:bookmarkEnd w:id="341"/>
    </w:p>
    <w:p w14:paraId="612BD1B3" w14:textId="77777777" w:rsidR="00DE4AAC" w:rsidRDefault="00F359B7" w:rsidP="00DE4AAC">
      <w:pPr>
        <w:pStyle w:val="Heading3"/>
        <w:widowControl w:val="0"/>
        <w:rPr>
          <w:rFonts w:ascii="Corbel" w:hAnsi="Corbel"/>
          <w:color w:val="575757"/>
          <w:sz w:val="22"/>
          <w:szCs w:val="22"/>
        </w:rPr>
      </w:pPr>
      <w:r>
        <w:rPr>
          <w:rFonts w:ascii="Corbel" w:hAnsi="Corbel"/>
          <w:color w:val="575757"/>
          <w:sz w:val="22"/>
          <w:szCs w:val="22"/>
        </w:rPr>
        <w:t>Prod</w:t>
      </w:r>
      <w:r w:rsidR="004E3A43" w:rsidRPr="00F56967">
        <w:rPr>
          <w:rFonts w:ascii="Corbel" w:hAnsi="Corbel"/>
          <w:color w:val="575757"/>
          <w:sz w:val="22"/>
          <w:szCs w:val="22"/>
        </w:rPr>
        <w:t>ávající j</w:t>
      </w:r>
      <w:r w:rsidR="0006243B">
        <w:rPr>
          <w:rFonts w:ascii="Corbel" w:hAnsi="Corbel"/>
          <w:color w:val="575757"/>
          <w:sz w:val="22"/>
          <w:szCs w:val="22"/>
        </w:rPr>
        <w:t>sou</w:t>
      </w:r>
      <w:r w:rsidR="004E3A43" w:rsidRPr="00F56967">
        <w:rPr>
          <w:rFonts w:ascii="Corbel" w:hAnsi="Corbel"/>
          <w:color w:val="575757"/>
          <w:sz w:val="22"/>
          <w:szCs w:val="22"/>
        </w:rPr>
        <w:t xml:space="preserve"> povinn</w:t>
      </w:r>
      <w:r w:rsidR="0006243B">
        <w:rPr>
          <w:rFonts w:ascii="Corbel" w:hAnsi="Corbel"/>
          <w:color w:val="575757"/>
          <w:sz w:val="22"/>
          <w:szCs w:val="22"/>
        </w:rPr>
        <w:t>i</w:t>
      </w:r>
      <w:r w:rsidR="004E3A43" w:rsidRPr="00F56967">
        <w:rPr>
          <w:rFonts w:ascii="Corbel" w:hAnsi="Corbel"/>
          <w:color w:val="575757"/>
          <w:sz w:val="22"/>
          <w:szCs w:val="22"/>
        </w:rPr>
        <w:t xml:space="preserve"> písemně informovat </w:t>
      </w:r>
      <w:r>
        <w:rPr>
          <w:rFonts w:ascii="Corbel" w:hAnsi="Corbel"/>
          <w:color w:val="575757"/>
          <w:sz w:val="22"/>
          <w:szCs w:val="22"/>
        </w:rPr>
        <w:t>Kup</w:t>
      </w:r>
      <w:r w:rsidR="004E3A43" w:rsidRPr="00F56967">
        <w:rPr>
          <w:rFonts w:ascii="Corbel" w:hAnsi="Corbel"/>
          <w:color w:val="575757"/>
          <w:sz w:val="22"/>
          <w:szCs w:val="22"/>
        </w:rPr>
        <w:t>ujícího</w:t>
      </w:r>
      <w:r w:rsidR="00634F81" w:rsidRPr="00F56967">
        <w:rPr>
          <w:rFonts w:ascii="Corbel" w:hAnsi="Corbel"/>
          <w:color w:val="575757"/>
          <w:sz w:val="22"/>
          <w:szCs w:val="22"/>
        </w:rPr>
        <w:t xml:space="preserve"> o vzniku jakéhokoli mimořádného závazku, nespadajícího do obvyklé činnosti </w:t>
      </w:r>
      <w:r w:rsidR="00AB7BA4">
        <w:rPr>
          <w:rFonts w:ascii="Corbel" w:hAnsi="Corbel"/>
          <w:color w:val="575757"/>
          <w:sz w:val="22"/>
          <w:szCs w:val="22"/>
        </w:rPr>
        <w:t xml:space="preserve">kterékoliv ze </w:t>
      </w:r>
      <w:r w:rsidR="00AD473D">
        <w:rPr>
          <w:rFonts w:ascii="Corbel" w:hAnsi="Corbel"/>
          <w:color w:val="575757"/>
          <w:sz w:val="22"/>
          <w:szCs w:val="22"/>
        </w:rPr>
        <w:t>Společnost</w:t>
      </w:r>
      <w:r w:rsidR="00AB7BA4">
        <w:rPr>
          <w:rFonts w:ascii="Corbel" w:hAnsi="Corbel"/>
          <w:color w:val="575757"/>
          <w:sz w:val="22"/>
          <w:szCs w:val="22"/>
        </w:rPr>
        <w:t>í</w:t>
      </w:r>
      <w:r w:rsidR="00AD473D">
        <w:rPr>
          <w:rFonts w:ascii="Corbel" w:hAnsi="Corbel"/>
          <w:color w:val="575757"/>
          <w:sz w:val="22"/>
          <w:szCs w:val="22"/>
        </w:rPr>
        <w:t>,</w:t>
      </w:r>
      <w:r w:rsidR="00634F81" w:rsidRPr="00F56967">
        <w:rPr>
          <w:rFonts w:ascii="Corbel" w:hAnsi="Corbel"/>
          <w:color w:val="575757"/>
          <w:sz w:val="22"/>
          <w:szCs w:val="22"/>
        </w:rPr>
        <w:t xml:space="preserve"> či dluhu přesahujícího částku </w:t>
      </w:r>
      <w:r w:rsidR="00027D2B" w:rsidRPr="00F56967">
        <w:rPr>
          <w:rFonts w:ascii="Corbel" w:hAnsi="Corbel"/>
          <w:color w:val="575757"/>
          <w:sz w:val="22"/>
          <w:szCs w:val="22"/>
        </w:rPr>
        <w:t>5</w:t>
      </w:r>
      <w:r w:rsidR="00634F81" w:rsidRPr="00F56967">
        <w:rPr>
          <w:rFonts w:ascii="Corbel" w:hAnsi="Corbel"/>
          <w:color w:val="575757"/>
          <w:sz w:val="22"/>
          <w:szCs w:val="22"/>
        </w:rPr>
        <w:t>0.000 Kč</w:t>
      </w:r>
      <w:r w:rsidR="00491473" w:rsidRPr="00F56967">
        <w:rPr>
          <w:rFonts w:ascii="Corbel" w:hAnsi="Corbel"/>
          <w:color w:val="575757"/>
          <w:sz w:val="22"/>
          <w:szCs w:val="22"/>
        </w:rPr>
        <w:t xml:space="preserve">, který vznikne </w:t>
      </w:r>
      <w:r w:rsidR="004E3A43" w:rsidRPr="00F56967">
        <w:rPr>
          <w:rFonts w:ascii="Corbel" w:hAnsi="Corbel"/>
          <w:color w:val="575757"/>
          <w:sz w:val="22"/>
          <w:szCs w:val="22"/>
        </w:rPr>
        <w:t>v době ode Dne podpisu do Dne vypořádání</w:t>
      </w:r>
      <w:r w:rsidR="00634F81" w:rsidRPr="00F56967">
        <w:rPr>
          <w:rFonts w:ascii="Corbel" w:hAnsi="Corbel"/>
          <w:color w:val="575757"/>
          <w:sz w:val="22"/>
          <w:szCs w:val="22"/>
        </w:rPr>
        <w:t>.</w:t>
      </w:r>
    </w:p>
    <w:p w14:paraId="2763269E" w14:textId="77777777" w:rsidR="003D5019" w:rsidRPr="00F56967" w:rsidRDefault="001E4745" w:rsidP="009C00C8">
      <w:pPr>
        <w:pStyle w:val="Heading1"/>
        <w:ind w:left="567" w:hanging="567"/>
        <w:rPr>
          <w:rFonts w:ascii="Corbel" w:hAnsi="Corbel"/>
          <w:color w:val="575757"/>
          <w:szCs w:val="22"/>
        </w:rPr>
      </w:pPr>
      <w:bookmarkStart w:id="342" w:name="_Ref448223883"/>
      <w:r w:rsidRPr="00F56967">
        <w:rPr>
          <w:rFonts w:ascii="Corbel" w:hAnsi="Corbel"/>
          <w:color w:val="575757"/>
          <w:szCs w:val="22"/>
        </w:rPr>
        <w:t>Vypořádání</w:t>
      </w:r>
      <w:bookmarkEnd w:id="342"/>
    </w:p>
    <w:p w14:paraId="21CD3A7D" w14:textId="7FCDD229" w:rsidR="006D3C6C" w:rsidRPr="00F56967" w:rsidRDefault="004E3A43" w:rsidP="00230CA2">
      <w:pPr>
        <w:pStyle w:val="Heading3"/>
        <w:widowControl w:val="0"/>
        <w:rPr>
          <w:rFonts w:ascii="Corbel" w:hAnsi="Corbel"/>
          <w:color w:val="575757"/>
          <w:sz w:val="22"/>
          <w:szCs w:val="22"/>
        </w:rPr>
      </w:pPr>
      <w:bookmarkStart w:id="343" w:name="_Ref444086571"/>
      <w:bookmarkStart w:id="344" w:name="_Ref377475693"/>
      <w:bookmarkStart w:id="345" w:name="_Ref448264700"/>
      <w:bookmarkStart w:id="346" w:name="_Ref427939158"/>
      <w:bookmarkStart w:id="347" w:name="_Ref426470847"/>
      <w:bookmarkEnd w:id="323"/>
      <w:bookmarkEnd w:id="333"/>
      <w:r w:rsidRPr="00F56967">
        <w:rPr>
          <w:rFonts w:ascii="Corbel" w:hAnsi="Corbel"/>
          <w:color w:val="575757"/>
          <w:sz w:val="22"/>
          <w:szCs w:val="22"/>
        </w:rPr>
        <w:t xml:space="preserve">Vypořádání </w:t>
      </w:r>
      <w:r w:rsidR="00F33F8F">
        <w:rPr>
          <w:rFonts w:ascii="Corbel" w:hAnsi="Corbel"/>
          <w:color w:val="575757"/>
          <w:sz w:val="22"/>
          <w:szCs w:val="22"/>
        </w:rPr>
        <w:t>T</w:t>
      </w:r>
      <w:r w:rsidRPr="00F56967">
        <w:rPr>
          <w:rFonts w:ascii="Corbel" w:hAnsi="Corbel"/>
          <w:color w:val="575757"/>
          <w:sz w:val="22"/>
          <w:szCs w:val="22"/>
        </w:rPr>
        <w:t>ransakc</w:t>
      </w:r>
      <w:r w:rsidR="0050453B">
        <w:rPr>
          <w:rFonts w:ascii="Corbel" w:hAnsi="Corbel"/>
          <w:color w:val="575757"/>
          <w:sz w:val="22"/>
          <w:szCs w:val="22"/>
        </w:rPr>
        <w:t>e</w:t>
      </w:r>
      <w:r w:rsidRPr="00F56967">
        <w:rPr>
          <w:rFonts w:ascii="Corbel" w:hAnsi="Corbel"/>
          <w:color w:val="575757"/>
          <w:sz w:val="22"/>
          <w:szCs w:val="22"/>
        </w:rPr>
        <w:t xml:space="preserve"> proběhne </w:t>
      </w:r>
      <w:r w:rsidR="004D6513">
        <w:rPr>
          <w:rFonts w:ascii="Corbel" w:hAnsi="Corbel"/>
          <w:color w:val="575757"/>
          <w:sz w:val="22"/>
          <w:szCs w:val="22"/>
        </w:rPr>
        <w:t xml:space="preserve">po splnění všech Odkládacích podmínek </w:t>
      </w:r>
      <w:r w:rsidR="00256D2B" w:rsidRPr="00F56967">
        <w:rPr>
          <w:rFonts w:ascii="Corbel" w:hAnsi="Corbel"/>
          <w:color w:val="575757"/>
          <w:sz w:val="22"/>
          <w:szCs w:val="22"/>
        </w:rPr>
        <w:t>v</w:t>
      </w:r>
      <w:r w:rsidR="004473B7" w:rsidRPr="00F56967">
        <w:rPr>
          <w:rFonts w:ascii="Corbel" w:hAnsi="Corbel"/>
          <w:color w:val="575757"/>
          <w:sz w:val="22"/>
          <w:szCs w:val="22"/>
        </w:rPr>
        <w:t> pracovní den</w:t>
      </w:r>
      <w:r w:rsidR="00C043F9" w:rsidRPr="00F56967">
        <w:rPr>
          <w:rFonts w:ascii="Corbel" w:hAnsi="Corbel"/>
          <w:color w:val="575757"/>
          <w:sz w:val="22"/>
          <w:szCs w:val="22"/>
        </w:rPr>
        <w:t>, na kterém se</w:t>
      </w:r>
      <w:r w:rsidR="0050453B">
        <w:rPr>
          <w:rFonts w:ascii="Corbel" w:hAnsi="Corbel"/>
          <w:color w:val="575757"/>
          <w:sz w:val="22"/>
          <w:szCs w:val="22"/>
        </w:rPr>
        <w:t> </w:t>
      </w:r>
      <w:r w:rsidR="00C043F9" w:rsidRPr="00F56967">
        <w:rPr>
          <w:rFonts w:ascii="Corbel" w:hAnsi="Corbel"/>
          <w:color w:val="575757"/>
          <w:sz w:val="22"/>
          <w:szCs w:val="22"/>
        </w:rPr>
        <w:t xml:space="preserve">Smluvní strany dohodnou </w:t>
      </w:r>
      <w:r w:rsidRPr="00F56967">
        <w:rPr>
          <w:rFonts w:ascii="Corbel" w:hAnsi="Corbel"/>
          <w:color w:val="575757"/>
          <w:sz w:val="22"/>
          <w:szCs w:val="22"/>
        </w:rPr>
        <w:t>(„</w:t>
      </w:r>
      <w:r w:rsidRPr="00F56967">
        <w:rPr>
          <w:rFonts w:ascii="Corbel" w:hAnsi="Corbel"/>
          <w:b/>
          <w:color w:val="575757"/>
          <w:sz w:val="22"/>
          <w:szCs w:val="22"/>
        </w:rPr>
        <w:t>Den vypořádání</w:t>
      </w:r>
      <w:r w:rsidRPr="00F56967">
        <w:rPr>
          <w:rFonts w:ascii="Corbel" w:hAnsi="Corbel"/>
          <w:color w:val="575757"/>
          <w:sz w:val="22"/>
          <w:szCs w:val="22"/>
        </w:rPr>
        <w:t>“)</w:t>
      </w:r>
      <w:r w:rsidR="007171F0">
        <w:rPr>
          <w:rFonts w:ascii="Corbel" w:hAnsi="Corbel"/>
          <w:color w:val="575757"/>
          <w:sz w:val="22"/>
          <w:szCs w:val="22"/>
        </w:rPr>
        <w:t xml:space="preserve">, nejpozději však do </w:t>
      </w:r>
      <w:r w:rsidR="00B062F1">
        <w:rPr>
          <w:rFonts w:ascii="Corbel" w:hAnsi="Corbel"/>
          <w:color w:val="575757"/>
          <w:sz w:val="22"/>
          <w:szCs w:val="22"/>
        </w:rPr>
        <w:t xml:space="preserve">5 </w:t>
      </w:r>
      <w:r w:rsidR="004D6513">
        <w:rPr>
          <w:rFonts w:ascii="Corbel" w:hAnsi="Corbel"/>
          <w:color w:val="575757"/>
          <w:sz w:val="22"/>
          <w:szCs w:val="22"/>
        </w:rPr>
        <w:t xml:space="preserve">pracovních </w:t>
      </w:r>
      <w:r w:rsidR="007171F0">
        <w:rPr>
          <w:rFonts w:ascii="Corbel" w:hAnsi="Corbel"/>
          <w:color w:val="575757"/>
          <w:sz w:val="22"/>
          <w:szCs w:val="22"/>
        </w:rPr>
        <w:t xml:space="preserve">dnů ode dne doručení písemné výzvy </w:t>
      </w:r>
      <w:r w:rsidR="00F359B7">
        <w:rPr>
          <w:rFonts w:ascii="Corbel" w:hAnsi="Corbel"/>
          <w:color w:val="575757"/>
          <w:sz w:val="22"/>
          <w:szCs w:val="22"/>
        </w:rPr>
        <w:t>Kup</w:t>
      </w:r>
      <w:r w:rsidR="007171F0">
        <w:rPr>
          <w:rFonts w:ascii="Corbel" w:hAnsi="Corbel"/>
          <w:color w:val="575757"/>
          <w:sz w:val="22"/>
          <w:szCs w:val="22"/>
        </w:rPr>
        <w:t xml:space="preserve">ujícího </w:t>
      </w:r>
      <w:r w:rsidR="00F359B7">
        <w:rPr>
          <w:rFonts w:ascii="Corbel" w:hAnsi="Corbel"/>
          <w:color w:val="575757"/>
          <w:sz w:val="22"/>
          <w:szCs w:val="22"/>
        </w:rPr>
        <w:t>Prod</w:t>
      </w:r>
      <w:r w:rsidR="007171F0">
        <w:rPr>
          <w:rFonts w:ascii="Corbel" w:hAnsi="Corbel"/>
          <w:color w:val="575757"/>
          <w:sz w:val="22"/>
          <w:szCs w:val="22"/>
        </w:rPr>
        <w:t>ávajícím</w:t>
      </w:r>
      <w:r w:rsidR="000A1487">
        <w:rPr>
          <w:rFonts w:ascii="Corbel" w:hAnsi="Corbel"/>
          <w:color w:val="575757"/>
          <w:sz w:val="22"/>
          <w:szCs w:val="22"/>
        </w:rPr>
        <w:t xml:space="preserve"> nebo 15 pracovních dnů po splnění všech Odkládacích podmínek</w:t>
      </w:r>
      <w:r w:rsidR="00464B17">
        <w:rPr>
          <w:rFonts w:ascii="Corbel" w:hAnsi="Corbel"/>
          <w:color w:val="575757"/>
          <w:sz w:val="22"/>
          <w:szCs w:val="22"/>
        </w:rPr>
        <w:t>, ledaže se Smluvní strany písemně dohodnou jinak</w:t>
      </w:r>
      <w:r w:rsidRPr="00F56967">
        <w:rPr>
          <w:rFonts w:ascii="Corbel" w:hAnsi="Corbel"/>
          <w:color w:val="575757"/>
          <w:sz w:val="22"/>
          <w:szCs w:val="22"/>
        </w:rPr>
        <w:t>.</w:t>
      </w:r>
    </w:p>
    <w:p w14:paraId="7376FFA5" w14:textId="77777777" w:rsidR="005F6FAF" w:rsidRDefault="005F6FAF" w:rsidP="00230CA2">
      <w:pPr>
        <w:pStyle w:val="Heading3"/>
        <w:widowControl w:val="0"/>
        <w:rPr>
          <w:rFonts w:ascii="Corbel" w:hAnsi="Corbel"/>
          <w:color w:val="575757"/>
          <w:sz w:val="22"/>
          <w:szCs w:val="22"/>
        </w:rPr>
      </w:pPr>
      <w:bookmarkStart w:id="348" w:name="_Ref377890775"/>
      <w:bookmarkStart w:id="349" w:name="_Ref469348744"/>
      <w:bookmarkEnd w:id="343"/>
      <w:bookmarkEnd w:id="344"/>
      <w:bookmarkEnd w:id="345"/>
      <w:r w:rsidRPr="005F6FAF">
        <w:rPr>
          <w:rFonts w:ascii="Corbel" w:hAnsi="Corbel"/>
          <w:color w:val="575757"/>
          <w:sz w:val="22"/>
          <w:szCs w:val="22"/>
        </w:rPr>
        <w:t>S</w:t>
      </w:r>
      <w:r>
        <w:rPr>
          <w:rFonts w:ascii="Corbel" w:hAnsi="Corbel"/>
          <w:color w:val="575757"/>
          <w:sz w:val="22"/>
          <w:szCs w:val="22"/>
        </w:rPr>
        <w:t>mluvní s</w:t>
      </w:r>
      <w:r w:rsidRPr="005F6FAF">
        <w:rPr>
          <w:rFonts w:ascii="Corbel" w:hAnsi="Corbel"/>
          <w:color w:val="575757"/>
          <w:sz w:val="22"/>
          <w:szCs w:val="22"/>
        </w:rPr>
        <w:t xml:space="preserve">trany se zavazují, že učiní veškerá právní jednání potřebná pro to, aby Transakce byla v celém rozsahu vypořádána v Den </w:t>
      </w:r>
      <w:r>
        <w:rPr>
          <w:rFonts w:ascii="Corbel" w:hAnsi="Corbel"/>
          <w:color w:val="575757"/>
          <w:sz w:val="22"/>
          <w:szCs w:val="22"/>
        </w:rPr>
        <w:t>vypořádání.</w:t>
      </w:r>
    </w:p>
    <w:p w14:paraId="64C3E473" w14:textId="020F9F4F" w:rsidR="005F6FAF" w:rsidRDefault="005F6FAF" w:rsidP="00230CA2">
      <w:pPr>
        <w:pStyle w:val="Heading3"/>
        <w:widowControl w:val="0"/>
        <w:rPr>
          <w:rFonts w:ascii="Corbel" w:hAnsi="Corbel"/>
          <w:color w:val="575757"/>
          <w:sz w:val="22"/>
          <w:szCs w:val="22"/>
        </w:rPr>
      </w:pPr>
      <w:bookmarkStart w:id="350" w:name="_Ref102340463"/>
      <w:r w:rsidRPr="005F6FAF">
        <w:rPr>
          <w:rFonts w:ascii="Corbel" w:hAnsi="Corbel"/>
          <w:color w:val="575757"/>
          <w:sz w:val="22"/>
          <w:szCs w:val="22"/>
        </w:rPr>
        <w:t>S</w:t>
      </w:r>
      <w:r>
        <w:rPr>
          <w:rFonts w:ascii="Corbel" w:hAnsi="Corbel"/>
          <w:color w:val="575757"/>
          <w:sz w:val="22"/>
          <w:szCs w:val="22"/>
        </w:rPr>
        <w:t>mluvní strany</w:t>
      </w:r>
      <w:r w:rsidRPr="005F6FAF">
        <w:rPr>
          <w:rFonts w:ascii="Corbel" w:hAnsi="Corbel"/>
          <w:color w:val="575757"/>
          <w:sz w:val="22"/>
          <w:szCs w:val="22"/>
        </w:rPr>
        <w:t xml:space="preserve"> se </w:t>
      </w:r>
      <w:r>
        <w:rPr>
          <w:rFonts w:ascii="Corbel" w:hAnsi="Corbel"/>
          <w:color w:val="575757"/>
          <w:sz w:val="22"/>
          <w:szCs w:val="22"/>
        </w:rPr>
        <w:t>zavazují</w:t>
      </w:r>
      <w:r w:rsidRPr="005F6FAF">
        <w:rPr>
          <w:rFonts w:ascii="Corbel" w:hAnsi="Corbel"/>
          <w:color w:val="575757"/>
          <w:sz w:val="22"/>
          <w:szCs w:val="22"/>
        </w:rPr>
        <w:t xml:space="preserve">, že jednotlivé kroky </w:t>
      </w:r>
      <w:r>
        <w:rPr>
          <w:rFonts w:ascii="Corbel" w:hAnsi="Corbel"/>
          <w:color w:val="575757"/>
          <w:sz w:val="22"/>
          <w:szCs w:val="22"/>
        </w:rPr>
        <w:t>v</w:t>
      </w:r>
      <w:r w:rsidRPr="005F6FAF">
        <w:rPr>
          <w:rFonts w:ascii="Corbel" w:hAnsi="Corbel"/>
          <w:color w:val="575757"/>
          <w:sz w:val="22"/>
          <w:szCs w:val="22"/>
        </w:rPr>
        <w:t xml:space="preserve">ypořádání, jak jsou níže popsány v článku </w:t>
      </w:r>
      <w:r>
        <w:rPr>
          <w:rFonts w:ascii="Corbel" w:hAnsi="Corbel"/>
          <w:color w:val="575757"/>
          <w:sz w:val="22"/>
          <w:szCs w:val="22"/>
        </w:rPr>
        <w:fldChar w:fldCharType="begin"/>
      </w:r>
      <w:r>
        <w:rPr>
          <w:rFonts w:ascii="Corbel" w:hAnsi="Corbel"/>
          <w:color w:val="575757"/>
          <w:sz w:val="22"/>
          <w:szCs w:val="22"/>
        </w:rPr>
        <w:instrText xml:space="preserve"> REF _Ref102337333 \r \h </w:instrText>
      </w:r>
      <w:r>
        <w:rPr>
          <w:rFonts w:ascii="Corbel" w:hAnsi="Corbel"/>
          <w:color w:val="575757"/>
          <w:sz w:val="22"/>
          <w:szCs w:val="22"/>
        </w:rPr>
      </w:r>
      <w:r>
        <w:rPr>
          <w:rFonts w:ascii="Corbel" w:hAnsi="Corbel"/>
          <w:color w:val="575757"/>
          <w:sz w:val="22"/>
          <w:szCs w:val="22"/>
        </w:rPr>
        <w:fldChar w:fldCharType="separate"/>
      </w:r>
      <w:r w:rsidR="00633A59">
        <w:rPr>
          <w:rFonts w:ascii="Corbel" w:hAnsi="Corbel"/>
          <w:color w:val="575757"/>
          <w:sz w:val="22"/>
          <w:szCs w:val="22"/>
        </w:rPr>
        <w:t>7.4</w:t>
      </w:r>
      <w:r>
        <w:rPr>
          <w:rFonts w:ascii="Corbel" w:hAnsi="Corbel"/>
          <w:color w:val="575757"/>
          <w:sz w:val="22"/>
          <w:szCs w:val="22"/>
        </w:rPr>
        <w:fldChar w:fldCharType="end"/>
      </w:r>
      <w:r>
        <w:rPr>
          <w:rFonts w:ascii="Corbel" w:hAnsi="Corbel"/>
          <w:color w:val="575757"/>
          <w:sz w:val="22"/>
          <w:szCs w:val="22"/>
        </w:rPr>
        <w:t>,</w:t>
      </w:r>
      <w:r w:rsidRPr="005F6FAF">
        <w:rPr>
          <w:rFonts w:ascii="Corbel" w:hAnsi="Corbel"/>
          <w:color w:val="575757"/>
          <w:sz w:val="22"/>
          <w:szCs w:val="22"/>
        </w:rPr>
        <w:t xml:space="preserve"> budou učiněny v Den </w:t>
      </w:r>
      <w:r>
        <w:rPr>
          <w:rFonts w:ascii="Corbel" w:hAnsi="Corbel"/>
          <w:color w:val="575757"/>
          <w:sz w:val="22"/>
          <w:szCs w:val="22"/>
        </w:rPr>
        <w:t>vypořádání</w:t>
      </w:r>
      <w:r w:rsidRPr="005F6FAF">
        <w:rPr>
          <w:rFonts w:ascii="Corbel" w:hAnsi="Corbel"/>
          <w:color w:val="575757"/>
          <w:sz w:val="22"/>
          <w:szCs w:val="22"/>
        </w:rPr>
        <w:t>, a to bezprostředně po sobě v jediný den a při jediném složeném právním jednání (podpisovém aktu)</w:t>
      </w:r>
      <w:bookmarkEnd w:id="350"/>
      <w:r w:rsidR="00A75C52">
        <w:rPr>
          <w:rFonts w:ascii="Corbel" w:hAnsi="Corbel"/>
          <w:color w:val="575757"/>
          <w:sz w:val="22"/>
          <w:szCs w:val="22"/>
        </w:rPr>
        <w:t>.</w:t>
      </w:r>
    </w:p>
    <w:p w14:paraId="5949A500" w14:textId="37970593" w:rsidR="00DA1FA1" w:rsidRPr="00F56967" w:rsidRDefault="007171F0" w:rsidP="00230CA2">
      <w:pPr>
        <w:pStyle w:val="Heading3"/>
        <w:widowControl w:val="0"/>
        <w:rPr>
          <w:rFonts w:ascii="Corbel" w:hAnsi="Corbel"/>
          <w:color w:val="575757"/>
          <w:sz w:val="22"/>
          <w:szCs w:val="22"/>
        </w:rPr>
      </w:pPr>
      <w:bookmarkStart w:id="351" w:name="_Ref102337333"/>
      <w:r>
        <w:rPr>
          <w:rFonts w:ascii="Corbel" w:hAnsi="Corbel"/>
          <w:color w:val="575757"/>
          <w:sz w:val="22"/>
          <w:szCs w:val="22"/>
        </w:rPr>
        <w:t xml:space="preserve">V Den vypořádání Smluvní strany učiní </w:t>
      </w:r>
      <w:r w:rsidR="004E3A43" w:rsidRPr="00F56967">
        <w:rPr>
          <w:rFonts w:ascii="Corbel" w:hAnsi="Corbel"/>
          <w:color w:val="575757"/>
          <w:sz w:val="22"/>
          <w:szCs w:val="22"/>
        </w:rPr>
        <w:t>níže uvedené kroky nezbytné k</w:t>
      </w:r>
      <w:r w:rsidR="0050453B">
        <w:rPr>
          <w:rFonts w:ascii="Corbel" w:hAnsi="Corbel"/>
          <w:color w:val="575757"/>
          <w:sz w:val="22"/>
          <w:szCs w:val="22"/>
        </w:rPr>
        <w:t> uskutečnění a vypořádání</w:t>
      </w:r>
      <w:r w:rsidR="004E3A43" w:rsidRPr="00F56967">
        <w:rPr>
          <w:rFonts w:ascii="Corbel" w:hAnsi="Corbel"/>
          <w:color w:val="575757"/>
          <w:sz w:val="22"/>
          <w:szCs w:val="22"/>
        </w:rPr>
        <w:t xml:space="preserve"> </w:t>
      </w:r>
      <w:r w:rsidR="0050453B">
        <w:rPr>
          <w:rFonts w:ascii="Corbel" w:hAnsi="Corbel"/>
          <w:color w:val="575757"/>
          <w:sz w:val="22"/>
          <w:szCs w:val="22"/>
        </w:rPr>
        <w:t>Transakce</w:t>
      </w:r>
      <w:r w:rsidR="004E3A43" w:rsidRPr="00F56967">
        <w:rPr>
          <w:rFonts w:ascii="Corbel" w:hAnsi="Corbel"/>
          <w:color w:val="575757"/>
          <w:sz w:val="22"/>
          <w:szCs w:val="22"/>
        </w:rPr>
        <w:t xml:space="preserve">, </w:t>
      </w:r>
      <w:r>
        <w:rPr>
          <w:rFonts w:ascii="Corbel" w:hAnsi="Corbel"/>
          <w:color w:val="575757"/>
          <w:sz w:val="22"/>
          <w:szCs w:val="22"/>
        </w:rPr>
        <w:t>a to</w:t>
      </w:r>
      <w:r w:rsidR="004E3A43" w:rsidRPr="00F56967">
        <w:rPr>
          <w:rFonts w:ascii="Corbel" w:hAnsi="Corbel"/>
          <w:color w:val="575757"/>
          <w:sz w:val="22"/>
          <w:szCs w:val="22"/>
        </w:rPr>
        <w:t>:</w:t>
      </w:r>
      <w:bookmarkEnd w:id="348"/>
      <w:bookmarkEnd w:id="349"/>
      <w:bookmarkEnd w:id="351"/>
    </w:p>
    <w:p w14:paraId="1EE624F1" w14:textId="624B807E" w:rsidR="002774B1" w:rsidRDefault="0079783C" w:rsidP="00230CA2">
      <w:pPr>
        <w:pStyle w:val="NoSpacing"/>
        <w:widowControl w:val="0"/>
        <w:rPr>
          <w:color w:val="575757"/>
          <w:szCs w:val="22"/>
        </w:rPr>
      </w:pPr>
      <w:bookmarkStart w:id="352" w:name="_Ref102337492"/>
      <w:r>
        <w:rPr>
          <w:color w:val="575757"/>
          <w:szCs w:val="22"/>
        </w:rPr>
        <w:t>Smluvní strany učiní a podepíšou</w:t>
      </w:r>
      <w:r w:rsidR="000222BD">
        <w:rPr>
          <w:color w:val="575757"/>
          <w:szCs w:val="22"/>
        </w:rPr>
        <w:t xml:space="preserve"> Prohlášení;</w:t>
      </w:r>
      <w:bookmarkEnd w:id="352"/>
    </w:p>
    <w:p w14:paraId="6022759D" w14:textId="2880BA21" w:rsidR="006B188C" w:rsidRPr="0079783C" w:rsidRDefault="0044080C" w:rsidP="00F36B7C">
      <w:pPr>
        <w:pStyle w:val="NoSpacing"/>
        <w:widowControl w:val="0"/>
        <w:rPr>
          <w:color w:val="575757"/>
          <w:szCs w:val="22"/>
        </w:rPr>
      </w:pPr>
      <w:bookmarkStart w:id="353" w:name="_Ref102375599"/>
      <w:r w:rsidRPr="0079783C">
        <w:rPr>
          <w:color w:val="575757"/>
          <w:szCs w:val="22"/>
        </w:rPr>
        <w:t xml:space="preserve">Prodávající zajistí, že </w:t>
      </w:r>
      <w:r w:rsidR="0050453B" w:rsidRPr="0079783C">
        <w:rPr>
          <w:color w:val="575757"/>
          <w:szCs w:val="22"/>
        </w:rPr>
        <w:t>Společnost RELAKA</w:t>
      </w:r>
      <w:r w:rsidRPr="0079783C">
        <w:rPr>
          <w:color w:val="575757"/>
          <w:szCs w:val="22"/>
        </w:rPr>
        <w:t xml:space="preserve"> prostřednictvím svého statutárního orgánu </w:t>
      </w:r>
      <w:r w:rsidR="0050453B" w:rsidRPr="0079783C">
        <w:rPr>
          <w:color w:val="575757"/>
          <w:szCs w:val="22"/>
        </w:rPr>
        <w:t>písemně potvrdí, že jí byla doručena</w:t>
      </w:r>
      <w:r w:rsidR="00A0721D" w:rsidRPr="0079783C">
        <w:rPr>
          <w:color w:val="575757"/>
          <w:szCs w:val="22"/>
        </w:rPr>
        <w:t xml:space="preserve"> </w:t>
      </w:r>
      <w:r w:rsidRPr="0079783C">
        <w:rPr>
          <w:color w:val="575757"/>
          <w:szCs w:val="22"/>
        </w:rPr>
        <w:t xml:space="preserve">účinná </w:t>
      </w:r>
      <w:r w:rsidR="00A0721D" w:rsidRPr="0079783C">
        <w:rPr>
          <w:color w:val="575757"/>
          <w:szCs w:val="22"/>
        </w:rPr>
        <w:t>Smlouva</w:t>
      </w:r>
      <w:r w:rsidR="00A2378C" w:rsidRPr="0079783C">
        <w:rPr>
          <w:color w:val="575757"/>
          <w:szCs w:val="22"/>
        </w:rPr>
        <w:t xml:space="preserve">; závazný vzor potvrzení tvoří přílohu č. </w:t>
      </w:r>
      <w:r w:rsidR="00A2378C" w:rsidRPr="0079783C">
        <w:rPr>
          <w:color w:val="575757"/>
          <w:szCs w:val="22"/>
        </w:rPr>
        <w:fldChar w:fldCharType="begin"/>
      </w:r>
      <w:r w:rsidR="00A2378C" w:rsidRPr="0079783C">
        <w:rPr>
          <w:color w:val="575757"/>
          <w:szCs w:val="22"/>
        </w:rPr>
        <w:instrText xml:space="preserve"> REF _Ref102375599 \r \h </w:instrText>
      </w:r>
      <w:r w:rsidR="00A2378C" w:rsidRPr="0079783C">
        <w:rPr>
          <w:color w:val="575757"/>
          <w:szCs w:val="22"/>
        </w:rPr>
      </w:r>
      <w:r w:rsidR="00A2378C" w:rsidRPr="0079783C">
        <w:rPr>
          <w:color w:val="575757"/>
          <w:szCs w:val="22"/>
        </w:rPr>
        <w:fldChar w:fldCharType="separate"/>
      </w:r>
      <w:r w:rsidR="00633A59">
        <w:rPr>
          <w:color w:val="575757"/>
          <w:szCs w:val="22"/>
        </w:rPr>
        <w:t>7.4.2</w:t>
      </w:r>
      <w:r w:rsidR="00A2378C" w:rsidRPr="0079783C">
        <w:rPr>
          <w:color w:val="575757"/>
          <w:szCs w:val="22"/>
        </w:rPr>
        <w:fldChar w:fldCharType="end"/>
      </w:r>
      <w:r w:rsidRPr="0079783C">
        <w:rPr>
          <w:color w:val="575757"/>
          <w:szCs w:val="22"/>
        </w:rPr>
        <w:t>.</w:t>
      </w:r>
      <w:bookmarkEnd w:id="353"/>
    </w:p>
    <w:p w14:paraId="1E800F60" w14:textId="2D2CED9A" w:rsidR="0044080C" w:rsidRDefault="0044080C" w:rsidP="0044080C">
      <w:pPr>
        <w:pStyle w:val="NoSpacing"/>
        <w:widowControl w:val="0"/>
        <w:rPr>
          <w:color w:val="575757"/>
          <w:szCs w:val="22"/>
        </w:rPr>
      </w:pPr>
      <w:r>
        <w:rPr>
          <w:color w:val="575757"/>
          <w:szCs w:val="22"/>
        </w:rPr>
        <w:t>Prodávající zajistí, že Společnost AGROBIOPLYN prostřednictvím svého statutárního orgánu písemně potvrdí, že jí byla doručena účinná Smlouva</w:t>
      </w:r>
      <w:r w:rsidR="00A2378C">
        <w:rPr>
          <w:color w:val="575757"/>
          <w:szCs w:val="22"/>
        </w:rPr>
        <w:t>; závazný vzor potvrzení tvoří přílohu č. </w:t>
      </w:r>
      <w:r w:rsidR="00A2378C">
        <w:rPr>
          <w:color w:val="575757"/>
          <w:szCs w:val="22"/>
        </w:rPr>
        <w:fldChar w:fldCharType="begin"/>
      </w:r>
      <w:r w:rsidR="00A2378C">
        <w:rPr>
          <w:color w:val="575757"/>
          <w:szCs w:val="22"/>
        </w:rPr>
        <w:instrText xml:space="preserve"> REF _Ref102375599 \r \h </w:instrText>
      </w:r>
      <w:r w:rsidR="00A2378C">
        <w:rPr>
          <w:color w:val="575757"/>
          <w:szCs w:val="22"/>
        </w:rPr>
      </w:r>
      <w:r w:rsidR="00A2378C">
        <w:rPr>
          <w:color w:val="575757"/>
          <w:szCs w:val="22"/>
        </w:rPr>
        <w:fldChar w:fldCharType="separate"/>
      </w:r>
      <w:r w:rsidR="00633A59">
        <w:rPr>
          <w:color w:val="575757"/>
          <w:szCs w:val="22"/>
        </w:rPr>
        <w:t>7.4.2</w:t>
      </w:r>
      <w:r w:rsidR="00A2378C">
        <w:rPr>
          <w:color w:val="575757"/>
          <w:szCs w:val="22"/>
        </w:rPr>
        <w:fldChar w:fldCharType="end"/>
      </w:r>
      <w:r>
        <w:rPr>
          <w:color w:val="575757"/>
          <w:szCs w:val="22"/>
        </w:rPr>
        <w:t>.</w:t>
      </w:r>
    </w:p>
    <w:p w14:paraId="16AC222D" w14:textId="7390DB9F" w:rsidR="005A19BF" w:rsidRDefault="00F359B7" w:rsidP="00F36B7C">
      <w:pPr>
        <w:pStyle w:val="NoSpacing"/>
        <w:widowControl w:val="0"/>
        <w:rPr>
          <w:color w:val="575757"/>
          <w:szCs w:val="22"/>
        </w:rPr>
      </w:pPr>
      <w:bookmarkStart w:id="354" w:name="_Ref97630591"/>
      <w:r w:rsidRPr="0044080C">
        <w:rPr>
          <w:color w:val="575757"/>
          <w:szCs w:val="22"/>
        </w:rPr>
        <w:lastRenderedPageBreak/>
        <w:t>Kup</w:t>
      </w:r>
      <w:r w:rsidR="005A19BF" w:rsidRPr="0044080C">
        <w:rPr>
          <w:color w:val="575757"/>
          <w:szCs w:val="22"/>
        </w:rPr>
        <w:t xml:space="preserve">ující jako </w:t>
      </w:r>
      <w:r w:rsidR="00A40E45" w:rsidRPr="0044080C">
        <w:rPr>
          <w:color w:val="575757"/>
          <w:szCs w:val="22"/>
        </w:rPr>
        <w:t xml:space="preserve">nový </w:t>
      </w:r>
      <w:r w:rsidR="005A19BF" w:rsidRPr="0044080C">
        <w:rPr>
          <w:color w:val="575757"/>
          <w:szCs w:val="22"/>
        </w:rPr>
        <w:t xml:space="preserve">jediný společník </w:t>
      </w:r>
      <w:r w:rsidR="00356041" w:rsidRPr="0044080C">
        <w:rPr>
          <w:color w:val="575757"/>
          <w:szCs w:val="22"/>
        </w:rPr>
        <w:t>Společnost</w:t>
      </w:r>
      <w:r w:rsidR="00A40E45" w:rsidRPr="0044080C">
        <w:rPr>
          <w:color w:val="575757"/>
          <w:szCs w:val="22"/>
        </w:rPr>
        <w:t>í</w:t>
      </w:r>
      <w:r w:rsidR="00356041" w:rsidRPr="0044080C">
        <w:rPr>
          <w:color w:val="575757"/>
          <w:szCs w:val="22"/>
        </w:rPr>
        <w:t xml:space="preserve"> </w:t>
      </w:r>
      <w:r w:rsidR="005A19BF" w:rsidRPr="0044080C">
        <w:rPr>
          <w:color w:val="575757"/>
          <w:szCs w:val="22"/>
        </w:rPr>
        <w:t xml:space="preserve">v působnosti valné hromady </w:t>
      </w:r>
      <w:r w:rsidR="00356041" w:rsidRPr="0044080C">
        <w:rPr>
          <w:color w:val="575757"/>
          <w:szCs w:val="22"/>
        </w:rPr>
        <w:t>Společnost</w:t>
      </w:r>
      <w:r w:rsidR="00A40E45" w:rsidRPr="0044080C">
        <w:rPr>
          <w:color w:val="575757"/>
          <w:szCs w:val="22"/>
        </w:rPr>
        <w:t xml:space="preserve">í </w:t>
      </w:r>
      <w:r w:rsidR="005A19BF" w:rsidRPr="0044080C">
        <w:rPr>
          <w:color w:val="575757"/>
          <w:szCs w:val="22"/>
        </w:rPr>
        <w:t xml:space="preserve">rozhodne o odvolání </w:t>
      </w:r>
      <w:r w:rsidR="00A40E45" w:rsidRPr="0044080C">
        <w:rPr>
          <w:color w:val="575757"/>
          <w:szCs w:val="22"/>
        </w:rPr>
        <w:t>J</w:t>
      </w:r>
      <w:r w:rsidR="005A19BF" w:rsidRPr="0044080C">
        <w:rPr>
          <w:color w:val="575757"/>
          <w:szCs w:val="22"/>
        </w:rPr>
        <w:t>ednatel</w:t>
      </w:r>
      <w:r w:rsidR="00952FF2" w:rsidRPr="0044080C">
        <w:rPr>
          <w:color w:val="575757"/>
          <w:szCs w:val="22"/>
        </w:rPr>
        <w:t>ů</w:t>
      </w:r>
      <w:r w:rsidR="005A19BF" w:rsidRPr="0044080C">
        <w:rPr>
          <w:color w:val="575757"/>
          <w:szCs w:val="22"/>
        </w:rPr>
        <w:t xml:space="preserve"> z funkce, </w:t>
      </w:r>
      <w:r w:rsidR="00C85643" w:rsidRPr="0044080C">
        <w:rPr>
          <w:color w:val="575757"/>
          <w:szCs w:val="22"/>
        </w:rPr>
        <w:t xml:space="preserve">změně </w:t>
      </w:r>
      <w:r w:rsidR="00673E59">
        <w:rPr>
          <w:color w:val="575757"/>
          <w:szCs w:val="22"/>
        </w:rPr>
        <w:t>společenské smlouv</w:t>
      </w:r>
      <w:r w:rsidR="002F4433">
        <w:rPr>
          <w:color w:val="575757"/>
          <w:szCs w:val="22"/>
        </w:rPr>
        <w:t>y</w:t>
      </w:r>
      <w:r w:rsidR="00673E59">
        <w:rPr>
          <w:color w:val="575757"/>
          <w:szCs w:val="22"/>
        </w:rPr>
        <w:t xml:space="preserve"> každé ze Společností</w:t>
      </w:r>
      <w:r w:rsidR="00356041" w:rsidRPr="0044080C">
        <w:rPr>
          <w:color w:val="575757"/>
          <w:szCs w:val="22"/>
        </w:rPr>
        <w:t xml:space="preserve"> </w:t>
      </w:r>
      <w:r w:rsidR="00C85643" w:rsidRPr="0044080C">
        <w:rPr>
          <w:color w:val="575757"/>
          <w:szCs w:val="22"/>
        </w:rPr>
        <w:t>a</w:t>
      </w:r>
      <w:r w:rsidR="00673E59">
        <w:rPr>
          <w:color w:val="575757"/>
          <w:szCs w:val="22"/>
        </w:rPr>
        <w:t> </w:t>
      </w:r>
      <w:r w:rsidR="005A19BF" w:rsidRPr="0044080C">
        <w:rPr>
          <w:color w:val="575757"/>
          <w:szCs w:val="22"/>
        </w:rPr>
        <w:t xml:space="preserve">volbě </w:t>
      </w:r>
      <w:r w:rsidR="00A40E45" w:rsidRPr="0044080C">
        <w:rPr>
          <w:color w:val="575757"/>
          <w:szCs w:val="22"/>
        </w:rPr>
        <w:t>nových jednatelů Společností</w:t>
      </w:r>
      <w:r w:rsidR="00AD473D" w:rsidRPr="0044080C">
        <w:rPr>
          <w:color w:val="575757"/>
          <w:szCs w:val="22"/>
        </w:rPr>
        <w:t>,</w:t>
      </w:r>
      <w:r w:rsidR="00673E59">
        <w:rPr>
          <w:color w:val="575757"/>
          <w:szCs w:val="22"/>
        </w:rPr>
        <w:t xml:space="preserve"> a to</w:t>
      </w:r>
      <w:r w:rsidR="00C85643" w:rsidRPr="0044080C">
        <w:rPr>
          <w:color w:val="575757"/>
          <w:szCs w:val="22"/>
        </w:rPr>
        <w:t xml:space="preserve"> vše ve formě notářského zápisu</w:t>
      </w:r>
      <w:r w:rsidR="005A19BF" w:rsidRPr="0044080C">
        <w:rPr>
          <w:color w:val="575757"/>
          <w:szCs w:val="22"/>
        </w:rPr>
        <w:t>.</w:t>
      </w:r>
      <w:bookmarkEnd w:id="354"/>
    </w:p>
    <w:p w14:paraId="66155D3F" w14:textId="3D9D58A1" w:rsidR="00C85643" w:rsidRDefault="00C85643" w:rsidP="00C85643">
      <w:pPr>
        <w:pStyle w:val="NoSpacing"/>
        <w:widowControl w:val="0"/>
        <w:rPr>
          <w:color w:val="575757"/>
          <w:szCs w:val="22"/>
        </w:rPr>
      </w:pPr>
      <w:bookmarkStart w:id="355" w:name="_Ref97630871"/>
      <w:r>
        <w:rPr>
          <w:color w:val="575757"/>
          <w:szCs w:val="22"/>
        </w:rPr>
        <w:t xml:space="preserve">Notář </w:t>
      </w:r>
      <w:r w:rsidR="001E61BD">
        <w:rPr>
          <w:color w:val="575757"/>
          <w:szCs w:val="22"/>
        </w:rPr>
        <w:t xml:space="preserve">na žádost </w:t>
      </w:r>
      <w:r w:rsidR="00356041">
        <w:rPr>
          <w:color w:val="575757"/>
          <w:szCs w:val="22"/>
        </w:rPr>
        <w:t>Společnost</w:t>
      </w:r>
      <w:r w:rsidR="00A40E45">
        <w:rPr>
          <w:color w:val="575757"/>
          <w:szCs w:val="22"/>
        </w:rPr>
        <w:t>í</w:t>
      </w:r>
      <w:r w:rsidR="00356041">
        <w:rPr>
          <w:color w:val="575757"/>
          <w:szCs w:val="22"/>
        </w:rPr>
        <w:t xml:space="preserve"> </w:t>
      </w:r>
      <w:r>
        <w:rPr>
          <w:color w:val="575757"/>
          <w:szCs w:val="22"/>
        </w:rPr>
        <w:t>provede přímý zápis do obchodního rejstříku a předloží Smluvním stranám aktuální výpis z obchodního rejstříku</w:t>
      </w:r>
      <w:r w:rsidR="00A40E45">
        <w:rPr>
          <w:color w:val="575757"/>
          <w:szCs w:val="22"/>
        </w:rPr>
        <w:t xml:space="preserve"> Společností</w:t>
      </w:r>
      <w:r w:rsidR="00272BEE">
        <w:rPr>
          <w:color w:val="575757"/>
          <w:szCs w:val="22"/>
        </w:rPr>
        <w:t>,</w:t>
      </w:r>
      <w:r>
        <w:rPr>
          <w:color w:val="575757"/>
          <w:szCs w:val="22"/>
        </w:rPr>
        <w:t xml:space="preserve"> v němž budou </w:t>
      </w:r>
      <w:r w:rsidR="00673E59">
        <w:rPr>
          <w:color w:val="575757"/>
          <w:szCs w:val="22"/>
        </w:rPr>
        <w:t xml:space="preserve">promítnuty </w:t>
      </w:r>
      <w:r>
        <w:rPr>
          <w:color w:val="575757"/>
          <w:szCs w:val="22"/>
        </w:rPr>
        <w:t xml:space="preserve">kroky uskutečněné dle článku </w:t>
      </w:r>
      <w:r>
        <w:rPr>
          <w:color w:val="575757"/>
          <w:szCs w:val="22"/>
        </w:rPr>
        <w:fldChar w:fldCharType="begin"/>
      </w:r>
      <w:r>
        <w:rPr>
          <w:color w:val="575757"/>
          <w:szCs w:val="22"/>
        </w:rPr>
        <w:instrText xml:space="preserve"> REF _Ref97630591 \r \h </w:instrText>
      </w:r>
      <w:r>
        <w:rPr>
          <w:color w:val="575757"/>
          <w:szCs w:val="22"/>
        </w:rPr>
      </w:r>
      <w:r>
        <w:rPr>
          <w:color w:val="575757"/>
          <w:szCs w:val="22"/>
        </w:rPr>
        <w:fldChar w:fldCharType="separate"/>
      </w:r>
      <w:r w:rsidR="00633A59">
        <w:rPr>
          <w:color w:val="575757"/>
          <w:szCs w:val="22"/>
        </w:rPr>
        <w:t>7.4.4</w:t>
      </w:r>
      <w:r>
        <w:rPr>
          <w:color w:val="575757"/>
          <w:szCs w:val="22"/>
        </w:rPr>
        <w:fldChar w:fldCharType="end"/>
      </w:r>
      <w:r>
        <w:rPr>
          <w:color w:val="575757"/>
          <w:szCs w:val="22"/>
        </w:rPr>
        <w:t xml:space="preserve"> Smlouvy</w:t>
      </w:r>
      <w:r w:rsidR="00DC59AD">
        <w:rPr>
          <w:color w:val="575757"/>
          <w:szCs w:val="22"/>
        </w:rPr>
        <w:t xml:space="preserve"> a v němž bude Kupující uveden jako jediný společník </w:t>
      </w:r>
      <w:r w:rsidR="00356041">
        <w:rPr>
          <w:color w:val="575757"/>
          <w:szCs w:val="22"/>
        </w:rPr>
        <w:t>Společnost</w:t>
      </w:r>
      <w:r w:rsidR="00A40E45">
        <w:rPr>
          <w:color w:val="575757"/>
          <w:szCs w:val="22"/>
        </w:rPr>
        <w:t>í</w:t>
      </w:r>
      <w:r w:rsidR="00356041">
        <w:rPr>
          <w:color w:val="575757"/>
          <w:szCs w:val="22"/>
        </w:rPr>
        <w:t xml:space="preserve"> </w:t>
      </w:r>
      <w:r w:rsidR="00DC59AD">
        <w:rPr>
          <w:color w:val="575757"/>
          <w:szCs w:val="22"/>
        </w:rPr>
        <w:t>vlastnící podíl o velikosti 100</w:t>
      </w:r>
      <w:r w:rsidR="00272BEE">
        <w:rPr>
          <w:color w:val="575757"/>
          <w:szCs w:val="22"/>
        </w:rPr>
        <w:t xml:space="preserve"> </w:t>
      </w:r>
      <w:r w:rsidR="00DC59AD">
        <w:rPr>
          <w:color w:val="575757"/>
          <w:szCs w:val="22"/>
        </w:rPr>
        <w:t>% v</w:t>
      </w:r>
      <w:r w:rsidR="00A40E45">
        <w:rPr>
          <w:color w:val="575757"/>
          <w:szCs w:val="22"/>
        </w:rPr>
        <w:t xml:space="preserve"> obou</w:t>
      </w:r>
      <w:r w:rsidR="00DC59AD">
        <w:rPr>
          <w:color w:val="575757"/>
          <w:szCs w:val="22"/>
        </w:rPr>
        <w:t xml:space="preserve"> Společnost</w:t>
      </w:r>
      <w:r w:rsidR="00A40E45">
        <w:rPr>
          <w:color w:val="575757"/>
          <w:szCs w:val="22"/>
        </w:rPr>
        <w:t>ech</w:t>
      </w:r>
      <w:r>
        <w:rPr>
          <w:color w:val="575757"/>
          <w:szCs w:val="22"/>
        </w:rPr>
        <w:t>.</w:t>
      </w:r>
      <w:bookmarkEnd w:id="355"/>
    </w:p>
    <w:p w14:paraId="345B9B5C" w14:textId="5FDAC300" w:rsidR="00A87BF4" w:rsidRDefault="00C85643" w:rsidP="00C85643">
      <w:pPr>
        <w:pStyle w:val="NoSpacing"/>
        <w:widowControl w:val="0"/>
        <w:rPr>
          <w:color w:val="575757"/>
          <w:szCs w:val="22"/>
        </w:rPr>
      </w:pPr>
      <w:r>
        <w:rPr>
          <w:color w:val="575757"/>
          <w:szCs w:val="22"/>
        </w:rPr>
        <w:t xml:space="preserve">Kupující </w:t>
      </w:r>
      <w:r w:rsidR="001E61BD">
        <w:rPr>
          <w:color w:val="575757"/>
          <w:szCs w:val="22"/>
        </w:rPr>
        <w:t>po předložení výpis</w:t>
      </w:r>
      <w:r w:rsidR="00673E59">
        <w:rPr>
          <w:color w:val="575757"/>
          <w:szCs w:val="22"/>
        </w:rPr>
        <w:t>ů z obchodního rejstříku</w:t>
      </w:r>
      <w:r w:rsidR="001E61BD">
        <w:rPr>
          <w:color w:val="575757"/>
          <w:szCs w:val="22"/>
        </w:rPr>
        <w:t xml:space="preserve"> dle čl. </w:t>
      </w:r>
      <w:r w:rsidR="00673E59">
        <w:rPr>
          <w:color w:val="575757"/>
          <w:szCs w:val="22"/>
        </w:rPr>
        <w:fldChar w:fldCharType="begin"/>
      </w:r>
      <w:r w:rsidR="00673E59">
        <w:rPr>
          <w:color w:val="575757"/>
          <w:szCs w:val="22"/>
        </w:rPr>
        <w:instrText xml:space="preserve"> REF _Ref97630871 \r \h </w:instrText>
      </w:r>
      <w:r w:rsidR="00673E59">
        <w:rPr>
          <w:color w:val="575757"/>
          <w:szCs w:val="22"/>
        </w:rPr>
      </w:r>
      <w:r w:rsidR="00673E59">
        <w:rPr>
          <w:color w:val="575757"/>
          <w:szCs w:val="22"/>
        </w:rPr>
        <w:fldChar w:fldCharType="separate"/>
      </w:r>
      <w:r w:rsidR="00633A59">
        <w:rPr>
          <w:color w:val="575757"/>
          <w:szCs w:val="22"/>
        </w:rPr>
        <w:t>7.4.5</w:t>
      </w:r>
      <w:r w:rsidR="00673E59">
        <w:rPr>
          <w:color w:val="575757"/>
          <w:szCs w:val="22"/>
        </w:rPr>
        <w:fldChar w:fldCharType="end"/>
      </w:r>
      <w:r w:rsidR="00673E59">
        <w:rPr>
          <w:color w:val="575757"/>
          <w:szCs w:val="22"/>
        </w:rPr>
        <w:t xml:space="preserve"> </w:t>
      </w:r>
      <w:r w:rsidR="001E61BD">
        <w:rPr>
          <w:color w:val="575757"/>
          <w:szCs w:val="22"/>
        </w:rPr>
        <w:t xml:space="preserve">Smlouvy </w:t>
      </w:r>
      <w:r>
        <w:rPr>
          <w:color w:val="575757"/>
          <w:szCs w:val="22"/>
        </w:rPr>
        <w:t>podá příkaz k odeslání Kupní ceny</w:t>
      </w:r>
      <w:r w:rsidR="00802C60">
        <w:rPr>
          <w:color w:val="575757"/>
          <w:szCs w:val="22"/>
        </w:rPr>
        <w:t xml:space="preserve"> </w:t>
      </w:r>
      <w:r>
        <w:rPr>
          <w:color w:val="575757"/>
          <w:szCs w:val="22"/>
        </w:rPr>
        <w:t>bezhotovostním převodem Prodávajícím</w:t>
      </w:r>
      <w:r w:rsidR="00D815A4">
        <w:rPr>
          <w:color w:val="575757"/>
          <w:szCs w:val="22"/>
        </w:rPr>
        <w:t xml:space="preserve"> způsobem podle čl.</w:t>
      </w:r>
      <w:r w:rsidR="00E8433D">
        <w:rPr>
          <w:color w:val="575757"/>
          <w:szCs w:val="22"/>
        </w:rPr>
        <w:t xml:space="preserve"> </w:t>
      </w:r>
      <w:r w:rsidR="00E8433D">
        <w:rPr>
          <w:color w:val="575757"/>
          <w:szCs w:val="22"/>
        </w:rPr>
        <w:fldChar w:fldCharType="begin"/>
      </w:r>
      <w:r w:rsidR="00E8433D">
        <w:rPr>
          <w:color w:val="575757"/>
          <w:szCs w:val="22"/>
        </w:rPr>
        <w:instrText xml:space="preserve"> REF _Ref102056040 \r \h </w:instrText>
      </w:r>
      <w:r w:rsidR="00E8433D">
        <w:rPr>
          <w:color w:val="575757"/>
          <w:szCs w:val="22"/>
        </w:rPr>
      </w:r>
      <w:r w:rsidR="00E8433D">
        <w:rPr>
          <w:color w:val="575757"/>
          <w:szCs w:val="22"/>
        </w:rPr>
        <w:fldChar w:fldCharType="separate"/>
      </w:r>
      <w:r w:rsidR="00633A59">
        <w:rPr>
          <w:color w:val="575757"/>
          <w:szCs w:val="22"/>
        </w:rPr>
        <w:t>7.5</w:t>
      </w:r>
      <w:r w:rsidR="00E8433D">
        <w:rPr>
          <w:color w:val="575757"/>
          <w:szCs w:val="22"/>
        </w:rPr>
        <w:fldChar w:fldCharType="end"/>
      </w:r>
      <w:r w:rsidR="00D815A4">
        <w:rPr>
          <w:color w:val="575757"/>
          <w:szCs w:val="22"/>
        </w:rPr>
        <w:t>.</w:t>
      </w:r>
      <w:r w:rsidR="00B4304C">
        <w:rPr>
          <w:color w:val="575757"/>
          <w:szCs w:val="22"/>
        </w:rPr>
        <w:t xml:space="preserve"> </w:t>
      </w:r>
    </w:p>
    <w:p w14:paraId="27D79D6F" w14:textId="3BE2A440" w:rsidR="00D815A4" w:rsidRPr="00D815A4" w:rsidRDefault="00D815A4" w:rsidP="00230CA2">
      <w:pPr>
        <w:pStyle w:val="Heading3"/>
        <w:widowControl w:val="0"/>
        <w:rPr>
          <w:rFonts w:ascii="Corbel" w:hAnsi="Corbel"/>
          <w:color w:val="575757"/>
          <w:sz w:val="22"/>
          <w:szCs w:val="22"/>
        </w:rPr>
      </w:pPr>
      <w:bookmarkStart w:id="356" w:name="_Ref102056040"/>
      <w:bookmarkStart w:id="357" w:name="_Ref102372156"/>
      <w:bookmarkStart w:id="358" w:name="_Ref97814498"/>
      <w:r w:rsidRPr="00D815A4">
        <w:rPr>
          <w:rFonts w:ascii="Corbel" w:hAnsi="Corbel"/>
          <w:color w:val="575757"/>
          <w:sz w:val="22"/>
          <w:szCs w:val="22"/>
        </w:rPr>
        <w:t>Smluvní strany se dohodly, že peněžní prostředky odpovídající Kupní ceně</w:t>
      </w:r>
      <w:r w:rsidR="0079783C">
        <w:rPr>
          <w:rFonts w:ascii="Corbel" w:hAnsi="Corbel"/>
          <w:color w:val="575757"/>
          <w:sz w:val="22"/>
          <w:szCs w:val="22"/>
        </w:rPr>
        <w:t xml:space="preserve"> </w:t>
      </w:r>
      <w:r w:rsidRPr="00D815A4">
        <w:rPr>
          <w:rFonts w:ascii="Corbel" w:hAnsi="Corbel"/>
          <w:color w:val="575757"/>
          <w:sz w:val="22"/>
          <w:szCs w:val="22"/>
        </w:rPr>
        <w:t xml:space="preserve">budou vyplaceny </w:t>
      </w:r>
      <w:r>
        <w:rPr>
          <w:rFonts w:ascii="Corbel" w:hAnsi="Corbel"/>
          <w:color w:val="575757"/>
          <w:sz w:val="22"/>
          <w:szCs w:val="22"/>
        </w:rPr>
        <w:t>Kupujícím</w:t>
      </w:r>
      <w:r w:rsidRPr="00D815A4">
        <w:rPr>
          <w:rFonts w:ascii="Corbel" w:hAnsi="Corbel"/>
          <w:color w:val="575757"/>
          <w:sz w:val="22"/>
          <w:szCs w:val="22"/>
        </w:rPr>
        <w:t xml:space="preserve"> </w:t>
      </w:r>
      <w:r>
        <w:rPr>
          <w:rFonts w:ascii="Corbel" w:hAnsi="Corbel"/>
          <w:color w:val="575757"/>
          <w:sz w:val="22"/>
          <w:szCs w:val="22"/>
        </w:rPr>
        <w:t>následovně</w:t>
      </w:r>
      <w:r w:rsidRPr="00D815A4">
        <w:rPr>
          <w:rFonts w:ascii="Corbel" w:hAnsi="Corbel"/>
          <w:color w:val="575757"/>
          <w:sz w:val="22"/>
          <w:szCs w:val="22"/>
        </w:rPr>
        <w:t>:</w:t>
      </w:r>
      <w:bookmarkEnd w:id="356"/>
      <w:bookmarkEnd w:id="357"/>
    </w:p>
    <w:p w14:paraId="7BDBBE65" w14:textId="7E13AD36" w:rsidR="00D815A4" w:rsidRDefault="00D815A4" w:rsidP="0024691F">
      <w:pPr>
        <w:pStyle w:val="NoSpacing"/>
        <w:numPr>
          <w:ilvl w:val="2"/>
          <w:numId w:val="7"/>
        </w:numPr>
      </w:pPr>
      <w:r w:rsidRPr="00D815A4">
        <w:t>částk</w:t>
      </w:r>
      <w:r>
        <w:t>u</w:t>
      </w:r>
      <w:r w:rsidRPr="00D815A4">
        <w:t xml:space="preserve"> odpovídající Kupní ceně</w:t>
      </w:r>
      <w:r>
        <w:t xml:space="preserve"> 1 vyplatí Kupující na Účet Prodávajícího 1;</w:t>
      </w:r>
    </w:p>
    <w:p w14:paraId="02EB315F" w14:textId="1FBDDC6F" w:rsidR="00D815A4" w:rsidRDefault="00D815A4" w:rsidP="0024691F">
      <w:pPr>
        <w:pStyle w:val="NoSpacing"/>
        <w:numPr>
          <w:ilvl w:val="2"/>
          <w:numId w:val="7"/>
        </w:numPr>
      </w:pPr>
      <w:r w:rsidRPr="00D815A4">
        <w:t>částk</w:t>
      </w:r>
      <w:r>
        <w:t>u</w:t>
      </w:r>
      <w:r w:rsidRPr="00D815A4">
        <w:t xml:space="preserve"> odpovídající</w:t>
      </w:r>
      <w:r>
        <w:t xml:space="preserve"> součtu</w:t>
      </w:r>
      <w:r w:rsidRPr="00D815A4">
        <w:t xml:space="preserve"> Kupní cen</w:t>
      </w:r>
      <w:r>
        <w:t>y 2 a Kupní ceny 4 vyplatí Kupující na Účet Prodávajícího 2; a</w:t>
      </w:r>
    </w:p>
    <w:p w14:paraId="7026A943" w14:textId="5D38EB4C" w:rsidR="00D815A4" w:rsidDel="00080DEB" w:rsidRDefault="00D815A4" w:rsidP="0024691F">
      <w:pPr>
        <w:pStyle w:val="NoSpacing"/>
        <w:numPr>
          <w:ilvl w:val="2"/>
          <w:numId w:val="7"/>
        </w:numPr>
        <w:rPr>
          <w:del w:id="359" w:author="Damian Struk" w:date="2024-11-09T13:09:00Z" w16du:dateUtc="2024-11-09T12:09:00Z"/>
        </w:rPr>
      </w:pPr>
      <w:del w:id="360" w:author="Damian Struk" w:date="2024-11-09T13:09:00Z" w16du:dateUtc="2024-11-09T12:09:00Z">
        <w:r w:rsidRPr="00D815A4" w:rsidDel="00080DEB">
          <w:delText>částk</w:delText>
        </w:r>
        <w:r w:rsidDel="00080DEB">
          <w:delText>u</w:delText>
        </w:r>
        <w:r w:rsidRPr="00D815A4" w:rsidDel="00080DEB">
          <w:delText xml:space="preserve"> odpovídající</w:delText>
        </w:r>
        <w:r w:rsidDel="00080DEB">
          <w:delText xml:space="preserve"> součtu</w:delText>
        </w:r>
        <w:r w:rsidRPr="00D815A4" w:rsidDel="00080DEB">
          <w:delText xml:space="preserve"> Kupní cen</w:delText>
        </w:r>
        <w:r w:rsidDel="00080DEB">
          <w:delText>y 3 a Kupní ceny 5 vyplatí Kupující na Účet Prodávajícího 3.</w:delText>
        </w:r>
      </w:del>
    </w:p>
    <w:p w14:paraId="6D21F0C4" w14:textId="6A783740" w:rsidR="0080467E" w:rsidRPr="00F56967" w:rsidDel="00080DEB" w:rsidRDefault="00032171" w:rsidP="00230CA2">
      <w:pPr>
        <w:pStyle w:val="Heading3"/>
        <w:widowControl w:val="0"/>
        <w:rPr>
          <w:del w:id="361" w:author="Damian Struk" w:date="2024-11-09T13:09:00Z" w16du:dateUtc="2024-11-09T12:09:00Z"/>
          <w:rFonts w:ascii="Corbel" w:hAnsi="Corbel"/>
          <w:color w:val="575757"/>
          <w:sz w:val="22"/>
          <w:szCs w:val="22"/>
        </w:rPr>
      </w:pPr>
      <w:del w:id="362" w:author="Damian Struk" w:date="2024-11-09T13:09:00Z" w16du:dateUtc="2024-11-09T12:09:00Z">
        <w:r w:rsidDel="00080DEB">
          <w:rPr>
            <w:rFonts w:ascii="Corbel" w:hAnsi="Corbel"/>
            <w:color w:val="575757"/>
            <w:sz w:val="22"/>
            <w:szCs w:val="22"/>
          </w:rPr>
          <w:delText>Nejpozději do 2 dnů</w:delText>
        </w:r>
        <w:r w:rsidR="00C25F7D" w:rsidRPr="00F56967" w:rsidDel="00080DEB">
          <w:rPr>
            <w:rFonts w:ascii="Corbel" w:hAnsi="Corbel"/>
            <w:color w:val="575757"/>
            <w:sz w:val="22"/>
            <w:szCs w:val="22"/>
          </w:rPr>
          <w:delText xml:space="preserve"> po </w:delText>
        </w:r>
        <w:r w:rsidR="00861A33" w:rsidRPr="00F56967" w:rsidDel="00080DEB">
          <w:rPr>
            <w:rFonts w:ascii="Corbel" w:hAnsi="Corbel"/>
            <w:color w:val="575757"/>
            <w:sz w:val="22"/>
            <w:szCs w:val="22"/>
          </w:rPr>
          <w:delText xml:space="preserve">Dni </w:delText>
        </w:r>
        <w:r w:rsidR="005A19BF" w:rsidRPr="00F56967" w:rsidDel="00080DEB">
          <w:rPr>
            <w:rFonts w:ascii="Corbel" w:hAnsi="Corbel"/>
            <w:color w:val="575757"/>
            <w:sz w:val="22"/>
            <w:szCs w:val="22"/>
          </w:rPr>
          <w:delText xml:space="preserve">vypořádání </w:delText>
        </w:r>
        <w:r w:rsidR="00F359B7" w:rsidDel="00080DEB">
          <w:rPr>
            <w:rFonts w:ascii="Corbel" w:hAnsi="Corbel"/>
            <w:color w:val="575757"/>
            <w:sz w:val="22"/>
            <w:szCs w:val="22"/>
          </w:rPr>
          <w:delText>Prod</w:delText>
        </w:r>
        <w:r w:rsidR="005A19BF" w:rsidRPr="00F56967" w:rsidDel="00080DEB">
          <w:rPr>
            <w:rFonts w:ascii="Corbel" w:hAnsi="Corbel"/>
            <w:color w:val="575757"/>
            <w:sz w:val="22"/>
            <w:szCs w:val="22"/>
          </w:rPr>
          <w:delText xml:space="preserve">ávající </w:delText>
        </w:r>
        <w:r w:rsidR="003B69C7" w:rsidRPr="00F56967" w:rsidDel="00080DEB">
          <w:rPr>
            <w:rFonts w:ascii="Corbel" w:hAnsi="Corbel"/>
            <w:color w:val="575757"/>
            <w:sz w:val="22"/>
            <w:szCs w:val="22"/>
          </w:rPr>
          <w:delText>před</w:delText>
        </w:r>
        <w:r w:rsidR="00952FF2" w:rsidDel="00080DEB">
          <w:rPr>
            <w:rFonts w:ascii="Corbel" w:hAnsi="Corbel"/>
            <w:color w:val="575757"/>
            <w:sz w:val="22"/>
            <w:szCs w:val="22"/>
          </w:rPr>
          <w:delText>ají</w:delText>
        </w:r>
        <w:r w:rsidR="00E41569" w:rsidRPr="00F56967" w:rsidDel="00080DEB">
          <w:rPr>
            <w:rFonts w:ascii="Corbel" w:hAnsi="Corbel"/>
            <w:color w:val="575757"/>
            <w:sz w:val="22"/>
            <w:szCs w:val="22"/>
          </w:rPr>
          <w:delText xml:space="preserve"> </w:delText>
        </w:r>
        <w:r w:rsidR="00F359B7" w:rsidDel="00080DEB">
          <w:rPr>
            <w:rFonts w:ascii="Corbel" w:hAnsi="Corbel"/>
            <w:color w:val="575757"/>
            <w:sz w:val="22"/>
            <w:szCs w:val="22"/>
          </w:rPr>
          <w:delText>Kup</w:delText>
        </w:r>
        <w:r w:rsidR="005A19BF" w:rsidRPr="00F56967" w:rsidDel="00080DEB">
          <w:rPr>
            <w:rFonts w:ascii="Corbel" w:hAnsi="Corbel"/>
            <w:color w:val="575757"/>
            <w:sz w:val="22"/>
            <w:szCs w:val="22"/>
          </w:rPr>
          <w:delText xml:space="preserve">ujícímu </w:delText>
        </w:r>
        <w:r w:rsidR="005E59C9" w:rsidRPr="00F56967" w:rsidDel="00080DEB">
          <w:rPr>
            <w:rFonts w:ascii="Corbel" w:hAnsi="Corbel"/>
            <w:color w:val="575757"/>
            <w:sz w:val="22"/>
            <w:szCs w:val="22"/>
          </w:rPr>
          <w:delText>nebo jím pověřené osobě</w:delText>
        </w:r>
        <w:r w:rsidR="00272BEE" w:rsidDel="00080DEB">
          <w:rPr>
            <w:rFonts w:ascii="Corbel" w:hAnsi="Corbel"/>
            <w:color w:val="575757"/>
            <w:sz w:val="22"/>
            <w:szCs w:val="22"/>
          </w:rPr>
          <w:delText>,</w:delText>
        </w:r>
        <w:r w:rsidR="005E59C9" w:rsidRPr="00F56967" w:rsidDel="00080DEB">
          <w:rPr>
            <w:rFonts w:ascii="Corbel" w:hAnsi="Corbel"/>
            <w:color w:val="575757"/>
            <w:sz w:val="22"/>
            <w:szCs w:val="22"/>
          </w:rPr>
          <w:delText xml:space="preserve"> </w:delText>
        </w:r>
        <w:r w:rsidR="00C25F7D" w:rsidRPr="00F56967" w:rsidDel="00080DEB">
          <w:rPr>
            <w:rFonts w:ascii="Corbel" w:hAnsi="Corbel"/>
            <w:color w:val="575757"/>
            <w:sz w:val="22"/>
            <w:szCs w:val="22"/>
          </w:rPr>
          <w:delText>nebo</w:delText>
        </w:r>
        <w:r w:rsidR="00D865BF" w:rsidRPr="00F56967" w:rsidDel="00080DEB">
          <w:rPr>
            <w:rFonts w:ascii="Corbel" w:hAnsi="Corbel"/>
            <w:color w:val="575757"/>
            <w:sz w:val="22"/>
            <w:szCs w:val="22"/>
          </w:rPr>
          <w:delText xml:space="preserve"> zajist</w:delText>
        </w:r>
        <w:r w:rsidR="00CD0034" w:rsidRPr="00F56967" w:rsidDel="00080DEB">
          <w:rPr>
            <w:rFonts w:ascii="Corbel" w:hAnsi="Corbel"/>
            <w:color w:val="575757"/>
            <w:sz w:val="22"/>
            <w:szCs w:val="22"/>
          </w:rPr>
          <w:delText>í</w:delText>
        </w:r>
        <w:r w:rsidR="00D865BF" w:rsidRPr="00F56967" w:rsidDel="00080DEB">
          <w:rPr>
            <w:rFonts w:ascii="Corbel" w:hAnsi="Corbel"/>
            <w:color w:val="575757"/>
            <w:sz w:val="22"/>
            <w:szCs w:val="22"/>
          </w:rPr>
          <w:delText xml:space="preserve">, že </w:delText>
        </w:r>
        <w:r w:rsidR="00356041" w:rsidDel="00080DEB">
          <w:rPr>
            <w:rFonts w:ascii="Corbel" w:hAnsi="Corbel"/>
            <w:color w:val="575757"/>
            <w:sz w:val="22"/>
            <w:szCs w:val="22"/>
          </w:rPr>
          <w:delText>Společnost</w:delText>
        </w:r>
        <w:r w:rsidR="00A40E45" w:rsidDel="00080DEB">
          <w:rPr>
            <w:rFonts w:ascii="Corbel" w:hAnsi="Corbel"/>
            <w:color w:val="575757"/>
            <w:sz w:val="22"/>
            <w:szCs w:val="22"/>
          </w:rPr>
          <w:delText xml:space="preserve">i </w:delText>
        </w:r>
        <w:r w:rsidR="006C23A5" w:rsidDel="00080DEB">
          <w:rPr>
            <w:rFonts w:ascii="Corbel" w:hAnsi="Corbel"/>
            <w:color w:val="575757"/>
            <w:sz w:val="22"/>
            <w:szCs w:val="22"/>
          </w:rPr>
          <w:delText>před</w:delText>
        </w:r>
        <w:r w:rsidR="00A40E45" w:rsidDel="00080DEB">
          <w:rPr>
            <w:rFonts w:ascii="Corbel" w:hAnsi="Corbel"/>
            <w:color w:val="575757"/>
            <w:sz w:val="22"/>
            <w:szCs w:val="22"/>
          </w:rPr>
          <w:delText xml:space="preserve">ají </w:delText>
        </w:r>
        <w:r w:rsidR="00286009" w:rsidDel="00080DEB">
          <w:rPr>
            <w:rFonts w:ascii="Corbel" w:hAnsi="Corbel"/>
            <w:color w:val="575757"/>
            <w:sz w:val="22"/>
            <w:szCs w:val="22"/>
          </w:rPr>
          <w:delText>K</w:delText>
        </w:r>
        <w:r w:rsidR="005E59C9" w:rsidRPr="00F56967" w:rsidDel="00080DEB">
          <w:rPr>
            <w:rFonts w:ascii="Corbel" w:hAnsi="Corbel"/>
            <w:color w:val="575757"/>
            <w:sz w:val="22"/>
            <w:szCs w:val="22"/>
          </w:rPr>
          <w:delText xml:space="preserve">upujícímu </w:delText>
        </w:r>
        <w:r w:rsidR="00281315" w:rsidRPr="00F56967" w:rsidDel="00080DEB">
          <w:rPr>
            <w:rFonts w:ascii="Corbel" w:hAnsi="Corbel"/>
            <w:color w:val="575757"/>
            <w:sz w:val="22"/>
            <w:szCs w:val="22"/>
          </w:rPr>
          <w:delText>nebo jím pověřené osobě</w:delText>
        </w:r>
        <w:r w:rsidR="00272BEE" w:rsidDel="00080DEB">
          <w:rPr>
            <w:rFonts w:ascii="Corbel" w:hAnsi="Corbel"/>
            <w:color w:val="575757"/>
            <w:sz w:val="22"/>
            <w:szCs w:val="22"/>
          </w:rPr>
          <w:delText>,</w:delText>
        </w:r>
        <w:r w:rsidR="00281315" w:rsidRPr="00F56967" w:rsidDel="00080DEB">
          <w:rPr>
            <w:rFonts w:ascii="Corbel" w:hAnsi="Corbel"/>
            <w:color w:val="575757"/>
            <w:sz w:val="22"/>
            <w:szCs w:val="22"/>
          </w:rPr>
          <w:delText xml:space="preserve"> </w:delText>
        </w:r>
        <w:r w:rsidR="005E59C9" w:rsidRPr="00F56967" w:rsidDel="00080DEB">
          <w:rPr>
            <w:rFonts w:ascii="Corbel" w:hAnsi="Corbel"/>
            <w:color w:val="575757"/>
            <w:sz w:val="22"/>
            <w:szCs w:val="22"/>
          </w:rPr>
          <w:delText xml:space="preserve">veškeré dokumenty a movité věci </w:delText>
        </w:r>
        <w:r w:rsidR="00C50CBB" w:rsidDel="00080DEB">
          <w:rPr>
            <w:rFonts w:ascii="Corbel" w:hAnsi="Corbel"/>
            <w:color w:val="575757"/>
            <w:sz w:val="22"/>
            <w:szCs w:val="22"/>
          </w:rPr>
          <w:delText xml:space="preserve">ve vlastnictví </w:delText>
        </w:r>
        <w:r w:rsidR="00356041" w:rsidDel="00080DEB">
          <w:rPr>
            <w:rFonts w:ascii="Corbel" w:hAnsi="Corbel"/>
            <w:color w:val="575757"/>
            <w:sz w:val="22"/>
            <w:szCs w:val="22"/>
          </w:rPr>
          <w:delText>Společnost</w:delText>
        </w:r>
        <w:r w:rsidR="00A40E45" w:rsidDel="00080DEB">
          <w:rPr>
            <w:rFonts w:ascii="Corbel" w:hAnsi="Corbel"/>
            <w:color w:val="575757"/>
            <w:sz w:val="22"/>
            <w:szCs w:val="22"/>
          </w:rPr>
          <w:delText xml:space="preserve">í </w:delText>
        </w:r>
        <w:r w:rsidR="00C50CBB" w:rsidDel="00080DEB">
          <w:rPr>
            <w:rFonts w:ascii="Corbel" w:hAnsi="Corbel"/>
            <w:color w:val="575757"/>
            <w:sz w:val="22"/>
            <w:szCs w:val="22"/>
          </w:rPr>
          <w:delText>a</w:delText>
        </w:r>
        <w:r w:rsidR="00E8433D" w:rsidDel="00080DEB">
          <w:rPr>
            <w:rFonts w:ascii="Corbel" w:hAnsi="Corbel"/>
            <w:color w:val="575757"/>
            <w:sz w:val="22"/>
            <w:szCs w:val="22"/>
          </w:rPr>
          <w:delText>/nebo</w:delText>
        </w:r>
        <w:r w:rsidR="00C50CBB" w:rsidDel="00080DEB">
          <w:rPr>
            <w:rFonts w:ascii="Corbel" w:hAnsi="Corbel"/>
            <w:color w:val="575757"/>
            <w:sz w:val="22"/>
            <w:szCs w:val="22"/>
          </w:rPr>
          <w:delText xml:space="preserve"> </w:delText>
        </w:r>
        <w:r w:rsidR="005E59C9" w:rsidRPr="00F56967" w:rsidDel="00080DEB">
          <w:rPr>
            <w:rFonts w:ascii="Corbel" w:hAnsi="Corbel"/>
            <w:color w:val="575757"/>
            <w:sz w:val="22"/>
            <w:szCs w:val="22"/>
          </w:rPr>
          <w:delText xml:space="preserve">týkající se </w:delText>
        </w:r>
        <w:r w:rsidR="00356041" w:rsidDel="00080DEB">
          <w:rPr>
            <w:rFonts w:ascii="Corbel" w:hAnsi="Corbel"/>
            <w:color w:val="575757"/>
            <w:sz w:val="22"/>
            <w:szCs w:val="22"/>
          </w:rPr>
          <w:delText>Společnost</w:delText>
        </w:r>
        <w:r w:rsidR="00A40E45" w:rsidDel="00080DEB">
          <w:rPr>
            <w:rFonts w:ascii="Corbel" w:hAnsi="Corbel"/>
            <w:color w:val="575757"/>
            <w:sz w:val="22"/>
            <w:szCs w:val="22"/>
          </w:rPr>
          <w:delText>í</w:delText>
        </w:r>
        <w:r w:rsidR="00356041" w:rsidDel="00080DEB">
          <w:rPr>
            <w:rFonts w:ascii="Corbel" w:hAnsi="Corbel"/>
            <w:color w:val="575757"/>
            <w:sz w:val="22"/>
            <w:szCs w:val="22"/>
          </w:rPr>
          <w:delText xml:space="preserve"> </w:delText>
        </w:r>
        <w:r w:rsidR="007A0677" w:rsidRPr="00F56967" w:rsidDel="00080DEB">
          <w:rPr>
            <w:rFonts w:ascii="Corbel" w:hAnsi="Corbel"/>
            <w:color w:val="575757"/>
            <w:sz w:val="22"/>
            <w:szCs w:val="22"/>
          </w:rPr>
          <w:delText>a/</w:delText>
        </w:r>
        <w:r w:rsidR="005E59C9" w:rsidRPr="00F56967" w:rsidDel="00080DEB">
          <w:rPr>
            <w:rFonts w:ascii="Corbel" w:hAnsi="Corbel"/>
            <w:color w:val="575757"/>
            <w:sz w:val="22"/>
            <w:szCs w:val="22"/>
          </w:rPr>
          <w:delText xml:space="preserve">nebo </w:delText>
        </w:r>
        <w:r w:rsidR="006C23A5" w:rsidDel="00080DEB">
          <w:rPr>
            <w:rFonts w:ascii="Corbel" w:hAnsi="Corbel"/>
            <w:color w:val="575757"/>
            <w:sz w:val="22"/>
            <w:szCs w:val="22"/>
          </w:rPr>
          <w:delText>jej</w:delText>
        </w:r>
        <w:r w:rsidR="00A40E45" w:rsidDel="00080DEB">
          <w:rPr>
            <w:rFonts w:ascii="Corbel" w:hAnsi="Corbel"/>
            <w:color w:val="575757"/>
            <w:sz w:val="22"/>
            <w:szCs w:val="22"/>
          </w:rPr>
          <w:delText>ich</w:delText>
        </w:r>
        <w:r w:rsidR="007A0677" w:rsidRPr="00F56967" w:rsidDel="00080DEB">
          <w:rPr>
            <w:rFonts w:ascii="Corbel" w:hAnsi="Corbel"/>
            <w:color w:val="575757"/>
            <w:sz w:val="22"/>
            <w:szCs w:val="22"/>
          </w:rPr>
          <w:delText xml:space="preserve"> </w:delText>
        </w:r>
        <w:r w:rsidR="005E59C9" w:rsidRPr="00F56967" w:rsidDel="00080DEB">
          <w:rPr>
            <w:rFonts w:ascii="Corbel" w:hAnsi="Corbel"/>
            <w:color w:val="575757"/>
            <w:sz w:val="22"/>
            <w:szCs w:val="22"/>
          </w:rPr>
          <w:delText xml:space="preserve">majetku, </w:delText>
        </w:r>
        <w:r w:rsidR="007D7650" w:rsidRPr="00F56967" w:rsidDel="00080DEB">
          <w:rPr>
            <w:rFonts w:ascii="Corbel" w:hAnsi="Corbel"/>
            <w:color w:val="575757"/>
            <w:sz w:val="22"/>
            <w:szCs w:val="22"/>
          </w:rPr>
          <w:delText xml:space="preserve">zejména </w:delText>
        </w:r>
        <w:r w:rsidR="0080467E" w:rsidRPr="00F56967" w:rsidDel="00080DEB">
          <w:rPr>
            <w:rFonts w:ascii="Corbel" w:hAnsi="Corbel"/>
            <w:color w:val="575757"/>
            <w:sz w:val="22"/>
            <w:szCs w:val="22"/>
          </w:rPr>
          <w:delText>následující dokumenty a movité věci:</w:delText>
        </w:r>
        <w:bookmarkEnd w:id="346"/>
        <w:bookmarkEnd w:id="358"/>
      </w:del>
    </w:p>
    <w:p w14:paraId="4A1E7ACD" w14:textId="432BC6EF" w:rsidR="0080467E" w:rsidRPr="00F56967" w:rsidRDefault="0080467E" w:rsidP="00230CA2">
      <w:pPr>
        <w:pStyle w:val="NoSpacing"/>
        <w:widowControl w:val="0"/>
        <w:rPr>
          <w:color w:val="575757"/>
          <w:szCs w:val="22"/>
        </w:rPr>
      </w:pPr>
      <w:r w:rsidRPr="00F56967">
        <w:rPr>
          <w:color w:val="575757"/>
          <w:szCs w:val="22"/>
        </w:rPr>
        <w:t>originály všech notářských zápisů tý</w:t>
      </w:r>
      <w:r w:rsidR="00E41569" w:rsidRPr="00F56967">
        <w:rPr>
          <w:color w:val="575757"/>
          <w:szCs w:val="22"/>
        </w:rPr>
        <w:t xml:space="preserve">kajících se </w:t>
      </w:r>
      <w:r w:rsidR="00AD473D">
        <w:rPr>
          <w:color w:val="575757"/>
          <w:szCs w:val="22"/>
        </w:rPr>
        <w:t>Společnost</w:t>
      </w:r>
      <w:r w:rsidR="00A40E45">
        <w:rPr>
          <w:color w:val="575757"/>
          <w:szCs w:val="22"/>
        </w:rPr>
        <w:t>í</w:t>
      </w:r>
      <w:r w:rsidR="00AD473D">
        <w:rPr>
          <w:color w:val="575757"/>
          <w:szCs w:val="22"/>
        </w:rPr>
        <w:t>,</w:t>
      </w:r>
      <w:r w:rsidR="00E41569" w:rsidRPr="00F56967">
        <w:rPr>
          <w:color w:val="575757"/>
          <w:szCs w:val="22"/>
        </w:rPr>
        <w:t xml:space="preserve"> </w:t>
      </w:r>
      <w:r w:rsidR="003B69C7" w:rsidRPr="00F56967">
        <w:rPr>
          <w:color w:val="575757"/>
          <w:szCs w:val="22"/>
        </w:rPr>
        <w:t>veškerá</w:t>
      </w:r>
      <w:r w:rsidR="00E41569" w:rsidRPr="00F56967">
        <w:rPr>
          <w:color w:val="575757"/>
          <w:szCs w:val="22"/>
        </w:rPr>
        <w:t xml:space="preserve"> rozhodnutí </w:t>
      </w:r>
      <w:r w:rsidR="006A57F8" w:rsidRPr="00F56967">
        <w:rPr>
          <w:color w:val="575757"/>
          <w:szCs w:val="22"/>
        </w:rPr>
        <w:t xml:space="preserve">valné hromady </w:t>
      </w:r>
      <w:r w:rsidR="00356041">
        <w:rPr>
          <w:color w:val="575757"/>
          <w:szCs w:val="22"/>
        </w:rPr>
        <w:t>Společnost</w:t>
      </w:r>
      <w:r w:rsidR="00A40E45">
        <w:rPr>
          <w:color w:val="575757"/>
          <w:szCs w:val="22"/>
        </w:rPr>
        <w:t>í</w:t>
      </w:r>
      <w:r w:rsidR="00356041">
        <w:rPr>
          <w:color w:val="575757"/>
          <w:szCs w:val="22"/>
        </w:rPr>
        <w:t xml:space="preserve"> </w:t>
      </w:r>
      <w:r w:rsidR="006A57F8" w:rsidRPr="00F56967">
        <w:rPr>
          <w:color w:val="575757"/>
          <w:szCs w:val="22"/>
        </w:rPr>
        <w:t>nebo</w:t>
      </w:r>
      <w:r w:rsidR="000651B3" w:rsidRPr="00F56967">
        <w:rPr>
          <w:color w:val="575757"/>
          <w:szCs w:val="22"/>
        </w:rPr>
        <w:t xml:space="preserve"> rozhodnutí učiněn</w:t>
      </w:r>
      <w:r w:rsidR="00A77399" w:rsidRPr="00F56967">
        <w:rPr>
          <w:color w:val="575757"/>
          <w:szCs w:val="22"/>
        </w:rPr>
        <w:t>á</w:t>
      </w:r>
      <w:r w:rsidR="003B69C7" w:rsidRPr="00F56967">
        <w:rPr>
          <w:color w:val="575757"/>
          <w:szCs w:val="22"/>
        </w:rPr>
        <w:t xml:space="preserve"> mimo valnou hromadu </w:t>
      </w:r>
      <w:r w:rsidR="00AD473D">
        <w:rPr>
          <w:color w:val="575757"/>
          <w:szCs w:val="22"/>
        </w:rPr>
        <w:t>Společnost</w:t>
      </w:r>
      <w:r w:rsidR="001C0E12">
        <w:rPr>
          <w:color w:val="575757"/>
          <w:szCs w:val="22"/>
        </w:rPr>
        <w:t>í</w:t>
      </w:r>
      <w:r w:rsidR="00AD473D">
        <w:rPr>
          <w:color w:val="575757"/>
          <w:szCs w:val="22"/>
        </w:rPr>
        <w:t>,</w:t>
      </w:r>
      <w:r w:rsidR="00A77399" w:rsidRPr="00F56967">
        <w:rPr>
          <w:color w:val="575757"/>
          <w:szCs w:val="22"/>
        </w:rPr>
        <w:t xml:space="preserve"> </w:t>
      </w:r>
      <w:r w:rsidR="003B69C7" w:rsidRPr="00F56967">
        <w:rPr>
          <w:color w:val="575757"/>
          <w:szCs w:val="22"/>
        </w:rPr>
        <w:t xml:space="preserve">veškerá rozhodnutí </w:t>
      </w:r>
      <w:r w:rsidR="00AF0D09" w:rsidRPr="00F56967">
        <w:rPr>
          <w:color w:val="575757"/>
          <w:szCs w:val="22"/>
        </w:rPr>
        <w:t xml:space="preserve">předchozích společníků </w:t>
      </w:r>
      <w:r w:rsidR="00356041">
        <w:rPr>
          <w:color w:val="575757"/>
          <w:szCs w:val="22"/>
        </w:rPr>
        <w:t>Společnost</w:t>
      </w:r>
      <w:r w:rsidR="001C0E12">
        <w:rPr>
          <w:color w:val="575757"/>
          <w:szCs w:val="22"/>
        </w:rPr>
        <w:t>í</w:t>
      </w:r>
      <w:r w:rsidR="00356041">
        <w:rPr>
          <w:color w:val="575757"/>
          <w:szCs w:val="22"/>
        </w:rPr>
        <w:t xml:space="preserve"> </w:t>
      </w:r>
      <w:r w:rsidR="005E59C9" w:rsidRPr="00F56967">
        <w:rPr>
          <w:color w:val="575757"/>
          <w:szCs w:val="22"/>
        </w:rPr>
        <w:t xml:space="preserve">v působnosti orgánů </w:t>
      </w:r>
      <w:r w:rsidR="00356041">
        <w:rPr>
          <w:color w:val="575757"/>
          <w:szCs w:val="22"/>
        </w:rPr>
        <w:t>Společnost</w:t>
      </w:r>
      <w:r w:rsidR="001C0E12">
        <w:rPr>
          <w:color w:val="575757"/>
          <w:szCs w:val="22"/>
        </w:rPr>
        <w:t>í</w:t>
      </w:r>
      <w:r w:rsidR="00356041">
        <w:rPr>
          <w:color w:val="575757"/>
          <w:szCs w:val="22"/>
        </w:rPr>
        <w:t xml:space="preserve"> </w:t>
      </w:r>
      <w:r w:rsidR="00281315" w:rsidRPr="00F56967">
        <w:rPr>
          <w:color w:val="575757"/>
          <w:szCs w:val="22"/>
        </w:rPr>
        <w:t>a</w:t>
      </w:r>
      <w:r w:rsidRPr="00F56967">
        <w:rPr>
          <w:color w:val="575757"/>
          <w:szCs w:val="22"/>
        </w:rPr>
        <w:t xml:space="preserve"> veškeré další dokumenty týkající </w:t>
      </w:r>
      <w:r w:rsidR="00EE460B" w:rsidRPr="00F56967">
        <w:rPr>
          <w:color w:val="575757"/>
          <w:szCs w:val="22"/>
        </w:rPr>
        <w:t xml:space="preserve">se </w:t>
      </w:r>
      <w:r w:rsidRPr="00F56967">
        <w:rPr>
          <w:color w:val="575757"/>
          <w:szCs w:val="22"/>
        </w:rPr>
        <w:t xml:space="preserve">organizace </w:t>
      </w:r>
      <w:r w:rsidR="00AD473D">
        <w:rPr>
          <w:color w:val="575757"/>
          <w:szCs w:val="22"/>
        </w:rPr>
        <w:t>Společnost</w:t>
      </w:r>
      <w:r w:rsidR="001C0E12">
        <w:rPr>
          <w:color w:val="575757"/>
          <w:szCs w:val="22"/>
        </w:rPr>
        <w:t>í</w:t>
      </w:r>
      <w:r w:rsidR="00AD473D">
        <w:rPr>
          <w:color w:val="575757"/>
          <w:szCs w:val="22"/>
        </w:rPr>
        <w:t>,</w:t>
      </w:r>
      <w:r w:rsidR="000C7576">
        <w:rPr>
          <w:color w:val="575757"/>
          <w:szCs w:val="22"/>
        </w:rPr>
        <w:t xml:space="preserve"> za podmínky, že je mají </w:t>
      </w:r>
      <w:r w:rsidR="00F359B7">
        <w:rPr>
          <w:color w:val="575757"/>
          <w:szCs w:val="22"/>
        </w:rPr>
        <w:t>Prod</w:t>
      </w:r>
      <w:r w:rsidR="000C7576">
        <w:rPr>
          <w:color w:val="575757"/>
          <w:szCs w:val="22"/>
        </w:rPr>
        <w:t xml:space="preserve">ávající či </w:t>
      </w:r>
      <w:r w:rsidR="00356041">
        <w:rPr>
          <w:color w:val="575757"/>
          <w:szCs w:val="22"/>
        </w:rPr>
        <w:t>Společnost</w:t>
      </w:r>
      <w:r w:rsidR="001C0E12">
        <w:rPr>
          <w:color w:val="575757"/>
          <w:szCs w:val="22"/>
        </w:rPr>
        <w:t>i</w:t>
      </w:r>
      <w:r w:rsidR="00CE3729">
        <w:rPr>
          <w:color w:val="575757"/>
          <w:szCs w:val="22"/>
        </w:rPr>
        <w:t xml:space="preserve"> k dispozici</w:t>
      </w:r>
      <w:r w:rsidRPr="00F56967">
        <w:rPr>
          <w:color w:val="575757"/>
          <w:szCs w:val="22"/>
        </w:rPr>
        <w:t>;</w:t>
      </w:r>
    </w:p>
    <w:p w14:paraId="0E59DE05" w14:textId="7480E945" w:rsidR="0080467E" w:rsidRPr="00F56967" w:rsidRDefault="0080467E" w:rsidP="00230CA2">
      <w:pPr>
        <w:pStyle w:val="NoSpacing"/>
        <w:widowControl w:val="0"/>
        <w:rPr>
          <w:color w:val="575757"/>
          <w:szCs w:val="22"/>
        </w:rPr>
      </w:pPr>
      <w:r w:rsidRPr="00F56967">
        <w:rPr>
          <w:color w:val="575757"/>
          <w:szCs w:val="22"/>
        </w:rPr>
        <w:t xml:space="preserve">originály </w:t>
      </w:r>
      <w:r w:rsidR="009727DA" w:rsidRPr="00F56967">
        <w:rPr>
          <w:color w:val="575757"/>
          <w:szCs w:val="22"/>
        </w:rPr>
        <w:t>všech</w:t>
      </w:r>
      <w:r w:rsidRPr="00F56967">
        <w:rPr>
          <w:color w:val="575757"/>
          <w:szCs w:val="22"/>
        </w:rPr>
        <w:t xml:space="preserve"> účinných smluv uzavřených </w:t>
      </w:r>
      <w:r w:rsidR="00621BC0">
        <w:rPr>
          <w:color w:val="575757"/>
          <w:szCs w:val="22"/>
        </w:rPr>
        <w:t>Společnost</w:t>
      </w:r>
      <w:r w:rsidR="001C0E12">
        <w:rPr>
          <w:color w:val="575757"/>
          <w:szCs w:val="22"/>
        </w:rPr>
        <w:t>mi</w:t>
      </w:r>
      <w:r w:rsidRPr="00F56967">
        <w:rPr>
          <w:color w:val="575757"/>
          <w:szCs w:val="22"/>
        </w:rPr>
        <w:t xml:space="preserve">, plných mocí a jiných zmocnění udělených </w:t>
      </w:r>
      <w:r w:rsidR="00621BC0">
        <w:rPr>
          <w:color w:val="575757"/>
          <w:szCs w:val="22"/>
        </w:rPr>
        <w:t>Společnost</w:t>
      </w:r>
      <w:r w:rsidR="001C0E12">
        <w:rPr>
          <w:color w:val="575757"/>
          <w:szCs w:val="22"/>
        </w:rPr>
        <w:t>mi</w:t>
      </w:r>
      <w:r w:rsidR="006C23A5">
        <w:rPr>
          <w:color w:val="575757"/>
          <w:szCs w:val="22"/>
        </w:rPr>
        <w:t xml:space="preserve"> nebo </w:t>
      </w:r>
      <w:r w:rsidR="009727DA" w:rsidRPr="00F56967">
        <w:rPr>
          <w:color w:val="575757"/>
          <w:szCs w:val="22"/>
        </w:rPr>
        <w:t xml:space="preserve">pro </w:t>
      </w:r>
      <w:r w:rsidR="00621BC0">
        <w:rPr>
          <w:color w:val="575757"/>
          <w:szCs w:val="22"/>
        </w:rPr>
        <w:t>Společnost</w:t>
      </w:r>
      <w:r w:rsidR="001C0E12">
        <w:rPr>
          <w:color w:val="575757"/>
          <w:szCs w:val="22"/>
        </w:rPr>
        <w:t>i</w:t>
      </w:r>
      <w:r w:rsidR="00621BC0">
        <w:rPr>
          <w:color w:val="575757"/>
          <w:szCs w:val="22"/>
        </w:rPr>
        <w:t xml:space="preserve">, </w:t>
      </w:r>
      <w:r w:rsidR="009727DA" w:rsidRPr="00F56967">
        <w:rPr>
          <w:color w:val="575757"/>
          <w:szCs w:val="22"/>
        </w:rPr>
        <w:t>záručních listin a ručitelských prohlášení</w:t>
      </w:r>
      <w:r w:rsidR="000C7576">
        <w:rPr>
          <w:color w:val="575757"/>
          <w:szCs w:val="22"/>
        </w:rPr>
        <w:t>, které jsou účinné ke Dni vypořádání</w:t>
      </w:r>
      <w:r w:rsidR="009727DA" w:rsidRPr="00F56967">
        <w:rPr>
          <w:color w:val="575757"/>
          <w:szCs w:val="22"/>
        </w:rPr>
        <w:t>;</w:t>
      </w:r>
    </w:p>
    <w:p w14:paraId="28A72D99" w14:textId="22E98ADC" w:rsidR="00BD0024" w:rsidRPr="00F56967" w:rsidRDefault="00BD0024" w:rsidP="00230CA2">
      <w:pPr>
        <w:pStyle w:val="NoSpacing"/>
        <w:widowControl w:val="0"/>
        <w:rPr>
          <w:color w:val="575757"/>
          <w:szCs w:val="22"/>
        </w:rPr>
      </w:pPr>
      <w:r w:rsidRPr="00F56967">
        <w:rPr>
          <w:color w:val="575757"/>
          <w:szCs w:val="22"/>
        </w:rPr>
        <w:t xml:space="preserve">kopie všech nabídek na uzavření smlouvy učiněných </w:t>
      </w:r>
      <w:r w:rsidR="00621BC0">
        <w:rPr>
          <w:color w:val="575757"/>
          <w:szCs w:val="22"/>
        </w:rPr>
        <w:t>Společnost</w:t>
      </w:r>
      <w:r w:rsidR="001C0E12">
        <w:rPr>
          <w:color w:val="575757"/>
          <w:szCs w:val="22"/>
        </w:rPr>
        <w:t>mi</w:t>
      </w:r>
      <w:r w:rsidRPr="00F56967">
        <w:rPr>
          <w:color w:val="575757"/>
          <w:szCs w:val="22"/>
        </w:rPr>
        <w:t xml:space="preserve">, které nebyly ke </w:t>
      </w:r>
      <w:r w:rsidR="00634F81" w:rsidRPr="00F56967">
        <w:rPr>
          <w:color w:val="575757"/>
          <w:szCs w:val="22"/>
        </w:rPr>
        <w:t xml:space="preserve">Dni </w:t>
      </w:r>
      <w:r w:rsidR="006A57F8" w:rsidRPr="00F56967">
        <w:rPr>
          <w:color w:val="575757"/>
          <w:szCs w:val="22"/>
        </w:rPr>
        <w:t>vypořádání</w:t>
      </w:r>
      <w:r w:rsidR="00634F81" w:rsidRPr="00F56967">
        <w:rPr>
          <w:color w:val="575757"/>
          <w:szCs w:val="22"/>
        </w:rPr>
        <w:t xml:space="preserve"> </w:t>
      </w:r>
      <w:r w:rsidRPr="00F56967">
        <w:rPr>
          <w:color w:val="575757"/>
          <w:szCs w:val="22"/>
        </w:rPr>
        <w:t xml:space="preserve">přijaty </w:t>
      </w:r>
      <w:r w:rsidR="00C50CBB">
        <w:rPr>
          <w:color w:val="575757"/>
          <w:szCs w:val="22"/>
        </w:rPr>
        <w:t>a</w:t>
      </w:r>
      <w:r w:rsidR="00C50CBB" w:rsidRPr="00F56967">
        <w:rPr>
          <w:color w:val="575757"/>
          <w:szCs w:val="22"/>
        </w:rPr>
        <w:t xml:space="preserve"> </w:t>
      </w:r>
      <w:r w:rsidRPr="00F56967">
        <w:rPr>
          <w:color w:val="575757"/>
          <w:szCs w:val="22"/>
        </w:rPr>
        <w:t xml:space="preserve">nepřestaly být pro </w:t>
      </w:r>
      <w:r w:rsidR="00356041">
        <w:rPr>
          <w:color w:val="575757"/>
          <w:szCs w:val="22"/>
        </w:rPr>
        <w:t>Společnost</w:t>
      </w:r>
      <w:r w:rsidR="001C0E12">
        <w:rPr>
          <w:color w:val="575757"/>
          <w:szCs w:val="22"/>
        </w:rPr>
        <w:t>i</w:t>
      </w:r>
      <w:r w:rsidR="00356041">
        <w:rPr>
          <w:color w:val="575757"/>
          <w:szCs w:val="22"/>
        </w:rPr>
        <w:t xml:space="preserve"> </w:t>
      </w:r>
      <w:r w:rsidRPr="00F56967">
        <w:rPr>
          <w:color w:val="575757"/>
          <w:szCs w:val="22"/>
        </w:rPr>
        <w:t>závazné;</w:t>
      </w:r>
    </w:p>
    <w:p w14:paraId="308D20DF" w14:textId="0BF6DE0A" w:rsidR="009727DA" w:rsidRPr="00F56967" w:rsidRDefault="00BD0024" w:rsidP="00230CA2">
      <w:pPr>
        <w:pStyle w:val="NoSpacing"/>
        <w:widowControl w:val="0"/>
        <w:rPr>
          <w:color w:val="575757"/>
          <w:szCs w:val="22"/>
        </w:rPr>
      </w:pPr>
      <w:r w:rsidRPr="00F56967">
        <w:rPr>
          <w:color w:val="575757"/>
          <w:szCs w:val="22"/>
        </w:rPr>
        <w:t>všechny</w:t>
      </w:r>
      <w:r w:rsidR="009727DA" w:rsidRPr="00F56967">
        <w:rPr>
          <w:color w:val="575757"/>
          <w:szCs w:val="22"/>
        </w:rPr>
        <w:t xml:space="preserve"> účetní záznamy </w:t>
      </w:r>
      <w:r w:rsidR="00AD473D">
        <w:rPr>
          <w:color w:val="575757"/>
          <w:szCs w:val="22"/>
        </w:rPr>
        <w:t>Společnost</w:t>
      </w:r>
      <w:r w:rsidR="001C0E12">
        <w:rPr>
          <w:color w:val="575757"/>
          <w:szCs w:val="22"/>
        </w:rPr>
        <w:t>í</w:t>
      </w:r>
      <w:r w:rsidR="00AD473D">
        <w:rPr>
          <w:color w:val="575757"/>
          <w:szCs w:val="22"/>
        </w:rPr>
        <w:t>,</w:t>
      </w:r>
      <w:r w:rsidR="009727DA" w:rsidRPr="00F56967">
        <w:rPr>
          <w:color w:val="575757"/>
          <w:szCs w:val="22"/>
        </w:rPr>
        <w:t xml:space="preserve"> včetně účetních závěrek, podkladů k vedení účetnictví</w:t>
      </w:r>
      <w:r w:rsidRPr="00F56967">
        <w:rPr>
          <w:color w:val="575757"/>
          <w:szCs w:val="22"/>
        </w:rPr>
        <w:t>,</w:t>
      </w:r>
      <w:r w:rsidR="009727DA" w:rsidRPr="00F56967">
        <w:rPr>
          <w:color w:val="575757"/>
          <w:szCs w:val="22"/>
        </w:rPr>
        <w:t xml:space="preserve"> daňových přiznání</w:t>
      </w:r>
      <w:r w:rsidRPr="00F56967">
        <w:rPr>
          <w:color w:val="575757"/>
          <w:szCs w:val="22"/>
        </w:rPr>
        <w:t xml:space="preserve"> a veškerých dalších dokumentů souvisejících s účetnictvím Společnost</w:t>
      </w:r>
      <w:r w:rsidR="001C0E12">
        <w:rPr>
          <w:color w:val="575757"/>
          <w:szCs w:val="22"/>
        </w:rPr>
        <w:t>í</w:t>
      </w:r>
      <w:r w:rsidR="009727DA" w:rsidRPr="00F56967">
        <w:rPr>
          <w:color w:val="575757"/>
          <w:szCs w:val="22"/>
        </w:rPr>
        <w:t>;</w:t>
      </w:r>
    </w:p>
    <w:p w14:paraId="3132E022" w14:textId="61AC7374" w:rsidR="009727DA" w:rsidRPr="00F56967" w:rsidRDefault="009727DA" w:rsidP="00230CA2">
      <w:pPr>
        <w:pStyle w:val="NoSpacing"/>
        <w:widowControl w:val="0"/>
        <w:rPr>
          <w:color w:val="575757"/>
          <w:szCs w:val="22"/>
        </w:rPr>
      </w:pPr>
      <w:r w:rsidRPr="00F56967">
        <w:rPr>
          <w:color w:val="575757"/>
          <w:szCs w:val="22"/>
        </w:rPr>
        <w:t xml:space="preserve">originály všech rozhodnutí, </w:t>
      </w:r>
      <w:r w:rsidR="00281315" w:rsidRPr="00F56967">
        <w:rPr>
          <w:color w:val="575757"/>
          <w:szCs w:val="22"/>
        </w:rPr>
        <w:t xml:space="preserve">stanovisek </w:t>
      </w:r>
      <w:r w:rsidRPr="00F56967">
        <w:rPr>
          <w:color w:val="575757"/>
          <w:szCs w:val="22"/>
        </w:rPr>
        <w:t xml:space="preserve">a sdělení orgánů veřejné moci týkajících se </w:t>
      </w:r>
      <w:r w:rsidR="00356041">
        <w:rPr>
          <w:color w:val="575757"/>
          <w:szCs w:val="22"/>
        </w:rPr>
        <w:t>Společnost</w:t>
      </w:r>
      <w:r w:rsidR="001C0E12">
        <w:rPr>
          <w:color w:val="575757"/>
          <w:szCs w:val="22"/>
        </w:rPr>
        <w:t>í</w:t>
      </w:r>
      <w:r w:rsidR="00356041">
        <w:rPr>
          <w:color w:val="575757"/>
          <w:szCs w:val="22"/>
        </w:rPr>
        <w:t xml:space="preserve"> </w:t>
      </w:r>
      <w:r w:rsidRPr="00F56967">
        <w:rPr>
          <w:color w:val="575757"/>
          <w:szCs w:val="22"/>
        </w:rPr>
        <w:t>a</w:t>
      </w:r>
      <w:r w:rsidR="000A30DA">
        <w:rPr>
          <w:color w:val="575757"/>
          <w:szCs w:val="22"/>
        </w:rPr>
        <w:t> </w:t>
      </w:r>
      <w:r w:rsidRPr="00F56967">
        <w:rPr>
          <w:color w:val="575757"/>
          <w:szCs w:val="22"/>
        </w:rPr>
        <w:t xml:space="preserve">originály všech rozhodčích rozhodnutí týkajících se </w:t>
      </w:r>
      <w:r w:rsidR="00AD473D">
        <w:rPr>
          <w:color w:val="575757"/>
          <w:szCs w:val="22"/>
        </w:rPr>
        <w:t>Společnost</w:t>
      </w:r>
      <w:r w:rsidR="001C0E12">
        <w:rPr>
          <w:color w:val="575757"/>
          <w:szCs w:val="22"/>
        </w:rPr>
        <w:t>í</w:t>
      </w:r>
      <w:r w:rsidR="00AD473D">
        <w:rPr>
          <w:color w:val="575757"/>
          <w:szCs w:val="22"/>
        </w:rPr>
        <w:t>,</w:t>
      </w:r>
      <w:r w:rsidR="000C7576">
        <w:rPr>
          <w:color w:val="575757"/>
          <w:szCs w:val="22"/>
        </w:rPr>
        <w:t xml:space="preserve"> které jsou nebo by měly být součástí účetnictví Společnosti</w:t>
      </w:r>
      <w:r w:rsidRPr="00F56967">
        <w:rPr>
          <w:color w:val="575757"/>
          <w:szCs w:val="22"/>
        </w:rPr>
        <w:t>;</w:t>
      </w:r>
    </w:p>
    <w:p w14:paraId="07CD3905" w14:textId="060CD6F6" w:rsidR="006A57F8" w:rsidRPr="00F56967" w:rsidRDefault="006A57F8" w:rsidP="00230CA2">
      <w:pPr>
        <w:pStyle w:val="NoSpacing"/>
        <w:widowControl w:val="0"/>
        <w:rPr>
          <w:color w:val="575757"/>
          <w:szCs w:val="22"/>
        </w:rPr>
      </w:pPr>
      <w:r w:rsidRPr="00F56967">
        <w:rPr>
          <w:color w:val="575757"/>
          <w:szCs w:val="22"/>
        </w:rPr>
        <w:t>přístupové údaje k internetovému bankovnictví, e-mailovým schránkám a dalším elektronickým systémům a databázím, které</w:t>
      </w:r>
      <w:r w:rsidR="007A0677" w:rsidRPr="00F56967">
        <w:rPr>
          <w:color w:val="575757"/>
          <w:szCs w:val="22"/>
        </w:rPr>
        <w:t xml:space="preserve"> </w:t>
      </w:r>
      <w:r w:rsidR="00356041">
        <w:rPr>
          <w:color w:val="575757"/>
          <w:szCs w:val="22"/>
        </w:rPr>
        <w:t>Společnost</w:t>
      </w:r>
      <w:r w:rsidR="001C0E12">
        <w:rPr>
          <w:color w:val="575757"/>
          <w:szCs w:val="22"/>
        </w:rPr>
        <w:t>i</w:t>
      </w:r>
      <w:r w:rsidR="00356041">
        <w:rPr>
          <w:color w:val="575757"/>
          <w:szCs w:val="22"/>
        </w:rPr>
        <w:t xml:space="preserve"> </w:t>
      </w:r>
      <w:r w:rsidRPr="00F56967">
        <w:rPr>
          <w:color w:val="575757"/>
          <w:szCs w:val="22"/>
        </w:rPr>
        <w:t>ke Dni vypořádání</w:t>
      </w:r>
      <w:r w:rsidR="00A77399" w:rsidRPr="00F56967">
        <w:rPr>
          <w:color w:val="575757"/>
          <w:szCs w:val="22"/>
        </w:rPr>
        <w:t xml:space="preserve"> využív</w:t>
      </w:r>
      <w:r w:rsidR="001C0E12">
        <w:rPr>
          <w:color w:val="575757"/>
          <w:szCs w:val="22"/>
        </w:rPr>
        <w:t>ají</w:t>
      </w:r>
      <w:r w:rsidRPr="00F56967">
        <w:rPr>
          <w:color w:val="575757"/>
          <w:szCs w:val="22"/>
        </w:rPr>
        <w:t>;</w:t>
      </w:r>
    </w:p>
    <w:p w14:paraId="67111EED" w14:textId="2FD6223A" w:rsidR="00BD0024" w:rsidRPr="00F56967" w:rsidRDefault="00281315" w:rsidP="00230CA2">
      <w:pPr>
        <w:pStyle w:val="NoSpacing"/>
        <w:widowControl w:val="0"/>
        <w:rPr>
          <w:color w:val="575757"/>
          <w:szCs w:val="22"/>
        </w:rPr>
      </w:pPr>
      <w:r w:rsidRPr="00F56967">
        <w:rPr>
          <w:color w:val="575757"/>
          <w:szCs w:val="22"/>
        </w:rPr>
        <w:t xml:space="preserve">originál </w:t>
      </w:r>
      <w:r w:rsidR="00BD0024" w:rsidRPr="00F56967">
        <w:rPr>
          <w:color w:val="575757"/>
          <w:szCs w:val="22"/>
        </w:rPr>
        <w:t>Licenc</w:t>
      </w:r>
      <w:r w:rsidR="00952FF2">
        <w:rPr>
          <w:color w:val="575757"/>
          <w:szCs w:val="22"/>
        </w:rPr>
        <w:t>e</w:t>
      </w:r>
      <w:r w:rsidR="00BD0024" w:rsidRPr="00F56967">
        <w:rPr>
          <w:color w:val="575757"/>
          <w:szCs w:val="22"/>
        </w:rPr>
        <w:t>,</w:t>
      </w:r>
      <w:r w:rsidR="007D7650" w:rsidRPr="00F56967">
        <w:rPr>
          <w:color w:val="575757"/>
          <w:szCs w:val="22"/>
        </w:rPr>
        <w:t xml:space="preserve"> technickou dokumentac</w:t>
      </w:r>
      <w:r w:rsidR="00B55D95" w:rsidRPr="00F56967">
        <w:rPr>
          <w:color w:val="575757"/>
          <w:szCs w:val="22"/>
        </w:rPr>
        <w:t xml:space="preserve">i vztahující se </w:t>
      </w:r>
      <w:r w:rsidR="006C23A5">
        <w:rPr>
          <w:color w:val="575757"/>
          <w:szCs w:val="22"/>
        </w:rPr>
        <w:t>k</w:t>
      </w:r>
      <w:r w:rsidR="00B55D95" w:rsidRPr="00F56967">
        <w:rPr>
          <w:color w:val="575757"/>
          <w:szCs w:val="22"/>
        </w:rPr>
        <w:t> </w:t>
      </w:r>
      <w:r w:rsidR="00B860A1">
        <w:rPr>
          <w:color w:val="575757"/>
          <w:szCs w:val="22"/>
        </w:rPr>
        <w:t>BPS</w:t>
      </w:r>
      <w:r w:rsidR="00B55D95" w:rsidRPr="00F56967">
        <w:rPr>
          <w:color w:val="575757"/>
          <w:szCs w:val="22"/>
        </w:rPr>
        <w:t xml:space="preserve"> či k jej</w:t>
      </w:r>
      <w:r w:rsidR="00905F04" w:rsidRPr="00F56967">
        <w:rPr>
          <w:color w:val="575757"/>
          <w:szCs w:val="22"/>
        </w:rPr>
        <w:t>ímu</w:t>
      </w:r>
      <w:r w:rsidR="00B55D95" w:rsidRPr="00F56967">
        <w:rPr>
          <w:color w:val="575757"/>
          <w:szCs w:val="22"/>
        </w:rPr>
        <w:t xml:space="preserve"> </w:t>
      </w:r>
      <w:r w:rsidR="007D7650" w:rsidRPr="00F56967">
        <w:rPr>
          <w:color w:val="575757"/>
          <w:szCs w:val="22"/>
        </w:rPr>
        <w:t>provozu, klíče</w:t>
      </w:r>
      <w:r w:rsidR="001964E0" w:rsidRPr="00F56967">
        <w:rPr>
          <w:color w:val="575757"/>
          <w:szCs w:val="22"/>
        </w:rPr>
        <w:t xml:space="preserve"> od </w:t>
      </w:r>
      <w:r w:rsidR="00B860A1">
        <w:rPr>
          <w:color w:val="575757"/>
          <w:szCs w:val="22"/>
        </w:rPr>
        <w:t xml:space="preserve">majetku </w:t>
      </w:r>
      <w:r w:rsidR="00AD473D">
        <w:rPr>
          <w:color w:val="575757"/>
          <w:szCs w:val="22"/>
        </w:rPr>
        <w:t>Společnost</w:t>
      </w:r>
      <w:r w:rsidR="001C0E12">
        <w:rPr>
          <w:color w:val="575757"/>
          <w:szCs w:val="22"/>
        </w:rPr>
        <w:t>í</w:t>
      </w:r>
      <w:r w:rsidR="00AD473D">
        <w:rPr>
          <w:color w:val="575757"/>
          <w:szCs w:val="22"/>
        </w:rPr>
        <w:t>,</w:t>
      </w:r>
      <w:r w:rsidR="007D7650" w:rsidRPr="00F56967">
        <w:rPr>
          <w:color w:val="575757"/>
          <w:szCs w:val="22"/>
        </w:rPr>
        <w:t xml:space="preserve"> přístupové údaje k zabezpečovacímu systému</w:t>
      </w:r>
      <w:r w:rsidR="001964E0" w:rsidRPr="00F56967">
        <w:rPr>
          <w:color w:val="575757"/>
          <w:szCs w:val="22"/>
        </w:rPr>
        <w:t>, přístupové údaje do</w:t>
      </w:r>
      <w:r w:rsidR="000A30DA">
        <w:rPr>
          <w:color w:val="575757"/>
          <w:szCs w:val="22"/>
        </w:rPr>
        <w:t> </w:t>
      </w:r>
      <w:r w:rsidR="001964E0" w:rsidRPr="00F56967">
        <w:rPr>
          <w:color w:val="575757"/>
          <w:szCs w:val="22"/>
        </w:rPr>
        <w:t>elektronických systémů</w:t>
      </w:r>
      <w:r w:rsidR="00BA2DA2" w:rsidRPr="00F56967">
        <w:rPr>
          <w:color w:val="575757"/>
          <w:szCs w:val="22"/>
        </w:rPr>
        <w:t>;</w:t>
      </w:r>
      <w:r w:rsidR="00BD0024" w:rsidRPr="00F56967">
        <w:rPr>
          <w:color w:val="575757"/>
          <w:szCs w:val="22"/>
        </w:rPr>
        <w:t xml:space="preserve"> </w:t>
      </w:r>
    </w:p>
    <w:p w14:paraId="16DC4716" w14:textId="44EBD2ED" w:rsidR="00BD0024" w:rsidRPr="00F56967" w:rsidRDefault="00BD0024" w:rsidP="00230CA2">
      <w:pPr>
        <w:pStyle w:val="NoSpacing"/>
        <w:widowControl w:val="0"/>
        <w:rPr>
          <w:color w:val="575757"/>
          <w:szCs w:val="22"/>
        </w:rPr>
      </w:pPr>
      <w:r w:rsidRPr="00F56967">
        <w:rPr>
          <w:color w:val="575757"/>
          <w:szCs w:val="22"/>
        </w:rPr>
        <w:t xml:space="preserve">aktivační údaje pro veškerý software užívaný </w:t>
      </w:r>
      <w:r w:rsidR="00621BC0">
        <w:rPr>
          <w:color w:val="575757"/>
          <w:szCs w:val="22"/>
        </w:rPr>
        <w:t>Společnost</w:t>
      </w:r>
      <w:r w:rsidR="001C0E12">
        <w:rPr>
          <w:color w:val="575757"/>
          <w:szCs w:val="22"/>
        </w:rPr>
        <w:t>mi</w:t>
      </w:r>
      <w:r w:rsidR="000C7576">
        <w:rPr>
          <w:color w:val="575757"/>
          <w:szCs w:val="22"/>
        </w:rPr>
        <w:t>, ledaže je nem</w:t>
      </w:r>
      <w:r w:rsidR="001C0E12">
        <w:rPr>
          <w:color w:val="575757"/>
          <w:szCs w:val="22"/>
        </w:rPr>
        <w:t>ají</w:t>
      </w:r>
      <w:r w:rsidR="000C7576">
        <w:rPr>
          <w:color w:val="575757"/>
          <w:szCs w:val="22"/>
        </w:rPr>
        <w:t xml:space="preserve"> </w:t>
      </w:r>
      <w:r w:rsidR="00356041">
        <w:rPr>
          <w:color w:val="575757"/>
          <w:szCs w:val="22"/>
        </w:rPr>
        <w:t>Společnost</w:t>
      </w:r>
      <w:r w:rsidR="001C0E12">
        <w:rPr>
          <w:color w:val="575757"/>
          <w:szCs w:val="22"/>
        </w:rPr>
        <w:t>i</w:t>
      </w:r>
      <w:r w:rsidR="00356041">
        <w:rPr>
          <w:color w:val="575757"/>
          <w:szCs w:val="22"/>
        </w:rPr>
        <w:t xml:space="preserve"> </w:t>
      </w:r>
      <w:r w:rsidR="000C7576">
        <w:rPr>
          <w:color w:val="575757"/>
          <w:szCs w:val="22"/>
        </w:rPr>
        <w:t>k</w:t>
      </w:r>
      <w:r w:rsidR="00CE3729">
        <w:rPr>
          <w:color w:val="575757"/>
          <w:szCs w:val="22"/>
        </w:rPr>
        <w:t> </w:t>
      </w:r>
      <w:r w:rsidR="000C7576">
        <w:rPr>
          <w:color w:val="575757"/>
          <w:szCs w:val="22"/>
        </w:rPr>
        <w:t>dispozici</w:t>
      </w:r>
      <w:r w:rsidRPr="00F56967">
        <w:rPr>
          <w:color w:val="575757"/>
          <w:szCs w:val="22"/>
        </w:rPr>
        <w:t>;</w:t>
      </w:r>
    </w:p>
    <w:p w14:paraId="1B9FDA6E" w14:textId="2607AF5B" w:rsidR="00BD0024" w:rsidRPr="00F56967" w:rsidRDefault="00BD0024" w:rsidP="00230CA2">
      <w:pPr>
        <w:pStyle w:val="NoSpacing"/>
        <w:widowControl w:val="0"/>
        <w:rPr>
          <w:color w:val="575757"/>
          <w:szCs w:val="22"/>
        </w:rPr>
      </w:pPr>
      <w:r w:rsidRPr="00F56967">
        <w:rPr>
          <w:color w:val="575757"/>
          <w:szCs w:val="22"/>
        </w:rPr>
        <w:t xml:space="preserve">klíče, vstupní elektronické karty, přístupové údaje a jiné údaje </w:t>
      </w:r>
      <w:r w:rsidR="005E59C9" w:rsidRPr="00F56967">
        <w:rPr>
          <w:color w:val="575757"/>
          <w:szCs w:val="22"/>
        </w:rPr>
        <w:t xml:space="preserve">a </w:t>
      </w:r>
      <w:r w:rsidRPr="00F56967">
        <w:rPr>
          <w:color w:val="575757"/>
          <w:szCs w:val="22"/>
        </w:rPr>
        <w:t>zařízení nezbytn</w:t>
      </w:r>
      <w:r w:rsidR="007D7650" w:rsidRPr="00F56967">
        <w:rPr>
          <w:color w:val="575757"/>
          <w:szCs w:val="22"/>
        </w:rPr>
        <w:t>é</w:t>
      </w:r>
      <w:r w:rsidRPr="00F56967">
        <w:rPr>
          <w:color w:val="575757"/>
          <w:szCs w:val="22"/>
        </w:rPr>
        <w:t xml:space="preserve"> ke vstupu </w:t>
      </w:r>
      <w:r w:rsidRPr="00F56967">
        <w:rPr>
          <w:color w:val="575757"/>
          <w:szCs w:val="22"/>
        </w:rPr>
        <w:lastRenderedPageBreak/>
        <w:t>do</w:t>
      </w:r>
      <w:r w:rsidR="000A30DA">
        <w:rPr>
          <w:color w:val="575757"/>
          <w:szCs w:val="22"/>
        </w:rPr>
        <w:t> </w:t>
      </w:r>
      <w:r w:rsidRPr="00F56967">
        <w:rPr>
          <w:color w:val="575757"/>
          <w:szCs w:val="22"/>
        </w:rPr>
        <w:t xml:space="preserve">prostor, ve kterých se nacházejí movité věci ve vlastnictví </w:t>
      </w:r>
      <w:r w:rsidR="00356041">
        <w:rPr>
          <w:color w:val="575757"/>
          <w:szCs w:val="22"/>
        </w:rPr>
        <w:t>Společnost</w:t>
      </w:r>
      <w:r w:rsidR="001C0E12">
        <w:rPr>
          <w:color w:val="575757"/>
          <w:szCs w:val="22"/>
        </w:rPr>
        <w:t>í</w:t>
      </w:r>
      <w:r w:rsidR="00356041">
        <w:rPr>
          <w:color w:val="575757"/>
          <w:szCs w:val="22"/>
        </w:rPr>
        <w:t xml:space="preserve"> </w:t>
      </w:r>
      <w:r w:rsidR="007A0677" w:rsidRPr="00F56967">
        <w:rPr>
          <w:color w:val="575757"/>
          <w:szCs w:val="22"/>
        </w:rPr>
        <w:t>a/</w:t>
      </w:r>
      <w:r w:rsidR="007D7650" w:rsidRPr="00F56967">
        <w:rPr>
          <w:color w:val="575757"/>
          <w:szCs w:val="22"/>
        </w:rPr>
        <w:t xml:space="preserve">nebo které </w:t>
      </w:r>
      <w:r w:rsidR="00356041">
        <w:rPr>
          <w:color w:val="575757"/>
          <w:szCs w:val="22"/>
        </w:rPr>
        <w:t>Společnost</w:t>
      </w:r>
      <w:r w:rsidR="001C0E12">
        <w:rPr>
          <w:color w:val="575757"/>
          <w:szCs w:val="22"/>
        </w:rPr>
        <w:t>i</w:t>
      </w:r>
      <w:r w:rsidR="00356041">
        <w:rPr>
          <w:color w:val="575757"/>
          <w:szCs w:val="22"/>
        </w:rPr>
        <w:t xml:space="preserve"> </w:t>
      </w:r>
      <w:r w:rsidR="007A0677" w:rsidRPr="00F56967">
        <w:rPr>
          <w:color w:val="575757"/>
          <w:szCs w:val="22"/>
        </w:rPr>
        <w:t>užív</w:t>
      </w:r>
      <w:r w:rsidR="001C0E12">
        <w:rPr>
          <w:color w:val="575757"/>
          <w:szCs w:val="22"/>
        </w:rPr>
        <w:t>ají</w:t>
      </w:r>
      <w:r w:rsidRPr="00F56967">
        <w:rPr>
          <w:color w:val="575757"/>
          <w:szCs w:val="22"/>
        </w:rPr>
        <w:t>;</w:t>
      </w:r>
    </w:p>
    <w:p w14:paraId="3D02A6F2" w14:textId="5476420A" w:rsidR="00274E83" w:rsidRPr="00F56967" w:rsidRDefault="009727DA" w:rsidP="00230CA2">
      <w:pPr>
        <w:pStyle w:val="NoSpacing"/>
        <w:widowControl w:val="0"/>
        <w:rPr>
          <w:color w:val="575757"/>
          <w:szCs w:val="22"/>
        </w:rPr>
      </w:pPr>
      <w:r w:rsidRPr="00F56967">
        <w:rPr>
          <w:color w:val="575757"/>
          <w:szCs w:val="22"/>
        </w:rPr>
        <w:t xml:space="preserve">plány, nákresy, uživatelské příručky </w:t>
      </w:r>
      <w:r w:rsidR="00BD0024" w:rsidRPr="00F56967">
        <w:rPr>
          <w:color w:val="575757"/>
          <w:szCs w:val="22"/>
        </w:rPr>
        <w:t xml:space="preserve">a/nebo manuály k movitým věcem ve vlastnictví </w:t>
      </w:r>
      <w:r w:rsidR="00356041">
        <w:rPr>
          <w:color w:val="575757"/>
          <w:szCs w:val="22"/>
        </w:rPr>
        <w:t>Společnost</w:t>
      </w:r>
      <w:r w:rsidR="001C0E12">
        <w:rPr>
          <w:color w:val="575757"/>
          <w:szCs w:val="22"/>
        </w:rPr>
        <w:t>í</w:t>
      </w:r>
      <w:r w:rsidR="00356041">
        <w:rPr>
          <w:color w:val="575757"/>
          <w:szCs w:val="22"/>
        </w:rPr>
        <w:t xml:space="preserve"> </w:t>
      </w:r>
      <w:r w:rsidR="007A0677" w:rsidRPr="00F56967">
        <w:rPr>
          <w:color w:val="575757"/>
          <w:szCs w:val="22"/>
        </w:rPr>
        <w:t>a/</w:t>
      </w:r>
      <w:r w:rsidR="00450B83" w:rsidRPr="00F56967">
        <w:rPr>
          <w:color w:val="575757"/>
          <w:szCs w:val="22"/>
        </w:rPr>
        <w:t xml:space="preserve">nebo </w:t>
      </w:r>
      <w:r w:rsidR="00634F81" w:rsidRPr="00F56967">
        <w:rPr>
          <w:color w:val="575757"/>
          <w:szCs w:val="22"/>
        </w:rPr>
        <w:t>užívaný</w:t>
      </w:r>
      <w:r w:rsidR="00A77399" w:rsidRPr="00F56967">
        <w:rPr>
          <w:color w:val="575757"/>
          <w:szCs w:val="22"/>
        </w:rPr>
        <w:t>m</w:t>
      </w:r>
      <w:r w:rsidR="00634F81" w:rsidRPr="00F56967">
        <w:rPr>
          <w:color w:val="575757"/>
          <w:szCs w:val="22"/>
        </w:rPr>
        <w:t xml:space="preserve"> </w:t>
      </w:r>
      <w:r w:rsidR="00621BC0">
        <w:rPr>
          <w:color w:val="575757"/>
          <w:szCs w:val="22"/>
        </w:rPr>
        <w:t>Společnost</w:t>
      </w:r>
      <w:r w:rsidR="001C0E12">
        <w:rPr>
          <w:color w:val="575757"/>
          <w:szCs w:val="22"/>
        </w:rPr>
        <w:t>mi</w:t>
      </w:r>
      <w:r w:rsidR="009C39B2">
        <w:rPr>
          <w:color w:val="575757"/>
          <w:szCs w:val="22"/>
        </w:rPr>
        <w:t xml:space="preserve">, u kterých lze předpokládat, že jimi byly jejich výrobcem opatřeny, a že byly spolu s tou kterou movitou věcí </w:t>
      </w:r>
      <w:r w:rsidR="00356041">
        <w:rPr>
          <w:color w:val="575757"/>
          <w:szCs w:val="22"/>
        </w:rPr>
        <w:t>Společnost</w:t>
      </w:r>
      <w:r w:rsidR="001C0E12">
        <w:rPr>
          <w:color w:val="575757"/>
          <w:szCs w:val="22"/>
        </w:rPr>
        <w:t>í</w:t>
      </w:r>
      <w:r w:rsidR="00356041">
        <w:rPr>
          <w:color w:val="575757"/>
          <w:szCs w:val="22"/>
        </w:rPr>
        <w:t xml:space="preserve"> </w:t>
      </w:r>
      <w:r w:rsidR="005F0927">
        <w:rPr>
          <w:color w:val="575757"/>
          <w:szCs w:val="22"/>
        </w:rPr>
        <w:t xml:space="preserve">či </w:t>
      </w:r>
      <w:r w:rsidR="009C39B2">
        <w:rPr>
          <w:color w:val="575757"/>
          <w:szCs w:val="22"/>
        </w:rPr>
        <w:t>Prodávajícím předány</w:t>
      </w:r>
      <w:r w:rsidR="00BD0024" w:rsidRPr="00F56967">
        <w:rPr>
          <w:color w:val="575757"/>
          <w:szCs w:val="22"/>
        </w:rPr>
        <w:t>;</w:t>
      </w:r>
      <w:r w:rsidR="005E59C9" w:rsidRPr="00F56967">
        <w:rPr>
          <w:color w:val="575757"/>
          <w:szCs w:val="22"/>
        </w:rPr>
        <w:t xml:space="preserve"> a</w:t>
      </w:r>
    </w:p>
    <w:p w14:paraId="26E337CE" w14:textId="1A8E33BC" w:rsidR="00BA2DA2" w:rsidRPr="00F56967" w:rsidRDefault="000C7576" w:rsidP="00230CA2">
      <w:pPr>
        <w:pStyle w:val="NoSpacing"/>
        <w:widowControl w:val="0"/>
        <w:rPr>
          <w:color w:val="575757"/>
          <w:szCs w:val="22"/>
        </w:rPr>
      </w:pPr>
      <w:r>
        <w:rPr>
          <w:color w:val="575757"/>
          <w:szCs w:val="22"/>
        </w:rPr>
        <w:t>popřípadě další</w:t>
      </w:r>
      <w:r w:rsidR="007D7650" w:rsidRPr="00F56967">
        <w:rPr>
          <w:color w:val="575757"/>
          <w:szCs w:val="22"/>
        </w:rPr>
        <w:t xml:space="preserve"> dokumenty nebo movité věci související se </w:t>
      </w:r>
      <w:r w:rsidR="00621BC0">
        <w:rPr>
          <w:color w:val="575757"/>
          <w:szCs w:val="22"/>
        </w:rPr>
        <w:t>Společnost</w:t>
      </w:r>
      <w:r w:rsidR="001C0E12">
        <w:rPr>
          <w:color w:val="575757"/>
          <w:szCs w:val="22"/>
        </w:rPr>
        <w:t>mi</w:t>
      </w:r>
      <w:r w:rsidR="007D7650" w:rsidRPr="00F56967">
        <w:rPr>
          <w:color w:val="575757"/>
          <w:szCs w:val="22"/>
        </w:rPr>
        <w:t xml:space="preserve">, </w:t>
      </w:r>
      <w:r w:rsidR="006C23A5">
        <w:rPr>
          <w:color w:val="575757"/>
          <w:szCs w:val="22"/>
        </w:rPr>
        <w:t>její</w:t>
      </w:r>
      <w:r w:rsidR="001C0E12">
        <w:rPr>
          <w:color w:val="575757"/>
          <w:szCs w:val="22"/>
        </w:rPr>
        <w:t>ch</w:t>
      </w:r>
      <w:r w:rsidR="002D1B74" w:rsidRPr="00F56967">
        <w:rPr>
          <w:color w:val="575757"/>
          <w:szCs w:val="22"/>
        </w:rPr>
        <w:t xml:space="preserve"> </w:t>
      </w:r>
      <w:r w:rsidR="007D7650" w:rsidRPr="00F56967">
        <w:rPr>
          <w:color w:val="575757"/>
          <w:szCs w:val="22"/>
        </w:rPr>
        <w:t>podnikatelsk</w:t>
      </w:r>
      <w:r w:rsidR="006C23A5">
        <w:rPr>
          <w:color w:val="575757"/>
          <w:szCs w:val="22"/>
        </w:rPr>
        <w:t>ou činností</w:t>
      </w:r>
      <w:r w:rsidR="007D7650" w:rsidRPr="00F56967">
        <w:rPr>
          <w:color w:val="575757"/>
          <w:szCs w:val="22"/>
        </w:rPr>
        <w:t xml:space="preserve"> </w:t>
      </w:r>
      <w:r w:rsidR="00CE3729">
        <w:rPr>
          <w:color w:val="575757"/>
          <w:szCs w:val="22"/>
        </w:rPr>
        <w:t>a/</w:t>
      </w:r>
      <w:r w:rsidR="007D7650" w:rsidRPr="00F56967">
        <w:rPr>
          <w:color w:val="575757"/>
          <w:szCs w:val="22"/>
        </w:rPr>
        <w:t xml:space="preserve">nebo </w:t>
      </w:r>
      <w:r w:rsidR="008839E2">
        <w:rPr>
          <w:color w:val="575757"/>
          <w:szCs w:val="22"/>
        </w:rPr>
        <w:t>BPS</w:t>
      </w:r>
      <w:r>
        <w:rPr>
          <w:color w:val="575757"/>
          <w:szCs w:val="22"/>
        </w:rPr>
        <w:t xml:space="preserve">, které nejsou výslovně uvedeny v čl. </w:t>
      </w:r>
      <w:r w:rsidR="00286009">
        <w:rPr>
          <w:color w:val="575757"/>
          <w:szCs w:val="22"/>
        </w:rPr>
        <w:fldChar w:fldCharType="begin"/>
      </w:r>
      <w:r w:rsidR="00286009">
        <w:rPr>
          <w:color w:val="575757"/>
          <w:szCs w:val="22"/>
        </w:rPr>
        <w:instrText xml:space="preserve"> REF _Ref97814498 \r \h </w:instrText>
      </w:r>
      <w:r w:rsidR="00286009">
        <w:rPr>
          <w:color w:val="575757"/>
          <w:szCs w:val="22"/>
        </w:rPr>
      </w:r>
      <w:r w:rsidR="00286009">
        <w:rPr>
          <w:color w:val="575757"/>
          <w:szCs w:val="22"/>
        </w:rPr>
        <w:fldChar w:fldCharType="separate"/>
      </w:r>
      <w:r w:rsidR="00633A59">
        <w:rPr>
          <w:color w:val="575757"/>
          <w:szCs w:val="22"/>
        </w:rPr>
        <w:t>7.5</w:t>
      </w:r>
      <w:r w:rsidR="00286009">
        <w:rPr>
          <w:color w:val="575757"/>
          <w:szCs w:val="22"/>
        </w:rPr>
        <w:fldChar w:fldCharType="end"/>
      </w:r>
      <w:r>
        <w:rPr>
          <w:color w:val="575757"/>
          <w:szCs w:val="22"/>
        </w:rPr>
        <w:t xml:space="preserve"> Smlouvy, a bez kterých nelze </w:t>
      </w:r>
      <w:r w:rsidR="008839E2">
        <w:rPr>
          <w:color w:val="575757"/>
          <w:szCs w:val="22"/>
        </w:rPr>
        <w:t xml:space="preserve">v plném rozsahu </w:t>
      </w:r>
      <w:r>
        <w:rPr>
          <w:color w:val="575757"/>
          <w:szCs w:val="22"/>
        </w:rPr>
        <w:t xml:space="preserve">provozovat </w:t>
      </w:r>
      <w:r w:rsidR="00356041">
        <w:rPr>
          <w:color w:val="575757"/>
          <w:szCs w:val="22"/>
        </w:rPr>
        <w:t>Společnost</w:t>
      </w:r>
      <w:r w:rsidR="001C0E12">
        <w:rPr>
          <w:color w:val="575757"/>
          <w:szCs w:val="22"/>
        </w:rPr>
        <w:t>i</w:t>
      </w:r>
      <w:r w:rsidR="00356041">
        <w:rPr>
          <w:color w:val="575757"/>
          <w:szCs w:val="22"/>
        </w:rPr>
        <w:t xml:space="preserve"> </w:t>
      </w:r>
      <w:r>
        <w:rPr>
          <w:color w:val="575757"/>
          <w:szCs w:val="22"/>
        </w:rPr>
        <w:t>a vykonávat podnikatelskou činnost Společnost</w:t>
      </w:r>
      <w:r w:rsidR="001C0E12">
        <w:rPr>
          <w:color w:val="575757"/>
          <w:szCs w:val="22"/>
        </w:rPr>
        <w:t>í</w:t>
      </w:r>
      <w:r w:rsidR="00CE3729">
        <w:rPr>
          <w:color w:val="575757"/>
          <w:szCs w:val="22"/>
        </w:rPr>
        <w:t xml:space="preserve"> a/nebo bez kterých může být řádné provozování Společností ohroženo</w:t>
      </w:r>
      <w:r w:rsidR="007D7650" w:rsidRPr="00F56967">
        <w:rPr>
          <w:color w:val="575757"/>
          <w:szCs w:val="22"/>
        </w:rPr>
        <w:t>.</w:t>
      </w:r>
    </w:p>
    <w:p w14:paraId="75E0AB21" w14:textId="4759433E" w:rsidR="006A57F8" w:rsidRPr="00F56967" w:rsidRDefault="00F359B7" w:rsidP="00230CA2">
      <w:pPr>
        <w:pStyle w:val="Heading3"/>
        <w:widowControl w:val="0"/>
        <w:rPr>
          <w:rFonts w:ascii="Corbel" w:hAnsi="Corbel"/>
          <w:color w:val="575757"/>
          <w:sz w:val="22"/>
          <w:szCs w:val="22"/>
        </w:rPr>
      </w:pPr>
      <w:r>
        <w:rPr>
          <w:rFonts w:ascii="Corbel" w:hAnsi="Corbel"/>
          <w:color w:val="575757"/>
          <w:sz w:val="22"/>
          <w:szCs w:val="22"/>
        </w:rPr>
        <w:t>Prod</w:t>
      </w:r>
      <w:r w:rsidR="006A57F8" w:rsidRPr="00F56967">
        <w:rPr>
          <w:rFonts w:ascii="Corbel" w:hAnsi="Corbel"/>
          <w:color w:val="575757"/>
          <w:sz w:val="22"/>
          <w:szCs w:val="22"/>
        </w:rPr>
        <w:t>ávající se zavazuj</w:t>
      </w:r>
      <w:r w:rsidR="00952FF2">
        <w:rPr>
          <w:rFonts w:ascii="Corbel" w:hAnsi="Corbel"/>
          <w:color w:val="575757"/>
          <w:sz w:val="22"/>
          <w:szCs w:val="22"/>
        </w:rPr>
        <w:t>í</w:t>
      </w:r>
      <w:r w:rsidR="006A57F8" w:rsidRPr="00F56967">
        <w:rPr>
          <w:rFonts w:ascii="Corbel" w:hAnsi="Corbel"/>
          <w:color w:val="575757"/>
          <w:sz w:val="22"/>
          <w:szCs w:val="22"/>
        </w:rPr>
        <w:t xml:space="preserve"> zajistit, že do dne zápisu převodu Podíl</w:t>
      </w:r>
      <w:r w:rsidR="00CE3729">
        <w:rPr>
          <w:rFonts w:ascii="Corbel" w:hAnsi="Corbel"/>
          <w:color w:val="575757"/>
          <w:sz w:val="22"/>
          <w:szCs w:val="22"/>
        </w:rPr>
        <w:t>ů</w:t>
      </w:r>
      <w:r w:rsidR="00C7740F">
        <w:rPr>
          <w:rFonts w:ascii="Corbel" w:hAnsi="Corbel"/>
          <w:color w:val="575757"/>
          <w:sz w:val="22"/>
          <w:szCs w:val="22"/>
        </w:rPr>
        <w:t xml:space="preserve"> </w:t>
      </w:r>
      <w:r w:rsidR="006A57F8" w:rsidRPr="00F56967">
        <w:rPr>
          <w:rFonts w:ascii="Corbel" w:hAnsi="Corbel"/>
          <w:color w:val="575757"/>
          <w:sz w:val="22"/>
          <w:szCs w:val="22"/>
        </w:rPr>
        <w:t xml:space="preserve">na </w:t>
      </w:r>
      <w:r>
        <w:rPr>
          <w:rFonts w:ascii="Corbel" w:hAnsi="Corbel"/>
          <w:color w:val="575757"/>
          <w:sz w:val="22"/>
          <w:szCs w:val="22"/>
        </w:rPr>
        <w:t>Kup</w:t>
      </w:r>
      <w:r w:rsidR="006A57F8" w:rsidRPr="00F56967">
        <w:rPr>
          <w:rFonts w:ascii="Corbel" w:hAnsi="Corbel"/>
          <w:color w:val="575757"/>
          <w:sz w:val="22"/>
          <w:szCs w:val="22"/>
        </w:rPr>
        <w:t>ujícího a dalších změn ve</w:t>
      </w:r>
      <w:r w:rsidR="00CE3729">
        <w:rPr>
          <w:rFonts w:ascii="Corbel" w:hAnsi="Corbel"/>
          <w:color w:val="575757"/>
          <w:sz w:val="22"/>
          <w:szCs w:val="22"/>
        </w:rPr>
        <w:t> </w:t>
      </w:r>
      <w:r w:rsidR="00356041">
        <w:rPr>
          <w:rFonts w:ascii="Corbel" w:hAnsi="Corbel"/>
          <w:color w:val="575757"/>
          <w:sz w:val="22"/>
          <w:szCs w:val="22"/>
        </w:rPr>
        <w:t>Společnost</w:t>
      </w:r>
      <w:r w:rsidR="001C0E12">
        <w:rPr>
          <w:rFonts w:ascii="Corbel" w:hAnsi="Corbel"/>
          <w:color w:val="575757"/>
          <w:sz w:val="22"/>
          <w:szCs w:val="22"/>
        </w:rPr>
        <w:t xml:space="preserve">ech </w:t>
      </w:r>
      <w:r w:rsidR="006A57F8" w:rsidRPr="00F56967">
        <w:rPr>
          <w:rFonts w:ascii="Corbel" w:hAnsi="Corbel"/>
          <w:color w:val="575757"/>
          <w:sz w:val="22"/>
          <w:szCs w:val="22"/>
        </w:rPr>
        <w:t xml:space="preserve">do obchodního rejstříku </w:t>
      </w:r>
      <w:r w:rsidR="00356041">
        <w:rPr>
          <w:rFonts w:ascii="Corbel" w:hAnsi="Corbel"/>
          <w:color w:val="575757"/>
          <w:sz w:val="22"/>
          <w:szCs w:val="22"/>
        </w:rPr>
        <w:t>Společnost</w:t>
      </w:r>
      <w:r w:rsidR="001C0E12">
        <w:rPr>
          <w:rFonts w:ascii="Corbel" w:hAnsi="Corbel"/>
          <w:color w:val="575757"/>
          <w:sz w:val="22"/>
          <w:szCs w:val="22"/>
        </w:rPr>
        <w:t>i</w:t>
      </w:r>
      <w:r w:rsidR="00356041">
        <w:rPr>
          <w:rFonts w:ascii="Corbel" w:hAnsi="Corbel"/>
          <w:color w:val="575757"/>
          <w:sz w:val="22"/>
          <w:szCs w:val="22"/>
        </w:rPr>
        <w:t xml:space="preserve"> </w:t>
      </w:r>
      <w:r w:rsidR="006A57F8" w:rsidRPr="00F56967">
        <w:rPr>
          <w:rFonts w:ascii="Corbel" w:hAnsi="Corbel"/>
          <w:color w:val="575757"/>
          <w:sz w:val="22"/>
          <w:szCs w:val="22"/>
        </w:rPr>
        <w:t>neučiní jakékoli jednání či jiný úkon, který nespadá do jej</w:t>
      </w:r>
      <w:r w:rsidR="001C0E12">
        <w:rPr>
          <w:rFonts w:ascii="Corbel" w:hAnsi="Corbel"/>
          <w:color w:val="575757"/>
          <w:sz w:val="22"/>
          <w:szCs w:val="22"/>
        </w:rPr>
        <w:t>ich</w:t>
      </w:r>
      <w:r w:rsidR="006A57F8" w:rsidRPr="00F56967">
        <w:rPr>
          <w:rFonts w:ascii="Corbel" w:hAnsi="Corbel"/>
          <w:color w:val="575757"/>
          <w:sz w:val="22"/>
          <w:szCs w:val="22"/>
        </w:rPr>
        <w:t xml:space="preserve"> obvyklé činnosti.</w:t>
      </w:r>
    </w:p>
    <w:p w14:paraId="47121443" w14:textId="6CA89AE3" w:rsidR="00C4562F" w:rsidRPr="00F56967" w:rsidRDefault="00C4562F" w:rsidP="00A77399">
      <w:pPr>
        <w:pStyle w:val="Heading1"/>
        <w:ind w:left="567" w:hanging="567"/>
        <w:rPr>
          <w:rFonts w:ascii="Corbel" w:hAnsi="Corbel"/>
          <w:color w:val="575757"/>
          <w:szCs w:val="22"/>
        </w:rPr>
      </w:pPr>
      <w:bookmarkStart w:id="363" w:name="_Ref448228801"/>
      <w:bookmarkStart w:id="364" w:name="_Ref525048080"/>
      <w:bookmarkEnd w:id="347"/>
      <w:r w:rsidRPr="00F56967">
        <w:rPr>
          <w:rFonts w:ascii="Corbel" w:hAnsi="Corbel"/>
          <w:color w:val="575757"/>
          <w:szCs w:val="22"/>
        </w:rPr>
        <w:t xml:space="preserve">Prohlášení </w:t>
      </w:r>
      <w:r w:rsidR="00672C2E" w:rsidRPr="00F56967">
        <w:rPr>
          <w:rFonts w:ascii="Corbel" w:hAnsi="Corbel"/>
          <w:color w:val="575757"/>
          <w:szCs w:val="22"/>
        </w:rPr>
        <w:t xml:space="preserve">a </w:t>
      </w:r>
      <w:bookmarkEnd w:id="363"/>
      <w:r w:rsidR="006A57F8" w:rsidRPr="00F56967">
        <w:rPr>
          <w:rFonts w:ascii="Corbel" w:hAnsi="Corbel"/>
          <w:color w:val="575757"/>
          <w:szCs w:val="22"/>
        </w:rPr>
        <w:t>záruky</w:t>
      </w:r>
      <w:bookmarkEnd w:id="364"/>
    </w:p>
    <w:p w14:paraId="2420BFFD" w14:textId="73769395" w:rsidR="00972DD5" w:rsidRPr="00972DD5" w:rsidRDefault="00525670" w:rsidP="00972DD5">
      <w:pPr>
        <w:pStyle w:val="Heading3"/>
        <w:widowControl w:val="0"/>
        <w:rPr>
          <w:rFonts w:ascii="Corbel" w:hAnsi="Corbel"/>
          <w:color w:val="575757"/>
          <w:sz w:val="22"/>
          <w:szCs w:val="22"/>
        </w:rPr>
      </w:pPr>
      <w:r>
        <w:rPr>
          <w:rFonts w:ascii="Corbel" w:hAnsi="Corbel"/>
          <w:color w:val="575757"/>
          <w:sz w:val="22"/>
          <w:szCs w:val="22"/>
        </w:rPr>
        <w:t>Každá ze Smluvních stran</w:t>
      </w:r>
      <w:r w:rsidR="00A77399" w:rsidRPr="00F56967">
        <w:rPr>
          <w:rFonts w:ascii="Corbel" w:hAnsi="Corbel"/>
          <w:color w:val="575757"/>
          <w:sz w:val="22"/>
          <w:szCs w:val="22"/>
        </w:rPr>
        <w:t xml:space="preserve"> </w:t>
      </w:r>
      <w:r w:rsidR="00FF5FC0" w:rsidRPr="00F56967">
        <w:rPr>
          <w:rFonts w:ascii="Corbel" w:hAnsi="Corbel"/>
          <w:color w:val="575757"/>
          <w:sz w:val="22"/>
          <w:szCs w:val="22"/>
        </w:rPr>
        <w:t>prohlašuje, že si je vědom</w:t>
      </w:r>
      <w:r>
        <w:rPr>
          <w:rFonts w:ascii="Corbel" w:hAnsi="Corbel"/>
          <w:color w:val="575757"/>
          <w:sz w:val="22"/>
          <w:szCs w:val="22"/>
        </w:rPr>
        <w:t>a</w:t>
      </w:r>
      <w:r w:rsidR="00FF5FC0" w:rsidRPr="00F56967">
        <w:rPr>
          <w:rFonts w:ascii="Corbel" w:hAnsi="Corbel"/>
          <w:color w:val="575757"/>
          <w:sz w:val="22"/>
          <w:szCs w:val="22"/>
        </w:rPr>
        <w:t xml:space="preserve"> toho, že </w:t>
      </w:r>
      <w:r w:rsidR="00952FF2">
        <w:rPr>
          <w:rFonts w:ascii="Corbel" w:hAnsi="Corbel"/>
          <w:color w:val="575757"/>
          <w:sz w:val="22"/>
          <w:szCs w:val="22"/>
        </w:rPr>
        <w:t>ostatní</w:t>
      </w:r>
      <w:r>
        <w:rPr>
          <w:rFonts w:ascii="Corbel" w:hAnsi="Corbel"/>
          <w:color w:val="575757"/>
          <w:sz w:val="22"/>
          <w:szCs w:val="22"/>
        </w:rPr>
        <w:t xml:space="preserve"> Smluvní stran</w:t>
      </w:r>
      <w:r w:rsidR="00952FF2">
        <w:rPr>
          <w:rFonts w:ascii="Corbel" w:hAnsi="Corbel"/>
          <w:color w:val="575757"/>
          <w:sz w:val="22"/>
          <w:szCs w:val="22"/>
        </w:rPr>
        <w:t>y</w:t>
      </w:r>
      <w:r>
        <w:rPr>
          <w:rFonts w:ascii="Corbel" w:hAnsi="Corbel"/>
          <w:color w:val="575757"/>
          <w:sz w:val="22"/>
          <w:szCs w:val="22"/>
        </w:rPr>
        <w:t xml:space="preserve"> </w:t>
      </w:r>
      <w:r w:rsidR="00FF5FC0" w:rsidRPr="00F56967">
        <w:rPr>
          <w:rFonts w:ascii="Corbel" w:hAnsi="Corbel"/>
          <w:color w:val="575757"/>
          <w:sz w:val="22"/>
          <w:szCs w:val="22"/>
        </w:rPr>
        <w:t>se spoléh</w:t>
      </w:r>
      <w:r w:rsidR="00952FF2">
        <w:rPr>
          <w:rFonts w:ascii="Corbel" w:hAnsi="Corbel"/>
          <w:color w:val="575757"/>
          <w:sz w:val="22"/>
          <w:szCs w:val="22"/>
        </w:rPr>
        <w:t>ají</w:t>
      </w:r>
      <w:r>
        <w:rPr>
          <w:rFonts w:ascii="Corbel" w:hAnsi="Corbel"/>
          <w:color w:val="575757"/>
          <w:sz w:val="22"/>
          <w:szCs w:val="22"/>
        </w:rPr>
        <w:t xml:space="preserve"> </w:t>
      </w:r>
      <w:r w:rsidR="00FF5FC0" w:rsidRPr="00F56967">
        <w:rPr>
          <w:rFonts w:ascii="Corbel" w:hAnsi="Corbel"/>
          <w:color w:val="575757"/>
          <w:sz w:val="22"/>
          <w:szCs w:val="22"/>
        </w:rPr>
        <w:t>na</w:t>
      </w:r>
      <w:r w:rsidR="00007BC2">
        <w:rPr>
          <w:rFonts w:ascii="Corbel" w:hAnsi="Corbel"/>
          <w:color w:val="575757"/>
          <w:sz w:val="22"/>
          <w:szCs w:val="22"/>
        </w:rPr>
        <w:t> </w:t>
      </w:r>
      <w:r w:rsidR="00FF5FC0" w:rsidRPr="00F56967">
        <w:rPr>
          <w:rFonts w:ascii="Corbel" w:hAnsi="Corbel"/>
          <w:color w:val="575757"/>
          <w:sz w:val="22"/>
          <w:szCs w:val="22"/>
        </w:rPr>
        <w:t xml:space="preserve">prohlášení a záruky poskytnuté v této Smlouvě </w:t>
      </w:r>
      <w:r w:rsidR="002C0663" w:rsidRPr="00F56967">
        <w:rPr>
          <w:rFonts w:ascii="Corbel" w:hAnsi="Corbel"/>
          <w:color w:val="575757"/>
          <w:sz w:val="22"/>
          <w:szCs w:val="22"/>
        </w:rPr>
        <w:t>příslušn</w:t>
      </w:r>
      <w:r>
        <w:rPr>
          <w:rFonts w:ascii="Corbel" w:hAnsi="Corbel"/>
          <w:color w:val="575757"/>
          <w:sz w:val="22"/>
          <w:szCs w:val="22"/>
        </w:rPr>
        <w:t>ou</w:t>
      </w:r>
      <w:r w:rsidR="002C0663" w:rsidRPr="00F56967">
        <w:rPr>
          <w:rFonts w:ascii="Corbel" w:hAnsi="Corbel"/>
          <w:color w:val="575757"/>
          <w:sz w:val="22"/>
          <w:szCs w:val="22"/>
        </w:rPr>
        <w:t xml:space="preserve"> </w:t>
      </w:r>
      <w:r>
        <w:rPr>
          <w:rFonts w:ascii="Corbel" w:hAnsi="Corbel"/>
          <w:color w:val="575757"/>
          <w:sz w:val="22"/>
          <w:szCs w:val="22"/>
        </w:rPr>
        <w:t>Smluvní stranou</w:t>
      </w:r>
      <w:r w:rsidR="00A77399" w:rsidRPr="00F56967">
        <w:rPr>
          <w:rFonts w:ascii="Corbel" w:hAnsi="Corbel"/>
          <w:color w:val="575757"/>
          <w:sz w:val="22"/>
          <w:szCs w:val="22"/>
        </w:rPr>
        <w:t xml:space="preserve"> </w:t>
      </w:r>
      <w:r w:rsidR="00FF5FC0" w:rsidRPr="00F56967">
        <w:rPr>
          <w:rFonts w:ascii="Corbel" w:hAnsi="Corbel"/>
          <w:color w:val="575757"/>
          <w:sz w:val="22"/>
          <w:szCs w:val="22"/>
        </w:rPr>
        <w:t>a takto vstupuj</w:t>
      </w:r>
      <w:r w:rsidR="00952FF2">
        <w:rPr>
          <w:rFonts w:ascii="Corbel" w:hAnsi="Corbel"/>
          <w:color w:val="575757"/>
          <w:sz w:val="22"/>
          <w:szCs w:val="22"/>
        </w:rPr>
        <w:t>í</w:t>
      </w:r>
      <w:r w:rsidR="00FF5FC0" w:rsidRPr="00F56967">
        <w:rPr>
          <w:rFonts w:ascii="Corbel" w:hAnsi="Corbel"/>
          <w:color w:val="575757"/>
          <w:sz w:val="22"/>
          <w:szCs w:val="22"/>
        </w:rPr>
        <w:t xml:space="preserve"> do</w:t>
      </w:r>
      <w:r w:rsidR="00007BC2">
        <w:rPr>
          <w:rFonts w:ascii="Corbel" w:hAnsi="Corbel"/>
          <w:color w:val="575757"/>
          <w:sz w:val="22"/>
          <w:szCs w:val="22"/>
        </w:rPr>
        <w:t> </w:t>
      </w:r>
      <w:r w:rsidR="00AF0D09" w:rsidRPr="00F56967">
        <w:rPr>
          <w:rFonts w:ascii="Corbel" w:hAnsi="Corbel"/>
          <w:color w:val="575757"/>
          <w:sz w:val="22"/>
          <w:szCs w:val="22"/>
        </w:rPr>
        <w:t xml:space="preserve">právního </w:t>
      </w:r>
      <w:r w:rsidR="00007BC2">
        <w:rPr>
          <w:rFonts w:ascii="Corbel" w:hAnsi="Corbel"/>
          <w:color w:val="575757"/>
          <w:sz w:val="22"/>
          <w:szCs w:val="22"/>
        </w:rPr>
        <w:t>poměru</w:t>
      </w:r>
      <w:r w:rsidR="00007BC2" w:rsidRPr="00F56967">
        <w:rPr>
          <w:rFonts w:ascii="Corbel" w:hAnsi="Corbel"/>
          <w:color w:val="575757"/>
          <w:sz w:val="22"/>
          <w:szCs w:val="22"/>
        </w:rPr>
        <w:t xml:space="preserve"> </w:t>
      </w:r>
      <w:r w:rsidR="00AF0D09" w:rsidRPr="00F56967">
        <w:rPr>
          <w:rFonts w:ascii="Corbel" w:hAnsi="Corbel"/>
          <w:color w:val="575757"/>
          <w:sz w:val="22"/>
          <w:szCs w:val="22"/>
        </w:rPr>
        <w:t>založeného</w:t>
      </w:r>
      <w:r w:rsidR="00FF5FC0" w:rsidRPr="00F56967">
        <w:rPr>
          <w:rFonts w:ascii="Corbel" w:hAnsi="Corbel"/>
          <w:color w:val="575757"/>
          <w:sz w:val="22"/>
          <w:szCs w:val="22"/>
        </w:rPr>
        <w:t xml:space="preserve"> t</w:t>
      </w:r>
      <w:r w:rsidR="00AF0D09" w:rsidRPr="00F56967">
        <w:rPr>
          <w:rFonts w:ascii="Corbel" w:hAnsi="Corbel"/>
          <w:color w:val="575757"/>
          <w:sz w:val="22"/>
          <w:szCs w:val="22"/>
        </w:rPr>
        <w:t>outo</w:t>
      </w:r>
      <w:r w:rsidR="00FF5FC0" w:rsidRPr="00F56967">
        <w:rPr>
          <w:rFonts w:ascii="Corbel" w:hAnsi="Corbel"/>
          <w:color w:val="575757"/>
          <w:sz w:val="22"/>
          <w:szCs w:val="22"/>
        </w:rPr>
        <w:t xml:space="preserve"> Smlouv</w:t>
      </w:r>
      <w:r w:rsidR="00AF0D09" w:rsidRPr="00F56967">
        <w:rPr>
          <w:rFonts w:ascii="Corbel" w:hAnsi="Corbel"/>
          <w:color w:val="575757"/>
          <w:sz w:val="22"/>
          <w:szCs w:val="22"/>
        </w:rPr>
        <w:t>ou</w:t>
      </w:r>
      <w:r w:rsidR="00FF5FC0" w:rsidRPr="00F56967">
        <w:rPr>
          <w:rFonts w:ascii="Corbel" w:hAnsi="Corbel"/>
          <w:color w:val="575757"/>
          <w:sz w:val="22"/>
          <w:szCs w:val="22"/>
        </w:rPr>
        <w:t>.</w:t>
      </w:r>
    </w:p>
    <w:p w14:paraId="6B8B2EDD" w14:textId="44B47660" w:rsidR="00173016" w:rsidRPr="00F56967" w:rsidRDefault="00F359B7" w:rsidP="00230CA2">
      <w:pPr>
        <w:pStyle w:val="Heading3"/>
        <w:widowControl w:val="0"/>
        <w:rPr>
          <w:rFonts w:ascii="Corbel" w:hAnsi="Corbel"/>
          <w:color w:val="575757"/>
          <w:sz w:val="22"/>
          <w:szCs w:val="22"/>
        </w:rPr>
      </w:pPr>
      <w:bookmarkStart w:id="365" w:name="_Ref426544656"/>
      <w:bookmarkStart w:id="366" w:name="_Ref427943862"/>
      <w:bookmarkStart w:id="367" w:name="_Ref445456304"/>
      <w:bookmarkStart w:id="368" w:name="_Ref445651651"/>
      <w:bookmarkStart w:id="369" w:name="_Ref525036203"/>
      <w:bookmarkStart w:id="370" w:name="_Ref102339319"/>
      <w:bookmarkStart w:id="371" w:name="_Ref448759146"/>
      <w:bookmarkStart w:id="372" w:name="_Ref103699964"/>
      <w:r>
        <w:rPr>
          <w:rFonts w:ascii="Corbel" w:hAnsi="Corbel"/>
          <w:color w:val="575757"/>
          <w:sz w:val="22"/>
          <w:szCs w:val="22"/>
        </w:rPr>
        <w:t>Prod</w:t>
      </w:r>
      <w:r w:rsidR="00260713" w:rsidRPr="00F56967">
        <w:rPr>
          <w:rFonts w:ascii="Corbel" w:hAnsi="Corbel"/>
          <w:color w:val="575757"/>
          <w:sz w:val="22"/>
          <w:szCs w:val="22"/>
        </w:rPr>
        <w:t xml:space="preserve">ávající </w:t>
      </w:r>
      <w:bookmarkEnd w:id="365"/>
      <w:bookmarkEnd w:id="366"/>
      <w:bookmarkEnd w:id="367"/>
      <w:bookmarkEnd w:id="368"/>
      <w:r w:rsidR="00F225B5" w:rsidRPr="00F56967">
        <w:rPr>
          <w:rFonts w:ascii="Corbel" w:hAnsi="Corbel"/>
          <w:color w:val="575757"/>
          <w:sz w:val="22"/>
          <w:szCs w:val="22"/>
        </w:rPr>
        <w:t>tímto</w:t>
      </w:r>
      <w:r w:rsidR="004316C7">
        <w:rPr>
          <w:rFonts w:ascii="Corbel" w:hAnsi="Corbel"/>
          <w:color w:val="575757"/>
          <w:sz w:val="22"/>
          <w:szCs w:val="22"/>
        </w:rPr>
        <w:t xml:space="preserve"> společně a každý zvlášť</w:t>
      </w:r>
      <w:r w:rsidR="00F225B5" w:rsidRPr="00F56967">
        <w:rPr>
          <w:rFonts w:ascii="Corbel" w:hAnsi="Corbel"/>
          <w:color w:val="575757"/>
          <w:sz w:val="22"/>
          <w:szCs w:val="22"/>
        </w:rPr>
        <w:t xml:space="preserve"> prohlašuj</w:t>
      </w:r>
      <w:r w:rsidR="00952FF2">
        <w:rPr>
          <w:rFonts w:ascii="Corbel" w:hAnsi="Corbel"/>
          <w:color w:val="575757"/>
          <w:sz w:val="22"/>
          <w:szCs w:val="22"/>
        </w:rPr>
        <w:t>í</w:t>
      </w:r>
      <w:r w:rsidR="004316C7">
        <w:rPr>
          <w:rFonts w:ascii="Corbel" w:hAnsi="Corbel"/>
          <w:color w:val="575757"/>
          <w:sz w:val="22"/>
          <w:szCs w:val="22"/>
        </w:rPr>
        <w:t xml:space="preserve"> a zavazují</w:t>
      </w:r>
      <w:r w:rsidR="00217A1F">
        <w:rPr>
          <w:rFonts w:ascii="Corbel" w:hAnsi="Corbel"/>
          <w:color w:val="575757"/>
          <w:sz w:val="22"/>
          <w:szCs w:val="22"/>
        </w:rPr>
        <w:t xml:space="preserve"> se</w:t>
      </w:r>
      <w:r w:rsidR="00F225B5" w:rsidRPr="00F56967">
        <w:rPr>
          <w:rFonts w:ascii="Corbel" w:hAnsi="Corbel"/>
          <w:color w:val="575757"/>
          <w:sz w:val="22"/>
          <w:szCs w:val="22"/>
        </w:rPr>
        <w:t>, že veškeré prohlášení a záruky uvedené v </w:t>
      </w:r>
      <w:r w:rsidR="00952FF2">
        <w:rPr>
          <w:rFonts w:ascii="Corbel" w:hAnsi="Corbel"/>
          <w:color w:val="575757"/>
          <w:sz w:val="22"/>
          <w:szCs w:val="22"/>
        </w:rPr>
        <w:t>p</w:t>
      </w:r>
      <w:r w:rsidR="00F225B5" w:rsidRPr="00F56967">
        <w:rPr>
          <w:rFonts w:ascii="Corbel" w:hAnsi="Corbel"/>
          <w:color w:val="575757"/>
          <w:sz w:val="22"/>
          <w:szCs w:val="22"/>
        </w:rPr>
        <w:t>říloze č.</w:t>
      </w:r>
      <w:r w:rsidR="00640433">
        <w:rPr>
          <w:rFonts w:ascii="Corbel" w:hAnsi="Corbel"/>
          <w:color w:val="575757"/>
          <w:sz w:val="22"/>
          <w:szCs w:val="22"/>
        </w:rPr>
        <w:t xml:space="preserve"> </w:t>
      </w:r>
      <w:r w:rsidR="00640433">
        <w:rPr>
          <w:rFonts w:ascii="Corbel" w:hAnsi="Corbel"/>
          <w:color w:val="575757"/>
          <w:sz w:val="22"/>
          <w:szCs w:val="22"/>
        </w:rPr>
        <w:fldChar w:fldCharType="begin"/>
      </w:r>
      <w:r w:rsidR="00640433">
        <w:rPr>
          <w:rFonts w:ascii="Corbel" w:hAnsi="Corbel"/>
          <w:color w:val="575757"/>
          <w:sz w:val="22"/>
          <w:szCs w:val="22"/>
        </w:rPr>
        <w:instrText xml:space="preserve"> REF _Ref102339319 \r \h </w:instrText>
      </w:r>
      <w:r w:rsidR="00640433">
        <w:rPr>
          <w:rFonts w:ascii="Corbel" w:hAnsi="Corbel"/>
          <w:color w:val="575757"/>
          <w:sz w:val="22"/>
          <w:szCs w:val="22"/>
        </w:rPr>
      </w:r>
      <w:r w:rsidR="00640433">
        <w:rPr>
          <w:rFonts w:ascii="Corbel" w:hAnsi="Corbel"/>
          <w:color w:val="575757"/>
          <w:sz w:val="22"/>
          <w:szCs w:val="22"/>
        </w:rPr>
        <w:fldChar w:fldCharType="separate"/>
      </w:r>
      <w:r w:rsidR="00633A59">
        <w:rPr>
          <w:rFonts w:ascii="Corbel" w:hAnsi="Corbel"/>
          <w:color w:val="575757"/>
          <w:sz w:val="22"/>
          <w:szCs w:val="22"/>
        </w:rPr>
        <w:t>8.2</w:t>
      </w:r>
      <w:r w:rsidR="00640433">
        <w:rPr>
          <w:rFonts w:ascii="Corbel" w:hAnsi="Corbel"/>
          <w:color w:val="575757"/>
          <w:sz w:val="22"/>
          <w:szCs w:val="22"/>
        </w:rPr>
        <w:fldChar w:fldCharType="end"/>
      </w:r>
      <w:r w:rsidR="00F225B5" w:rsidRPr="00F56967">
        <w:rPr>
          <w:rFonts w:ascii="Corbel" w:hAnsi="Corbel"/>
          <w:color w:val="575757"/>
          <w:sz w:val="22"/>
          <w:szCs w:val="22"/>
        </w:rPr>
        <w:t xml:space="preserve"> („</w:t>
      </w:r>
      <w:r w:rsidR="00F225B5" w:rsidRPr="00F56967">
        <w:rPr>
          <w:rFonts w:ascii="Corbel" w:hAnsi="Corbel"/>
          <w:b/>
          <w:color w:val="575757"/>
          <w:sz w:val="22"/>
          <w:szCs w:val="22"/>
        </w:rPr>
        <w:t>Záruky</w:t>
      </w:r>
      <w:r w:rsidR="00F225B5" w:rsidRPr="00F56967">
        <w:rPr>
          <w:rFonts w:ascii="Corbel" w:hAnsi="Corbel"/>
          <w:color w:val="575757"/>
          <w:sz w:val="22"/>
          <w:szCs w:val="22"/>
        </w:rPr>
        <w:t>“) jsou ke</w:t>
      </w:r>
      <w:r w:rsidR="00007BC2">
        <w:rPr>
          <w:rFonts w:ascii="Corbel" w:hAnsi="Corbel"/>
          <w:color w:val="575757"/>
          <w:sz w:val="22"/>
          <w:szCs w:val="22"/>
        </w:rPr>
        <w:t> </w:t>
      </w:r>
      <w:r w:rsidR="00F225B5" w:rsidRPr="00F56967">
        <w:rPr>
          <w:rFonts w:ascii="Corbel" w:hAnsi="Corbel"/>
          <w:color w:val="575757"/>
          <w:sz w:val="22"/>
          <w:szCs w:val="22"/>
        </w:rPr>
        <w:t>Dni podpisu pravdivé</w:t>
      </w:r>
      <w:r w:rsidR="00A77399" w:rsidRPr="00F56967">
        <w:rPr>
          <w:rFonts w:ascii="Corbel" w:hAnsi="Corbel"/>
          <w:color w:val="575757"/>
          <w:sz w:val="22"/>
          <w:szCs w:val="22"/>
        </w:rPr>
        <w:t>, úplné, přesné a nikoli zavádějící</w:t>
      </w:r>
      <w:r w:rsidR="00525670">
        <w:rPr>
          <w:rFonts w:ascii="Corbel" w:hAnsi="Corbel"/>
          <w:color w:val="575757"/>
          <w:sz w:val="22"/>
          <w:szCs w:val="22"/>
        </w:rPr>
        <w:t xml:space="preserve"> a</w:t>
      </w:r>
      <w:r w:rsidR="00217A1F">
        <w:rPr>
          <w:rFonts w:ascii="Corbel" w:hAnsi="Corbel"/>
          <w:color w:val="575757"/>
          <w:sz w:val="22"/>
          <w:szCs w:val="22"/>
        </w:rPr>
        <w:t> </w:t>
      </w:r>
      <w:r w:rsidR="00525670">
        <w:rPr>
          <w:rFonts w:ascii="Corbel" w:hAnsi="Corbel"/>
          <w:color w:val="575757"/>
          <w:sz w:val="22"/>
          <w:szCs w:val="22"/>
        </w:rPr>
        <w:t>ke</w:t>
      </w:r>
      <w:r w:rsidR="00217A1F">
        <w:rPr>
          <w:rFonts w:ascii="Corbel" w:hAnsi="Corbel"/>
          <w:color w:val="575757"/>
          <w:sz w:val="22"/>
          <w:szCs w:val="22"/>
        </w:rPr>
        <w:t> </w:t>
      </w:r>
      <w:r w:rsidR="00525670">
        <w:rPr>
          <w:rFonts w:ascii="Corbel" w:hAnsi="Corbel"/>
          <w:color w:val="575757"/>
          <w:sz w:val="22"/>
          <w:szCs w:val="22"/>
        </w:rPr>
        <w:t xml:space="preserve">Dni vypořádání budou </w:t>
      </w:r>
      <w:r w:rsidR="00525670" w:rsidRPr="00F56967">
        <w:rPr>
          <w:rFonts w:ascii="Corbel" w:hAnsi="Corbel"/>
          <w:color w:val="575757"/>
          <w:sz w:val="22"/>
          <w:szCs w:val="22"/>
        </w:rPr>
        <w:t>pravdivé, úplné, přesné a nikoli zavádějící</w:t>
      </w:r>
      <w:r w:rsidR="00260713" w:rsidRPr="00F56967">
        <w:rPr>
          <w:rFonts w:ascii="Corbel" w:hAnsi="Corbel"/>
          <w:color w:val="575757"/>
          <w:sz w:val="22"/>
          <w:szCs w:val="22"/>
        </w:rPr>
        <w:t>.</w:t>
      </w:r>
      <w:bookmarkEnd w:id="369"/>
      <w:r w:rsidR="00C0037B" w:rsidRPr="00F56967">
        <w:rPr>
          <w:rFonts w:ascii="Corbel" w:hAnsi="Corbel"/>
          <w:color w:val="575757"/>
          <w:sz w:val="22"/>
          <w:szCs w:val="22"/>
        </w:rPr>
        <w:t xml:space="preserve"> Zajistit pravdivost</w:t>
      </w:r>
      <w:r w:rsidR="00A77399" w:rsidRPr="00F56967">
        <w:rPr>
          <w:rFonts w:ascii="Corbel" w:hAnsi="Corbel"/>
          <w:color w:val="575757"/>
          <w:sz w:val="22"/>
          <w:szCs w:val="22"/>
        </w:rPr>
        <w:t>, úplnost, přesnost a</w:t>
      </w:r>
      <w:r w:rsidR="00640433">
        <w:rPr>
          <w:rFonts w:ascii="Corbel" w:hAnsi="Corbel"/>
          <w:color w:val="575757"/>
          <w:sz w:val="22"/>
          <w:szCs w:val="22"/>
        </w:rPr>
        <w:t> </w:t>
      </w:r>
      <w:r w:rsidR="00A77399" w:rsidRPr="00F56967">
        <w:rPr>
          <w:rFonts w:ascii="Corbel" w:hAnsi="Corbel"/>
          <w:color w:val="575757"/>
          <w:sz w:val="22"/>
          <w:szCs w:val="22"/>
        </w:rPr>
        <w:t>nikoli zavádějící charakter</w:t>
      </w:r>
      <w:r w:rsidR="00C0037B" w:rsidRPr="00F56967">
        <w:rPr>
          <w:rFonts w:ascii="Corbel" w:hAnsi="Corbel"/>
          <w:color w:val="575757"/>
          <w:sz w:val="22"/>
          <w:szCs w:val="22"/>
        </w:rPr>
        <w:t xml:space="preserve"> Záruk</w:t>
      </w:r>
      <w:r w:rsidR="00217A1F">
        <w:rPr>
          <w:rFonts w:ascii="Corbel" w:hAnsi="Corbel"/>
          <w:color w:val="575757"/>
          <w:sz w:val="22"/>
          <w:szCs w:val="22"/>
        </w:rPr>
        <w:t xml:space="preserve"> ve smyslu tohoto odstavce</w:t>
      </w:r>
      <w:r w:rsidR="00C0037B" w:rsidRPr="00F56967">
        <w:rPr>
          <w:rFonts w:ascii="Corbel" w:hAnsi="Corbel"/>
          <w:color w:val="575757"/>
          <w:sz w:val="22"/>
          <w:szCs w:val="22"/>
        </w:rPr>
        <w:t xml:space="preserve"> je povinností </w:t>
      </w:r>
      <w:r>
        <w:rPr>
          <w:rFonts w:ascii="Corbel" w:hAnsi="Corbel"/>
          <w:color w:val="575757"/>
          <w:sz w:val="22"/>
          <w:szCs w:val="22"/>
        </w:rPr>
        <w:t>Prod</w:t>
      </w:r>
      <w:r w:rsidR="00C0037B" w:rsidRPr="00F56967">
        <w:rPr>
          <w:rFonts w:ascii="Corbel" w:hAnsi="Corbel"/>
          <w:color w:val="575757"/>
          <w:sz w:val="22"/>
          <w:szCs w:val="22"/>
        </w:rPr>
        <w:t>ávající</w:t>
      </w:r>
      <w:r w:rsidR="00952FF2">
        <w:rPr>
          <w:rFonts w:ascii="Corbel" w:hAnsi="Corbel"/>
          <w:color w:val="575757"/>
          <w:sz w:val="22"/>
          <w:szCs w:val="22"/>
        </w:rPr>
        <w:t>c</w:t>
      </w:r>
      <w:r w:rsidR="00C0037B" w:rsidRPr="00F56967">
        <w:rPr>
          <w:rFonts w:ascii="Corbel" w:hAnsi="Corbel"/>
          <w:color w:val="575757"/>
          <w:sz w:val="22"/>
          <w:szCs w:val="22"/>
        </w:rPr>
        <w:t>h</w:t>
      </w:r>
      <w:r w:rsidR="00217A1F">
        <w:rPr>
          <w:rFonts w:ascii="Corbel" w:hAnsi="Corbel"/>
          <w:color w:val="575757"/>
          <w:sz w:val="22"/>
          <w:szCs w:val="22"/>
        </w:rPr>
        <w:t>;</w:t>
      </w:r>
      <w:bookmarkStart w:id="373" w:name="_Ref445471425"/>
      <w:bookmarkEnd w:id="370"/>
      <w:bookmarkEnd w:id="371"/>
      <w:r w:rsidR="000504F3">
        <w:rPr>
          <w:rFonts w:ascii="Corbel" w:hAnsi="Corbel"/>
          <w:color w:val="575757"/>
          <w:sz w:val="22"/>
          <w:szCs w:val="22"/>
        </w:rPr>
        <w:t xml:space="preserve"> Smluvní strany se však dohodly, že </w:t>
      </w:r>
      <w:r w:rsidR="00217A1F">
        <w:rPr>
          <w:rFonts w:ascii="Corbel" w:hAnsi="Corbel"/>
          <w:color w:val="575757"/>
          <w:sz w:val="22"/>
          <w:szCs w:val="22"/>
        </w:rPr>
        <w:t>Záruky, které se vztahují</w:t>
      </w:r>
      <w:r w:rsidR="00DB1B7F">
        <w:rPr>
          <w:rFonts w:ascii="Corbel" w:hAnsi="Corbel"/>
          <w:color w:val="575757"/>
          <w:sz w:val="22"/>
          <w:szCs w:val="22"/>
        </w:rPr>
        <w:t xml:space="preserve"> výlučně</w:t>
      </w:r>
      <w:r w:rsidR="00217A1F">
        <w:rPr>
          <w:rFonts w:ascii="Corbel" w:hAnsi="Corbel"/>
          <w:color w:val="575757"/>
          <w:sz w:val="22"/>
          <w:szCs w:val="22"/>
        </w:rPr>
        <w:t xml:space="preserve"> ke Společnosti AGROBIOPLYN a/nebo jejímu jmění</w:t>
      </w:r>
      <w:r w:rsidR="00DB1B7F">
        <w:rPr>
          <w:rFonts w:ascii="Corbel" w:hAnsi="Corbel"/>
          <w:color w:val="575757"/>
          <w:sz w:val="22"/>
          <w:szCs w:val="22"/>
        </w:rPr>
        <w:t>,</w:t>
      </w:r>
      <w:r w:rsidR="00217A1F">
        <w:rPr>
          <w:rFonts w:ascii="Corbel" w:hAnsi="Corbel"/>
          <w:color w:val="575757"/>
          <w:sz w:val="22"/>
          <w:szCs w:val="22"/>
        </w:rPr>
        <w:t xml:space="preserve"> poskytují společně a </w:t>
      </w:r>
      <w:r w:rsidR="00901023">
        <w:rPr>
          <w:rFonts w:ascii="Corbel" w:hAnsi="Corbel"/>
          <w:color w:val="575757"/>
          <w:sz w:val="22"/>
          <w:szCs w:val="22"/>
        </w:rPr>
        <w:t>nerozdílně</w:t>
      </w:r>
      <w:r w:rsidR="00217A1F">
        <w:rPr>
          <w:rFonts w:ascii="Corbel" w:hAnsi="Corbel"/>
          <w:color w:val="575757"/>
          <w:sz w:val="22"/>
          <w:szCs w:val="22"/>
        </w:rPr>
        <w:t xml:space="preserve"> Prodávající 2 a Prodávající 3</w:t>
      </w:r>
      <w:r w:rsidR="00901023">
        <w:rPr>
          <w:rFonts w:ascii="Corbel" w:hAnsi="Corbel"/>
          <w:color w:val="575757"/>
          <w:sz w:val="22"/>
          <w:szCs w:val="22"/>
        </w:rPr>
        <w:t>;</w:t>
      </w:r>
      <w:r w:rsidR="00217A1F">
        <w:rPr>
          <w:rFonts w:ascii="Corbel" w:hAnsi="Corbel"/>
          <w:color w:val="575757"/>
          <w:sz w:val="22"/>
          <w:szCs w:val="22"/>
        </w:rPr>
        <w:t xml:space="preserve"> Záruky</w:t>
      </w:r>
      <w:r w:rsidR="00DB1B7F">
        <w:rPr>
          <w:rFonts w:ascii="Corbel" w:hAnsi="Corbel"/>
          <w:color w:val="575757"/>
          <w:sz w:val="22"/>
          <w:szCs w:val="22"/>
        </w:rPr>
        <w:t xml:space="preserve">, které se vztahují výlučně </w:t>
      </w:r>
      <w:r w:rsidR="00217A1F">
        <w:rPr>
          <w:rFonts w:ascii="Corbel" w:hAnsi="Corbel"/>
          <w:color w:val="575757"/>
          <w:sz w:val="22"/>
          <w:szCs w:val="22"/>
        </w:rPr>
        <w:t>ke Společnosti RELAKA a/nebo jejímu jmění</w:t>
      </w:r>
      <w:r w:rsidR="00DB1B7F">
        <w:rPr>
          <w:rFonts w:ascii="Corbel" w:hAnsi="Corbel"/>
          <w:color w:val="575757"/>
          <w:sz w:val="22"/>
          <w:szCs w:val="22"/>
        </w:rPr>
        <w:t>,</w:t>
      </w:r>
      <w:r w:rsidR="00217A1F">
        <w:rPr>
          <w:rFonts w:ascii="Corbel" w:hAnsi="Corbel"/>
          <w:color w:val="575757"/>
          <w:sz w:val="22"/>
          <w:szCs w:val="22"/>
        </w:rPr>
        <w:t xml:space="preserve"> poskytuje</w:t>
      </w:r>
      <w:r w:rsidR="00DB1B7F">
        <w:rPr>
          <w:rFonts w:ascii="Corbel" w:hAnsi="Corbel"/>
          <w:color w:val="575757"/>
          <w:sz w:val="22"/>
          <w:szCs w:val="22"/>
        </w:rPr>
        <w:t xml:space="preserve"> </w:t>
      </w:r>
      <w:r w:rsidR="00217A1F">
        <w:rPr>
          <w:rFonts w:ascii="Corbel" w:hAnsi="Corbel"/>
          <w:color w:val="575757"/>
          <w:sz w:val="22"/>
          <w:szCs w:val="22"/>
        </w:rPr>
        <w:t>Prodávající 1.</w:t>
      </w:r>
      <w:bookmarkEnd w:id="372"/>
    </w:p>
    <w:p w14:paraId="5591B1DF" w14:textId="2DB0D60F" w:rsidR="00693F3F" w:rsidRPr="00F56967" w:rsidRDefault="00F225B5" w:rsidP="00230CA2">
      <w:pPr>
        <w:pStyle w:val="Heading3"/>
        <w:widowControl w:val="0"/>
        <w:rPr>
          <w:rFonts w:ascii="Corbel" w:hAnsi="Corbel"/>
          <w:color w:val="575757"/>
          <w:sz w:val="22"/>
          <w:szCs w:val="22"/>
        </w:rPr>
      </w:pPr>
      <w:bookmarkStart w:id="374" w:name="_Ref525036177"/>
      <w:r w:rsidRPr="00F56967">
        <w:rPr>
          <w:rFonts w:ascii="Corbel" w:hAnsi="Corbel"/>
          <w:color w:val="575757"/>
          <w:sz w:val="22"/>
          <w:szCs w:val="22"/>
        </w:rPr>
        <w:t>V</w:t>
      </w:r>
      <w:r w:rsidR="007A4BFF">
        <w:rPr>
          <w:rFonts w:ascii="Corbel" w:hAnsi="Corbel"/>
          <w:color w:val="575757"/>
          <w:sz w:val="22"/>
          <w:szCs w:val="22"/>
        </w:rPr>
        <w:t> </w:t>
      </w:r>
      <w:r w:rsidRPr="00F56967">
        <w:rPr>
          <w:rFonts w:ascii="Corbel" w:hAnsi="Corbel"/>
          <w:color w:val="575757"/>
          <w:sz w:val="22"/>
          <w:szCs w:val="22"/>
        </w:rPr>
        <w:t xml:space="preserve">případě, že se kterákoli ze Záruk ukáže </w:t>
      </w:r>
      <w:r w:rsidR="00C0037B" w:rsidRPr="00F56967">
        <w:rPr>
          <w:rFonts w:ascii="Corbel" w:hAnsi="Corbel"/>
          <w:color w:val="575757"/>
          <w:sz w:val="22"/>
          <w:szCs w:val="22"/>
        </w:rPr>
        <w:t xml:space="preserve">být </w:t>
      </w:r>
      <w:r w:rsidRPr="00F56967">
        <w:rPr>
          <w:rFonts w:ascii="Corbel" w:hAnsi="Corbel"/>
          <w:color w:val="575757"/>
          <w:sz w:val="22"/>
          <w:szCs w:val="22"/>
        </w:rPr>
        <w:t>nepravdivá</w:t>
      </w:r>
      <w:r w:rsidR="00A77399" w:rsidRPr="00F56967">
        <w:rPr>
          <w:rFonts w:ascii="Corbel" w:hAnsi="Corbel"/>
          <w:color w:val="575757"/>
          <w:sz w:val="22"/>
          <w:szCs w:val="22"/>
        </w:rPr>
        <w:t>, neúplná, nepřesná nebo zavádějící</w:t>
      </w:r>
      <w:r w:rsidRPr="00F56967">
        <w:rPr>
          <w:rFonts w:ascii="Corbel" w:hAnsi="Corbel"/>
          <w:color w:val="575757"/>
          <w:sz w:val="22"/>
          <w:szCs w:val="22"/>
        </w:rPr>
        <w:t xml:space="preserve"> („</w:t>
      </w:r>
      <w:r w:rsidRPr="00F56967">
        <w:rPr>
          <w:rFonts w:ascii="Corbel" w:hAnsi="Corbel"/>
          <w:b/>
          <w:color w:val="575757"/>
          <w:sz w:val="22"/>
          <w:szCs w:val="22"/>
        </w:rPr>
        <w:t>Porušení záruky</w:t>
      </w:r>
      <w:r w:rsidRPr="00F56967">
        <w:rPr>
          <w:rFonts w:ascii="Corbel" w:hAnsi="Corbel"/>
          <w:color w:val="575757"/>
          <w:sz w:val="22"/>
          <w:szCs w:val="22"/>
        </w:rPr>
        <w:t>“):</w:t>
      </w:r>
      <w:bookmarkEnd w:id="374"/>
      <w:r w:rsidR="00173016" w:rsidRPr="00F56967">
        <w:rPr>
          <w:rFonts w:ascii="Corbel" w:hAnsi="Corbel"/>
          <w:color w:val="575757"/>
          <w:sz w:val="22"/>
          <w:szCs w:val="22"/>
        </w:rPr>
        <w:t xml:space="preserve"> </w:t>
      </w:r>
      <w:bookmarkEnd w:id="373"/>
    </w:p>
    <w:p w14:paraId="51618CE8" w14:textId="312B7436" w:rsidR="00173016" w:rsidRPr="00F56967" w:rsidRDefault="00FF631B" w:rsidP="00230CA2">
      <w:pPr>
        <w:pStyle w:val="NoSpacing"/>
        <w:widowControl w:val="0"/>
        <w:rPr>
          <w:color w:val="575757"/>
          <w:szCs w:val="22"/>
        </w:rPr>
      </w:pPr>
      <w:bookmarkStart w:id="375" w:name="_Ref102373128"/>
      <w:bookmarkStart w:id="376" w:name="_Ref445471353"/>
      <w:bookmarkStart w:id="377" w:name="_Ref448758177"/>
      <w:r>
        <w:rPr>
          <w:color w:val="575757"/>
          <w:szCs w:val="22"/>
        </w:rPr>
        <w:t>b</w:t>
      </w:r>
      <w:r w:rsidR="00F225B5" w:rsidRPr="00F56967">
        <w:rPr>
          <w:color w:val="575757"/>
          <w:szCs w:val="22"/>
        </w:rPr>
        <w:t xml:space="preserve">ude </w:t>
      </w:r>
      <w:r w:rsidR="00F359B7">
        <w:rPr>
          <w:color w:val="575757"/>
          <w:szCs w:val="22"/>
        </w:rPr>
        <w:t>Kup</w:t>
      </w:r>
      <w:r w:rsidR="00F225B5" w:rsidRPr="00F56967">
        <w:rPr>
          <w:color w:val="575757"/>
          <w:szCs w:val="22"/>
        </w:rPr>
        <w:t xml:space="preserve">ující oprávněn požadovat, aby </w:t>
      </w:r>
      <w:r w:rsidR="00F359B7">
        <w:rPr>
          <w:color w:val="575757"/>
          <w:szCs w:val="22"/>
        </w:rPr>
        <w:t>Prod</w:t>
      </w:r>
      <w:r w:rsidR="00F225B5" w:rsidRPr="00F56967">
        <w:rPr>
          <w:color w:val="575757"/>
          <w:szCs w:val="22"/>
        </w:rPr>
        <w:t>ávající odstranil</w:t>
      </w:r>
      <w:r w:rsidR="00952FF2">
        <w:rPr>
          <w:color w:val="575757"/>
          <w:szCs w:val="22"/>
        </w:rPr>
        <w:t>i</w:t>
      </w:r>
      <w:r w:rsidR="00F225B5" w:rsidRPr="00F56967">
        <w:rPr>
          <w:color w:val="575757"/>
          <w:szCs w:val="22"/>
        </w:rPr>
        <w:t xml:space="preserve"> Porušení záruky a jeho následky, jsou-li odstranitelné, v</w:t>
      </w:r>
      <w:r w:rsidR="007A4BFF">
        <w:rPr>
          <w:color w:val="575757"/>
          <w:szCs w:val="22"/>
        </w:rPr>
        <w:t> </w:t>
      </w:r>
      <w:r w:rsidR="00F225B5" w:rsidRPr="00F56967">
        <w:rPr>
          <w:color w:val="575757"/>
          <w:szCs w:val="22"/>
        </w:rPr>
        <w:t>přiměřené lhůtě</w:t>
      </w:r>
      <w:r w:rsidR="007A4BFF">
        <w:rPr>
          <w:color w:val="575757"/>
          <w:szCs w:val="22"/>
        </w:rPr>
        <w:t xml:space="preserve"> nikoliv delší než </w:t>
      </w:r>
      <w:r w:rsidR="00007BC2" w:rsidRPr="00901023">
        <w:rPr>
          <w:color w:val="575757"/>
          <w:szCs w:val="22"/>
        </w:rPr>
        <w:t>30</w:t>
      </w:r>
      <w:r w:rsidR="007A4BFF">
        <w:rPr>
          <w:color w:val="575757"/>
          <w:szCs w:val="22"/>
        </w:rPr>
        <w:t xml:space="preserve"> dnů</w:t>
      </w:r>
      <w:r w:rsidR="00F225B5" w:rsidRPr="00F56967">
        <w:rPr>
          <w:color w:val="575757"/>
          <w:szCs w:val="22"/>
        </w:rPr>
        <w:t>;</w:t>
      </w:r>
      <w:bookmarkEnd w:id="375"/>
    </w:p>
    <w:p w14:paraId="26677268" w14:textId="5719D8EE" w:rsidR="00173016" w:rsidRPr="00F56967" w:rsidRDefault="00F225B5" w:rsidP="00230CA2">
      <w:pPr>
        <w:pStyle w:val="NoSpacing"/>
        <w:widowControl w:val="0"/>
        <w:rPr>
          <w:color w:val="575757"/>
          <w:szCs w:val="22"/>
        </w:rPr>
      </w:pPr>
      <w:bookmarkStart w:id="378" w:name="_Ref525054719"/>
      <w:bookmarkStart w:id="379" w:name="_Ref486342871"/>
      <w:bookmarkEnd w:id="376"/>
      <w:bookmarkEnd w:id="377"/>
      <w:r w:rsidRPr="00F56967">
        <w:rPr>
          <w:color w:val="575757"/>
          <w:szCs w:val="22"/>
        </w:rPr>
        <w:t xml:space="preserve">v případě, že </w:t>
      </w:r>
      <w:r w:rsidR="00F359B7">
        <w:rPr>
          <w:color w:val="575757"/>
          <w:szCs w:val="22"/>
        </w:rPr>
        <w:t>Prod</w:t>
      </w:r>
      <w:r w:rsidRPr="00F56967">
        <w:rPr>
          <w:color w:val="575757"/>
          <w:szCs w:val="22"/>
        </w:rPr>
        <w:t>ávající Porušení záruky a jeho následky neodstraní ve lhůtě podle čl</w:t>
      </w:r>
      <w:r w:rsidR="00951FE2" w:rsidRPr="00F56967">
        <w:rPr>
          <w:color w:val="575757"/>
          <w:szCs w:val="22"/>
        </w:rPr>
        <w:t>ánku</w:t>
      </w:r>
      <w:bookmarkStart w:id="380" w:name="_Ref426534041"/>
      <w:bookmarkStart w:id="381" w:name="_Ref430016026"/>
      <w:r w:rsidRPr="00F56967">
        <w:rPr>
          <w:color w:val="575757"/>
          <w:szCs w:val="22"/>
        </w:rPr>
        <w:t> </w:t>
      </w:r>
      <w:r w:rsidRPr="00F56967">
        <w:rPr>
          <w:color w:val="575757"/>
          <w:szCs w:val="22"/>
        </w:rPr>
        <w:fldChar w:fldCharType="begin"/>
      </w:r>
      <w:r w:rsidRPr="00F56967">
        <w:rPr>
          <w:color w:val="575757"/>
          <w:szCs w:val="22"/>
        </w:rPr>
        <w:instrText xml:space="preserve"> REF _Ref445471353 \r \h  \* MERGEFORMAT </w:instrText>
      </w:r>
      <w:r w:rsidRPr="00F56967">
        <w:rPr>
          <w:color w:val="575757"/>
          <w:szCs w:val="22"/>
        </w:rPr>
      </w:r>
      <w:r w:rsidRPr="00F56967">
        <w:rPr>
          <w:color w:val="575757"/>
          <w:szCs w:val="22"/>
        </w:rPr>
        <w:fldChar w:fldCharType="separate"/>
      </w:r>
      <w:r w:rsidR="00633A59">
        <w:rPr>
          <w:color w:val="575757"/>
          <w:szCs w:val="22"/>
        </w:rPr>
        <w:t>8.3.1</w:t>
      </w:r>
      <w:r w:rsidRPr="00F56967">
        <w:rPr>
          <w:color w:val="575757"/>
          <w:szCs w:val="22"/>
        </w:rPr>
        <w:fldChar w:fldCharType="end"/>
      </w:r>
      <w:r w:rsidRPr="00F56967">
        <w:rPr>
          <w:color w:val="575757"/>
          <w:szCs w:val="22"/>
        </w:rPr>
        <w:t>, nebo jsou-li Porušení záruky či jeho následky neodstranitelné, bude taková skutečnost znamenat vadu plnění a snížení hodnoty Podíl</w:t>
      </w:r>
      <w:r w:rsidR="00952FF2">
        <w:rPr>
          <w:color w:val="575757"/>
          <w:szCs w:val="22"/>
        </w:rPr>
        <w:t>ů</w:t>
      </w:r>
      <w:r w:rsidR="00C7740F">
        <w:rPr>
          <w:color w:val="575757"/>
          <w:szCs w:val="22"/>
        </w:rPr>
        <w:t xml:space="preserve"> </w:t>
      </w:r>
      <w:r w:rsidRPr="00F56967">
        <w:rPr>
          <w:color w:val="575757"/>
          <w:szCs w:val="22"/>
        </w:rPr>
        <w:t xml:space="preserve">a/nebo </w:t>
      </w:r>
      <w:r w:rsidR="00356041">
        <w:rPr>
          <w:color w:val="575757"/>
          <w:szCs w:val="22"/>
        </w:rPr>
        <w:t>Společnost</w:t>
      </w:r>
      <w:r w:rsidR="001C0E12">
        <w:rPr>
          <w:color w:val="575757"/>
          <w:szCs w:val="22"/>
        </w:rPr>
        <w:t xml:space="preserve">í </w:t>
      </w:r>
      <w:r w:rsidRPr="00F56967">
        <w:rPr>
          <w:color w:val="575757"/>
          <w:szCs w:val="22"/>
        </w:rPr>
        <w:t xml:space="preserve">a </w:t>
      </w:r>
      <w:r w:rsidR="00F359B7">
        <w:rPr>
          <w:color w:val="575757"/>
          <w:szCs w:val="22"/>
        </w:rPr>
        <w:t>Kup</w:t>
      </w:r>
      <w:r w:rsidRPr="00F56967">
        <w:rPr>
          <w:color w:val="575757"/>
          <w:szCs w:val="22"/>
        </w:rPr>
        <w:t xml:space="preserve">ující bude oprávněn požadovat na </w:t>
      </w:r>
      <w:r w:rsidR="00F359B7">
        <w:rPr>
          <w:color w:val="575757"/>
          <w:szCs w:val="22"/>
        </w:rPr>
        <w:t>Prod</w:t>
      </w:r>
      <w:r w:rsidRPr="00F56967">
        <w:rPr>
          <w:color w:val="575757"/>
          <w:szCs w:val="22"/>
        </w:rPr>
        <w:t>ávající</w:t>
      </w:r>
      <w:r w:rsidR="004F74F0">
        <w:rPr>
          <w:color w:val="575757"/>
          <w:szCs w:val="22"/>
        </w:rPr>
        <w:t>ch</w:t>
      </w:r>
      <w:r w:rsidRPr="00F56967">
        <w:rPr>
          <w:color w:val="575757"/>
          <w:szCs w:val="22"/>
        </w:rPr>
        <w:t xml:space="preserve"> </w:t>
      </w:r>
      <w:r w:rsidR="002F7548">
        <w:rPr>
          <w:color w:val="575757"/>
          <w:szCs w:val="22"/>
        </w:rPr>
        <w:t>jako Slevu částku</w:t>
      </w:r>
      <w:r w:rsidRPr="00F56967">
        <w:rPr>
          <w:color w:val="575757"/>
          <w:szCs w:val="22"/>
        </w:rPr>
        <w:t xml:space="preserve"> odpovídající peněžní částce, kterou bude potřeba účelně vynaložit na to, aby Podíl</w:t>
      </w:r>
      <w:r w:rsidR="00A85407">
        <w:rPr>
          <w:color w:val="575757"/>
          <w:szCs w:val="22"/>
        </w:rPr>
        <w:t>y</w:t>
      </w:r>
      <w:r w:rsidR="00C7740F">
        <w:rPr>
          <w:color w:val="575757"/>
          <w:szCs w:val="22"/>
        </w:rPr>
        <w:t xml:space="preserve"> </w:t>
      </w:r>
      <w:r w:rsidRPr="00F56967">
        <w:rPr>
          <w:color w:val="575757"/>
          <w:szCs w:val="22"/>
        </w:rPr>
        <w:t xml:space="preserve">a/nebo </w:t>
      </w:r>
      <w:r w:rsidR="00356041">
        <w:rPr>
          <w:color w:val="575757"/>
          <w:szCs w:val="22"/>
        </w:rPr>
        <w:t>Společnost</w:t>
      </w:r>
      <w:r w:rsidR="001C0E12">
        <w:rPr>
          <w:color w:val="575757"/>
          <w:szCs w:val="22"/>
        </w:rPr>
        <w:t>i</w:t>
      </w:r>
      <w:r w:rsidR="00356041">
        <w:rPr>
          <w:color w:val="575757"/>
          <w:szCs w:val="22"/>
        </w:rPr>
        <w:t xml:space="preserve"> </w:t>
      </w:r>
      <w:r w:rsidRPr="00F56967">
        <w:rPr>
          <w:color w:val="575757"/>
          <w:szCs w:val="22"/>
        </w:rPr>
        <w:t>byly uvedeny do stavu, v jakém by byly, kdyby příslušná porušená Záruka byla pravdivá</w:t>
      </w:r>
      <w:r w:rsidR="001630E9" w:rsidRPr="00F56967">
        <w:rPr>
          <w:color w:val="575757"/>
          <w:szCs w:val="22"/>
        </w:rPr>
        <w:t>, úplná, přesná a nikoli zavádějící</w:t>
      </w:r>
      <w:r w:rsidR="009D2EF8">
        <w:rPr>
          <w:color w:val="575757"/>
          <w:szCs w:val="22"/>
        </w:rPr>
        <w:t xml:space="preserve"> a k Porušení záruky nikdy nedošlo</w:t>
      </w:r>
      <w:r w:rsidRPr="00F56967">
        <w:rPr>
          <w:color w:val="575757"/>
          <w:szCs w:val="22"/>
        </w:rPr>
        <w:t xml:space="preserve"> („</w:t>
      </w:r>
      <w:r w:rsidRPr="00F56967">
        <w:rPr>
          <w:b/>
          <w:color w:val="575757"/>
          <w:szCs w:val="22"/>
        </w:rPr>
        <w:t>Sleva</w:t>
      </w:r>
      <w:r w:rsidRPr="00F56967">
        <w:rPr>
          <w:color w:val="575757"/>
          <w:szCs w:val="22"/>
        </w:rPr>
        <w:t>“)</w:t>
      </w:r>
      <w:bookmarkEnd w:id="380"/>
      <w:bookmarkEnd w:id="381"/>
      <w:r w:rsidRPr="00F56967">
        <w:rPr>
          <w:color w:val="575757"/>
          <w:szCs w:val="22"/>
        </w:rPr>
        <w:t>.</w:t>
      </w:r>
      <w:bookmarkEnd w:id="378"/>
      <w:r w:rsidR="00173016" w:rsidRPr="00F56967">
        <w:rPr>
          <w:color w:val="575757"/>
          <w:szCs w:val="22"/>
        </w:rPr>
        <w:t xml:space="preserve"> </w:t>
      </w:r>
    </w:p>
    <w:p w14:paraId="699CB640" w14:textId="3525FDE1" w:rsidR="007276B6" w:rsidRPr="00F56967" w:rsidRDefault="00F225B5" w:rsidP="009F53FA">
      <w:pPr>
        <w:pStyle w:val="Heading3"/>
        <w:keepNext/>
        <w:keepLines/>
        <w:widowControl w:val="0"/>
        <w:rPr>
          <w:rFonts w:ascii="Corbel" w:hAnsi="Corbel"/>
          <w:color w:val="575757"/>
          <w:sz w:val="22"/>
          <w:szCs w:val="22"/>
        </w:rPr>
      </w:pPr>
      <w:bookmarkStart w:id="382" w:name="_Ref102059047"/>
      <w:bookmarkStart w:id="383" w:name="_Ref525054670"/>
      <w:bookmarkStart w:id="384" w:name="_Ref234384315"/>
      <w:bookmarkStart w:id="385" w:name="_Ref417544685"/>
      <w:bookmarkEnd w:id="379"/>
      <w:r w:rsidRPr="00F56967">
        <w:rPr>
          <w:rFonts w:ascii="Corbel" w:hAnsi="Corbel"/>
          <w:color w:val="575757"/>
          <w:sz w:val="22"/>
          <w:szCs w:val="22"/>
        </w:rPr>
        <w:lastRenderedPageBreak/>
        <w:t>V případě, že nastane Porušení záruky</w:t>
      </w:r>
      <w:r w:rsidR="0070293D">
        <w:rPr>
          <w:rFonts w:ascii="Corbel" w:hAnsi="Corbel"/>
          <w:color w:val="575757"/>
          <w:sz w:val="22"/>
          <w:szCs w:val="22"/>
        </w:rPr>
        <w:t xml:space="preserve"> a</w:t>
      </w:r>
      <w:r w:rsidR="00DD5023">
        <w:rPr>
          <w:rFonts w:ascii="Corbel" w:hAnsi="Corbel"/>
          <w:color w:val="575757"/>
          <w:sz w:val="22"/>
          <w:szCs w:val="22"/>
        </w:rPr>
        <w:t> </w:t>
      </w:r>
      <w:r w:rsidR="00F359B7">
        <w:rPr>
          <w:rFonts w:ascii="Corbel" w:hAnsi="Corbel"/>
          <w:color w:val="575757"/>
          <w:sz w:val="22"/>
          <w:szCs w:val="22"/>
        </w:rPr>
        <w:t>Prod</w:t>
      </w:r>
      <w:r w:rsidR="0070293D">
        <w:rPr>
          <w:rFonts w:ascii="Corbel" w:hAnsi="Corbel"/>
          <w:color w:val="575757"/>
          <w:sz w:val="22"/>
          <w:szCs w:val="22"/>
        </w:rPr>
        <w:t>ávající neodstraní Porušení záruk</w:t>
      </w:r>
      <w:r w:rsidR="0037763D">
        <w:rPr>
          <w:rFonts w:ascii="Corbel" w:hAnsi="Corbel"/>
          <w:color w:val="575757"/>
          <w:sz w:val="22"/>
          <w:szCs w:val="22"/>
        </w:rPr>
        <w:t>y</w:t>
      </w:r>
      <w:r w:rsidR="0070293D">
        <w:rPr>
          <w:rFonts w:ascii="Corbel" w:hAnsi="Corbel"/>
          <w:color w:val="575757"/>
          <w:sz w:val="22"/>
          <w:szCs w:val="22"/>
        </w:rPr>
        <w:t xml:space="preserve"> v přiměřené lhůtě dle</w:t>
      </w:r>
      <w:r w:rsidR="00784CC7">
        <w:rPr>
          <w:rFonts w:ascii="Corbel" w:hAnsi="Corbel"/>
          <w:color w:val="575757"/>
          <w:sz w:val="22"/>
          <w:szCs w:val="22"/>
        </w:rPr>
        <w:t> </w:t>
      </w:r>
      <w:r w:rsidR="0070293D">
        <w:rPr>
          <w:rFonts w:ascii="Corbel" w:hAnsi="Corbel"/>
          <w:color w:val="575757"/>
          <w:sz w:val="22"/>
          <w:szCs w:val="22"/>
        </w:rPr>
        <w:t>čl</w:t>
      </w:r>
      <w:r w:rsidR="00E36FB0">
        <w:rPr>
          <w:rFonts w:ascii="Corbel" w:hAnsi="Corbel"/>
          <w:color w:val="575757"/>
          <w:sz w:val="22"/>
          <w:szCs w:val="22"/>
        </w:rPr>
        <w:t xml:space="preserve">ánku </w:t>
      </w:r>
      <w:r w:rsidR="00E36FB0">
        <w:rPr>
          <w:rFonts w:ascii="Corbel" w:hAnsi="Corbel"/>
          <w:color w:val="575757"/>
          <w:sz w:val="22"/>
          <w:szCs w:val="22"/>
        </w:rPr>
        <w:fldChar w:fldCharType="begin"/>
      </w:r>
      <w:r w:rsidR="00E36FB0">
        <w:rPr>
          <w:rFonts w:ascii="Corbel" w:hAnsi="Corbel"/>
          <w:color w:val="575757"/>
          <w:sz w:val="22"/>
          <w:szCs w:val="22"/>
        </w:rPr>
        <w:instrText xml:space="preserve"> REF _Ref102373128 \r \h </w:instrText>
      </w:r>
      <w:r w:rsidR="00E36FB0">
        <w:rPr>
          <w:rFonts w:ascii="Corbel" w:hAnsi="Corbel"/>
          <w:color w:val="575757"/>
          <w:sz w:val="22"/>
          <w:szCs w:val="22"/>
        </w:rPr>
      </w:r>
      <w:r w:rsidR="00E36FB0">
        <w:rPr>
          <w:rFonts w:ascii="Corbel" w:hAnsi="Corbel"/>
          <w:color w:val="575757"/>
          <w:sz w:val="22"/>
          <w:szCs w:val="22"/>
        </w:rPr>
        <w:fldChar w:fldCharType="separate"/>
      </w:r>
      <w:r w:rsidR="00633A59">
        <w:rPr>
          <w:rFonts w:ascii="Corbel" w:hAnsi="Corbel"/>
          <w:color w:val="575757"/>
          <w:sz w:val="22"/>
          <w:szCs w:val="22"/>
        </w:rPr>
        <w:t>8.3.1</w:t>
      </w:r>
      <w:r w:rsidR="00E36FB0">
        <w:rPr>
          <w:rFonts w:ascii="Corbel" w:hAnsi="Corbel"/>
          <w:color w:val="575757"/>
          <w:sz w:val="22"/>
          <w:szCs w:val="22"/>
        </w:rPr>
        <w:fldChar w:fldCharType="end"/>
      </w:r>
      <w:r w:rsidR="0070293D">
        <w:rPr>
          <w:rFonts w:ascii="Corbel" w:hAnsi="Corbel"/>
          <w:color w:val="575757"/>
          <w:sz w:val="22"/>
          <w:szCs w:val="22"/>
        </w:rPr>
        <w:t>.</w:t>
      </w:r>
      <w:r w:rsidRPr="00F56967">
        <w:rPr>
          <w:rFonts w:ascii="Corbel" w:hAnsi="Corbel"/>
          <w:color w:val="575757"/>
          <w:sz w:val="22"/>
          <w:szCs w:val="22"/>
        </w:rPr>
        <w:t xml:space="preserve">, </w:t>
      </w:r>
      <w:r w:rsidR="00EF5424" w:rsidRPr="00EF5424">
        <w:rPr>
          <w:rFonts w:ascii="Corbel" w:hAnsi="Corbel"/>
          <w:color w:val="575757"/>
          <w:sz w:val="22"/>
          <w:szCs w:val="22"/>
        </w:rPr>
        <w:t>nebo jsou-li Porušení záruky či</w:t>
      </w:r>
      <w:r w:rsidR="00DD5023">
        <w:rPr>
          <w:rFonts w:ascii="Corbel" w:hAnsi="Corbel"/>
          <w:color w:val="575757"/>
          <w:sz w:val="22"/>
          <w:szCs w:val="22"/>
        </w:rPr>
        <w:t> </w:t>
      </w:r>
      <w:r w:rsidR="00EF5424" w:rsidRPr="00EF5424">
        <w:rPr>
          <w:rFonts w:ascii="Corbel" w:hAnsi="Corbel"/>
          <w:color w:val="575757"/>
          <w:sz w:val="22"/>
          <w:szCs w:val="22"/>
        </w:rPr>
        <w:t>jeho následky neodstranitelné,</w:t>
      </w:r>
      <w:r w:rsidR="00EF5424" w:rsidRPr="00F56967">
        <w:rPr>
          <w:rFonts w:ascii="Corbel" w:hAnsi="Corbel"/>
          <w:color w:val="575757"/>
          <w:sz w:val="22"/>
          <w:szCs w:val="22"/>
        </w:rPr>
        <w:t xml:space="preserve"> </w:t>
      </w:r>
      <w:r w:rsidRPr="00F56967">
        <w:rPr>
          <w:rFonts w:ascii="Corbel" w:hAnsi="Corbel"/>
          <w:color w:val="575757"/>
          <w:sz w:val="22"/>
          <w:szCs w:val="22"/>
        </w:rPr>
        <w:t xml:space="preserve">je </w:t>
      </w:r>
      <w:r w:rsidR="00F359B7">
        <w:rPr>
          <w:rFonts w:ascii="Corbel" w:hAnsi="Corbel"/>
          <w:color w:val="575757"/>
          <w:sz w:val="22"/>
          <w:szCs w:val="22"/>
        </w:rPr>
        <w:t>Kup</w:t>
      </w:r>
      <w:r w:rsidRPr="00F56967">
        <w:rPr>
          <w:rFonts w:ascii="Corbel" w:hAnsi="Corbel"/>
          <w:color w:val="575757"/>
          <w:sz w:val="22"/>
          <w:szCs w:val="22"/>
        </w:rPr>
        <w:t xml:space="preserve">ující oprávněn předložit </w:t>
      </w:r>
      <w:r w:rsidR="00F359B7">
        <w:rPr>
          <w:rFonts w:ascii="Corbel" w:hAnsi="Corbel"/>
          <w:color w:val="575757"/>
          <w:sz w:val="22"/>
          <w:szCs w:val="22"/>
        </w:rPr>
        <w:t>Prod</w:t>
      </w:r>
      <w:r w:rsidRPr="00F56967">
        <w:rPr>
          <w:rFonts w:ascii="Corbel" w:hAnsi="Corbel"/>
          <w:color w:val="575757"/>
          <w:sz w:val="22"/>
          <w:szCs w:val="22"/>
        </w:rPr>
        <w:t>ávajícím oznámení („</w:t>
      </w:r>
      <w:r w:rsidRPr="00F56967">
        <w:rPr>
          <w:rFonts w:ascii="Corbel" w:hAnsi="Corbel"/>
          <w:b/>
          <w:color w:val="575757"/>
          <w:sz w:val="22"/>
          <w:szCs w:val="22"/>
        </w:rPr>
        <w:t>Oznámení</w:t>
      </w:r>
      <w:r w:rsidRPr="00F56967">
        <w:rPr>
          <w:rFonts w:ascii="Corbel" w:hAnsi="Corbel"/>
          <w:color w:val="575757"/>
          <w:sz w:val="22"/>
          <w:szCs w:val="22"/>
        </w:rPr>
        <w:t xml:space="preserve">“) </w:t>
      </w:r>
      <w:r w:rsidR="009334EC">
        <w:rPr>
          <w:rFonts w:ascii="Corbel" w:hAnsi="Corbel"/>
          <w:color w:val="575757"/>
          <w:sz w:val="22"/>
          <w:szCs w:val="22"/>
        </w:rPr>
        <w:t>prokazující</w:t>
      </w:r>
      <w:r w:rsidRPr="00F56967">
        <w:rPr>
          <w:rFonts w:ascii="Corbel" w:hAnsi="Corbel"/>
          <w:color w:val="575757"/>
          <w:sz w:val="22"/>
          <w:szCs w:val="22"/>
        </w:rPr>
        <w:t xml:space="preserve"> příslušné </w:t>
      </w:r>
      <w:r w:rsidR="008D00AC">
        <w:rPr>
          <w:rFonts w:ascii="Corbel" w:hAnsi="Corbel"/>
          <w:color w:val="575757"/>
          <w:sz w:val="22"/>
          <w:szCs w:val="22"/>
        </w:rPr>
        <w:t>P</w:t>
      </w:r>
      <w:r w:rsidRPr="00F56967">
        <w:rPr>
          <w:rFonts w:ascii="Corbel" w:hAnsi="Corbel"/>
          <w:color w:val="575757"/>
          <w:sz w:val="22"/>
          <w:szCs w:val="22"/>
        </w:rPr>
        <w:t xml:space="preserve">orušení </w:t>
      </w:r>
      <w:r w:rsidR="008D00AC">
        <w:rPr>
          <w:rFonts w:ascii="Corbel" w:hAnsi="Corbel"/>
          <w:color w:val="575757"/>
          <w:sz w:val="22"/>
          <w:szCs w:val="22"/>
        </w:rPr>
        <w:t>záruky</w:t>
      </w:r>
      <w:r w:rsidRPr="00F56967">
        <w:rPr>
          <w:rFonts w:ascii="Corbel" w:hAnsi="Corbel"/>
          <w:color w:val="575757"/>
          <w:sz w:val="22"/>
          <w:szCs w:val="22"/>
        </w:rPr>
        <w:t xml:space="preserve"> </w:t>
      </w:r>
      <w:r w:rsidR="009334EC">
        <w:rPr>
          <w:rFonts w:ascii="Corbel" w:hAnsi="Corbel"/>
          <w:color w:val="575757"/>
          <w:sz w:val="22"/>
          <w:szCs w:val="22"/>
        </w:rPr>
        <w:t>doložené</w:t>
      </w:r>
      <w:r w:rsidRPr="00F56967">
        <w:rPr>
          <w:rFonts w:ascii="Corbel" w:hAnsi="Corbel"/>
          <w:color w:val="575757"/>
          <w:sz w:val="22"/>
          <w:szCs w:val="22"/>
        </w:rPr>
        <w:t xml:space="preserve"> vešker</w:t>
      </w:r>
      <w:r w:rsidR="009334EC">
        <w:rPr>
          <w:rFonts w:ascii="Corbel" w:hAnsi="Corbel"/>
          <w:color w:val="575757"/>
          <w:sz w:val="22"/>
          <w:szCs w:val="22"/>
        </w:rPr>
        <w:t>ými</w:t>
      </w:r>
      <w:r w:rsidRPr="00F56967">
        <w:rPr>
          <w:rFonts w:ascii="Corbel" w:hAnsi="Corbel"/>
          <w:color w:val="575757"/>
          <w:sz w:val="22"/>
          <w:szCs w:val="22"/>
        </w:rPr>
        <w:t xml:space="preserve"> </w:t>
      </w:r>
      <w:r w:rsidR="008D00AC">
        <w:rPr>
          <w:rFonts w:ascii="Corbel" w:hAnsi="Corbel"/>
          <w:color w:val="575757"/>
          <w:sz w:val="22"/>
          <w:szCs w:val="22"/>
        </w:rPr>
        <w:t xml:space="preserve">relevantními </w:t>
      </w:r>
      <w:r w:rsidRPr="00F56967">
        <w:rPr>
          <w:rFonts w:ascii="Corbel" w:hAnsi="Corbel"/>
          <w:color w:val="575757"/>
          <w:sz w:val="22"/>
          <w:szCs w:val="22"/>
        </w:rPr>
        <w:t>informace</w:t>
      </w:r>
      <w:r w:rsidR="009334EC">
        <w:rPr>
          <w:rFonts w:ascii="Corbel" w:hAnsi="Corbel"/>
          <w:color w:val="575757"/>
          <w:sz w:val="22"/>
          <w:szCs w:val="22"/>
        </w:rPr>
        <w:t>mi</w:t>
      </w:r>
      <w:r w:rsidRPr="00F56967">
        <w:rPr>
          <w:rFonts w:ascii="Corbel" w:hAnsi="Corbel"/>
          <w:color w:val="575757"/>
          <w:sz w:val="22"/>
          <w:szCs w:val="22"/>
        </w:rPr>
        <w:t xml:space="preserve"> vztahující</w:t>
      </w:r>
      <w:r w:rsidR="009334EC">
        <w:rPr>
          <w:rFonts w:ascii="Corbel" w:hAnsi="Corbel"/>
          <w:color w:val="575757"/>
          <w:sz w:val="22"/>
          <w:szCs w:val="22"/>
        </w:rPr>
        <w:t>mi</w:t>
      </w:r>
      <w:r w:rsidRPr="00F56967">
        <w:rPr>
          <w:rFonts w:ascii="Corbel" w:hAnsi="Corbel"/>
          <w:color w:val="575757"/>
          <w:sz w:val="22"/>
          <w:szCs w:val="22"/>
        </w:rPr>
        <w:t xml:space="preserve"> se k</w:t>
      </w:r>
      <w:r w:rsidR="00DD5023">
        <w:rPr>
          <w:rFonts w:ascii="Corbel" w:hAnsi="Corbel"/>
          <w:color w:val="575757"/>
          <w:sz w:val="22"/>
          <w:szCs w:val="22"/>
        </w:rPr>
        <w:t> </w:t>
      </w:r>
      <w:r w:rsidRPr="00F56967">
        <w:rPr>
          <w:rFonts w:ascii="Corbel" w:hAnsi="Corbel"/>
          <w:color w:val="575757"/>
          <w:sz w:val="22"/>
          <w:szCs w:val="22"/>
        </w:rPr>
        <w:t xml:space="preserve">Porušení záruky a určující výši požadované Slevy, které má </w:t>
      </w:r>
      <w:r w:rsidR="00F359B7">
        <w:rPr>
          <w:rFonts w:ascii="Corbel" w:hAnsi="Corbel"/>
          <w:color w:val="575757"/>
          <w:sz w:val="22"/>
          <w:szCs w:val="22"/>
        </w:rPr>
        <w:t>Kup</w:t>
      </w:r>
      <w:r w:rsidRPr="00F56967">
        <w:rPr>
          <w:rFonts w:ascii="Corbel" w:hAnsi="Corbel"/>
          <w:color w:val="575757"/>
          <w:sz w:val="22"/>
          <w:szCs w:val="22"/>
        </w:rPr>
        <w:t xml:space="preserve">ující k dispozici k okamžiku </w:t>
      </w:r>
      <w:r w:rsidR="001630E9" w:rsidRPr="00F56967">
        <w:rPr>
          <w:rFonts w:ascii="Corbel" w:hAnsi="Corbel"/>
          <w:color w:val="575757"/>
          <w:sz w:val="22"/>
          <w:szCs w:val="22"/>
        </w:rPr>
        <w:t xml:space="preserve">odeslání </w:t>
      </w:r>
      <w:r w:rsidRPr="00F56967">
        <w:rPr>
          <w:rFonts w:ascii="Corbel" w:hAnsi="Corbel"/>
          <w:color w:val="575757"/>
          <w:sz w:val="22"/>
          <w:szCs w:val="22"/>
        </w:rPr>
        <w:t xml:space="preserve">Oznámení. </w:t>
      </w:r>
      <w:r w:rsidR="00F359B7">
        <w:rPr>
          <w:rFonts w:ascii="Corbel" w:hAnsi="Corbel"/>
          <w:color w:val="575757"/>
          <w:sz w:val="22"/>
          <w:szCs w:val="22"/>
        </w:rPr>
        <w:t>Prod</w:t>
      </w:r>
      <w:r w:rsidRPr="00F56967">
        <w:rPr>
          <w:rFonts w:ascii="Corbel" w:hAnsi="Corbel"/>
          <w:color w:val="575757"/>
          <w:sz w:val="22"/>
          <w:szCs w:val="22"/>
        </w:rPr>
        <w:t>ávající j</w:t>
      </w:r>
      <w:r w:rsidR="00A85407">
        <w:rPr>
          <w:rFonts w:ascii="Corbel" w:hAnsi="Corbel"/>
          <w:color w:val="575757"/>
          <w:sz w:val="22"/>
          <w:szCs w:val="22"/>
        </w:rPr>
        <w:t>sou</w:t>
      </w:r>
      <w:r w:rsidRPr="00F56967">
        <w:rPr>
          <w:rFonts w:ascii="Corbel" w:hAnsi="Corbel"/>
          <w:color w:val="575757"/>
          <w:sz w:val="22"/>
          <w:szCs w:val="22"/>
        </w:rPr>
        <w:t xml:space="preserve"> povinn</w:t>
      </w:r>
      <w:r w:rsidR="00A85407">
        <w:rPr>
          <w:rFonts w:ascii="Corbel" w:hAnsi="Corbel"/>
          <w:color w:val="575757"/>
          <w:sz w:val="22"/>
          <w:szCs w:val="22"/>
        </w:rPr>
        <w:t>i</w:t>
      </w:r>
      <w:r w:rsidRPr="00F56967">
        <w:rPr>
          <w:rFonts w:ascii="Corbel" w:hAnsi="Corbel"/>
          <w:color w:val="575757"/>
          <w:sz w:val="22"/>
          <w:szCs w:val="22"/>
        </w:rPr>
        <w:t xml:space="preserve"> uhradit Slevu </w:t>
      </w:r>
      <w:r w:rsidR="00F359B7">
        <w:rPr>
          <w:rFonts w:ascii="Corbel" w:hAnsi="Corbel"/>
          <w:color w:val="575757"/>
          <w:sz w:val="22"/>
          <w:szCs w:val="22"/>
        </w:rPr>
        <w:t>Kup</w:t>
      </w:r>
      <w:r w:rsidRPr="00F56967">
        <w:rPr>
          <w:rFonts w:ascii="Corbel" w:hAnsi="Corbel"/>
          <w:color w:val="575757"/>
          <w:sz w:val="22"/>
          <w:szCs w:val="22"/>
        </w:rPr>
        <w:t xml:space="preserve">ujícímu nejpozději do </w:t>
      </w:r>
      <w:r w:rsidR="00DD5023" w:rsidRPr="00901023">
        <w:rPr>
          <w:rFonts w:ascii="Corbel" w:hAnsi="Corbel"/>
          <w:color w:val="575757"/>
          <w:sz w:val="22"/>
          <w:szCs w:val="22"/>
        </w:rPr>
        <w:t>15</w:t>
      </w:r>
      <w:r w:rsidRPr="00F56967">
        <w:rPr>
          <w:rFonts w:ascii="Corbel" w:hAnsi="Corbel"/>
          <w:color w:val="575757"/>
          <w:sz w:val="22"/>
          <w:szCs w:val="22"/>
        </w:rPr>
        <w:t xml:space="preserve"> dnů ode</w:t>
      </w:r>
      <w:r w:rsidR="00156EF9">
        <w:rPr>
          <w:rFonts w:ascii="Corbel" w:hAnsi="Corbel"/>
          <w:color w:val="575757"/>
          <w:sz w:val="22"/>
          <w:szCs w:val="22"/>
        </w:rPr>
        <w:t> </w:t>
      </w:r>
      <w:r w:rsidRPr="00F56967">
        <w:rPr>
          <w:rFonts w:ascii="Corbel" w:hAnsi="Corbel"/>
          <w:color w:val="575757"/>
          <w:sz w:val="22"/>
          <w:szCs w:val="22"/>
        </w:rPr>
        <w:t xml:space="preserve">dne doručení Oznámení, a to na bankovní účet </w:t>
      </w:r>
      <w:r w:rsidR="00F359B7">
        <w:rPr>
          <w:rFonts w:ascii="Corbel" w:hAnsi="Corbel"/>
          <w:color w:val="575757"/>
          <w:sz w:val="22"/>
          <w:szCs w:val="22"/>
        </w:rPr>
        <w:t>Kup</w:t>
      </w:r>
      <w:r w:rsidRPr="00F56967">
        <w:rPr>
          <w:rFonts w:ascii="Corbel" w:hAnsi="Corbel"/>
          <w:color w:val="575757"/>
          <w:sz w:val="22"/>
          <w:szCs w:val="22"/>
        </w:rPr>
        <w:t>ujícího obsažený v</w:t>
      </w:r>
      <w:r w:rsidR="00E36FB0">
        <w:rPr>
          <w:rFonts w:ascii="Corbel" w:hAnsi="Corbel"/>
          <w:color w:val="575757"/>
          <w:sz w:val="22"/>
          <w:szCs w:val="22"/>
        </w:rPr>
        <w:t> </w:t>
      </w:r>
      <w:r w:rsidRPr="00F56967">
        <w:rPr>
          <w:rFonts w:ascii="Corbel" w:hAnsi="Corbel"/>
          <w:color w:val="575757"/>
          <w:sz w:val="22"/>
          <w:szCs w:val="22"/>
        </w:rPr>
        <w:t>Oznámení</w:t>
      </w:r>
      <w:r w:rsidR="00E36FB0">
        <w:rPr>
          <w:rFonts w:ascii="Corbel" w:hAnsi="Corbel"/>
          <w:color w:val="575757"/>
          <w:sz w:val="22"/>
          <w:szCs w:val="22"/>
        </w:rPr>
        <w:t>, ledaže tato Smlouva stanoví jinak</w:t>
      </w:r>
      <w:r w:rsidRPr="00F56967">
        <w:rPr>
          <w:rFonts w:ascii="Corbel" w:hAnsi="Corbel"/>
          <w:color w:val="575757"/>
          <w:sz w:val="22"/>
          <w:szCs w:val="22"/>
        </w:rPr>
        <w:t xml:space="preserve">. Sleva je uhrazena řádně a včas, jsou-li nejpozději v poslední den lhůty uvedené v předchozí větě připsány na bankovní účet </w:t>
      </w:r>
      <w:r w:rsidR="00F359B7">
        <w:rPr>
          <w:rFonts w:ascii="Corbel" w:hAnsi="Corbel"/>
          <w:color w:val="575757"/>
          <w:sz w:val="22"/>
          <w:szCs w:val="22"/>
        </w:rPr>
        <w:t>Kup</w:t>
      </w:r>
      <w:r w:rsidRPr="00F56967">
        <w:rPr>
          <w:rFonts w:ascii="Corbel" w:hAnsi="Corbel"/>
          <w:color w:val="575757"/>
          <w:sz w:val="22"/>
          <w:szCs w:val="22"/>
        </w:rPr>
        <w:t>ujícího finanční prostředky v odpovídající výši.</w:t>
      </w:r>
      <w:bookmarkEnd w:id="382"/>
      <w:bookmarkEnd w:id="383"/>
    </w:p>
    <w:p w14:paraId="2F4D18D9" w14:textId="3DB2F76D" w:rsidR="00855C10" w:rsidRPr="00F06DCB" w:rsidRDefault="00855C10" w:rsidP="00F06DCB">
      <w:pPr>
        <w:pStyle w:val="Heading3"/>
        <w:widowControl w:val="0"/>
        <w:rPr>
          <w:rFonts w:ascii="Corbel" w:hAnsi="Corbel"/>
          <w:color w:val="575757"/>
          <w:sz w:val="22"/>
          <w:szCs w:val="22"/>
        </w:rPr>
      </w:pPr>
      <w:r w:rsidRPr="00F06DCB">
        <w:rPr>
          <w:rFonts w:ascii="Corbel" w:hAnsi="Corbel"/>
          <w:color w:val="575757"/>
          <w:sz w:val="22"/>
          <w:szCs w:val="22"/>
        </w:rPr>
        <w:t xml:space="preserve">Odpovědnost </w:t>
      </w:r>
      <w:r w:rsidR="00F359B7" w:rsidRPr="00F06DCB">
        <w:rPr>
          <w:rFonts w:ascii="Corbel" w:hAnsi="Corbel"/>
          <w:color w:val="575757"/>
          <w:sz w:val="22"/>
          <w:szCs w:val="22"/>
        </w:rPr>
        <w:t>Prod</w:t>
      </w:r>
      <w:r w:rsidRPr="00F06DCB">
        <w:rPr>
          <w:rFonts w:ascii="Corbel" w:hAnsi="Corbel"/>
          <w:color w:val="575757"/>
          <w:sz w:val="22"/>
          <w:szCs w:val="22"/>
        </w:rPr>
        <w:t>ávající</w:t>
      </w:r>
      <w:r w:rsidR="00A85407" w:rsidRPr="00F06DCB">
        <w:rPr>
          <w:rFonts w:ascii="Corbel" w:hAnsi="Corbel"/>
          <w:color w:val="575757"/>
          <w:sz w:val="22"/>
          <w:szCs w:val="22"/>
        </w:rPr>
        <w:t>c</w:t>
      </w:r>
      <w:r w:rsidRPr="00F06DCB">
        <w:rPr>
          <w:rFonts w:ascii="Corbel" w:hAnsi="Corbel"/>
          <w:color w:val="575757"/>
          <w:sz w:val="22"/>
          <w:szCs w:val="22"/>
        </w:rPr>
        <w:t>h za Porušení záruky bude vyloučena, pokud</w:t>
      </w:r>
      <w:r w:rsidR="00F06DCB">
        <w:rPr>
          <w:rFonts w:ascii="Corbel" w:hAnsi="Corbel"/>
          <w:color w:val="575757"/>
          <w:sz w:val="22"/>
          <w:szCs w:val="22"/>
        </w:rPr>
        <w:t xml:space="preserve"> </w:t>
      </w:r>
      <w:r w:rsidR="00F06DCB" w:rsidRPr="00F06DCB">
        <w:rPr>
          <w:rFonts w:ascii="Corbel" w:hAnsi="Corbel"/>
          <w:color w:val="575757"/>
          <w:sz w:val="22"/>
          <w:szCs w:val="22"/>
        </w:rPr>
        <w:t>Porušení záruky bylo</w:t>
      </w:r>
      <w:r w:rsidRPr="00F06DCB">
        <w:rPr>
          <w:rFonts w:ascii="Corbel" w:hAnsi="Corbel"/>
          <w:color w:val="575757"/>
          <w:sz w:val="22"/>
          <w:szCs w:val="22"/>
        </w:rPr>
        <w:t xml:space="preserve"> </w:t>
      </w:r>
      <w:r w:rsidR="00F06DCB" w:rsidRPr="00B832AF">
        <w:rPr>
          <w:rFonts w:ascii="Corbel" w:hAnsi="Corbel"/>
          <w:color w:val="575757"/>
          <w:sz w:val="22"/>
          <w:szCs w:val="22"/>
        </w:rPr>
        <w:t xml:space="preserve">prokazatelně </w:t>
      </w:r>
      <w:r w:rsidRPr="00F06DCB">
        <w:rPr>
          <w:rFonts w:ascii="Corbel" w:hAnsi="Corbel"/>
          <w:color w:val="575757"/>
          <w:sz w:val="22"/>
          <w:szCs w:val="22"/>
        </w:rPr>
        <w:t>způsoben</w:t>
      </w:r>
      <w:r w:rsidR="00F06DCB" w:rsidRPr="00F06DCB">
        <w:rPr>
          <w:rFonts w:ascii="Corbel" w:hAnsi="Corbel"/>
          <w:color w:val="575757"/>
          <w:sz w:val="22"/>
          <w:szCs w:val="22"/>
        </w:rPr>
        <w:t>o</w:t>
      </w:r>
      <w:r w:rsidRPr="00F06DCB">
        <w:rPr>
          <w:rFonts w:ascii="Corbel" w:hAnsi="Corbel"/>
          <w:color w:val="575757"/>
          <w:sz w:val="22"/>
          <w:szCs w:val="22"/>
        </w:rPr>
        <w:t xml:space="preserve"> výlučně jednáním </w:t>
      </w:r>
      <w:r w:rsidR="00F359B7" w:rsidRPr="00F06DCB">
        <w:rPr>
          <w:rFonts w:ascii="Corbel" w:hAnsi="Corbel"/>
          <w:color w:val="575757"/>
          <w:sz w:val="22"/>
          <w:szCs w:val="22"/>
        </w:rPr>
        <w:t>Kup</w:t>
      </w:r>
      <w:r w:rsidRPr="00F06DCB">
        <w:rPr>
          <w:rFonts w:ascii="Corbel" w:hAnsi="Corbel"/>
          <w:color w:val="575757"/>
          <w:sz w:val="22"/>
          <w:szCs w:val="22"/>
        </w:rPr>
        <w:t>ujícího po Dni podpisu</w:t>
      </w:r>
      <w:r w:rsidR="00F06DCB">
        <w:rPr>
          <w:rFonts w:ascii="Corbel" w:hAnsi="Corbel"/>
          <w:color w:val="575757"/>
          <w:sz w:val="22"/>
          <w:szCs w:val="22"/>
        </w:rPr>
        <w:t>.</w:t>
      </w:r>
      <w:r w:rsidR="00F23B13">
        <w:rPr>
          <w:rFonts w:ascii="Corbel" w:hAnsi="Corbel"/>
          <w:color w:val="575757"/>
          <w:sz w:val="22"/>
          <w:szCs w:val="22"/>
        </w:rPr>
        <w:t xml:space="preserve"> To samé platí pro odpovědnost Prodávajících za Podstatn</w:t>
      </w:r>
      <w:r w:rsidR="00D527A4">
        <w:rPr>
          <w:rFonts w:ascii="Corbel" w:hAnsi="Corbel"/>
          <w:color w:val="575757"/>
          <w:sz w:val="22"/>
          <w:szCs w:val="22"/>
        </w:rPr>
        <w:t>ou</w:t>
      </w:r>
      <w:r w:rsidR="00F23B13">
        <w:rPr>
          <w:rFonts w:ascii="Corbel" w:hAnsi="Corbel"/>
          <w:color w:val="575757"/>
          <w:sz w:val="22"/>
          <w:szCs w:val="22"/>
        </w:rPr>
        <w:t xml:space="preserve"> nepřízniv</w:t>
      </w:r>
      <w:r w:rsidR="00D527A4">
        <w:rPr>
          <w:rFonts w:ascii="Corbel" w:hAnsi="Corbel"/>
          <w:color w:val="575757"/>
          <w:sz w:val="22"/>
          <w:szCs w:val="22"/>
        </w:rPr>
        <w:t>ou</w:t>
      </w:r>
      <w:r w:rsidR="00F23B13">
        <w:rPr>
          <w:rFonts w:ascii="Corbel" w:hAnsi="Corbel"/>
          <w:color w:val="575757"/>
          <w:sz w:val="22"/>
          <w:szCs w:val="22"/>
        </w:rPr>
        <w:t xml:space="preserve"> změn</w:t>
      </w:r>
      <w:r w:rsidR="00D527A4">
        <w:rPr>
          <w:rFonts w:ascii="Corbel" w:hAnsi="Corbel"/>
          <w:color w:val="575757"/>
          <w:sz w:val="22"/>
          <w:szCs w:val="22"/>
        </w:rPr>
        <w:t>u a Podstatné snížení hodnoty.</w:t>
      </w:r>
    </w:p>
    <w:p w14:paraId="5D475688" w14:textId="72C9A3F4" w:rsidR="00F2057C" w:rsidRDefault="00855C10" w:rsidP="00A74DCD">
      <w:pPr>
        <w:pStyle w:val="Heading3"/>
        <w:widowControl w:val="0"/>
        <w:rPr>
          <w:rFonts w:ascii="Corbel" w:hAnsi="Corbel"/>
          <w:color w:val="575757"/>
          <w:sz w:val="22"/>
          <w:szCs w:val="22"/>
        </w:rPr>
      </w:pPr>
      <w:r w:rsidRPr="00F56967">
        <w:rPr>
          <w:rFonts w:ascii="Corbel" w:hAnsi="Corbel"/>
          <w:color w:val="575757"/>
          <w:sz w:val="22"/>
          <w:szCs w:val="22"/>
        </w:rPr>
        <w:t xml:space="preserve">Odpovědnost </w:t>
      </w:r>
      <w:r w:rsidR="00F359B7">
        <w:rPr>
          <w:rFonts w:ascii="Corbel" w:hAnsi="Corbel"/>
          <w:color w:val="575757"/>
          <w:sz w:val="22"/>
          <w:szCs w:val="22"/>
        </w:rPr>
        <w:t>Prod</w:t>
      </w:r>
      <w:r w:rsidRPr="00F56967">
        <w:rPr>
          <w:rFonts w:ascii="Corbel" w:hAnsi="Corbel"/>
          <w:color w:val="575757"/>
          <w:sz w:val="22"/>
          <w:szCs w:val="22"/>
        </w:rPr>
        <w:t>ávající</w:t>
      </w:r>
      <w:r w:rsidR="00A85407">
        <w:rPr>
          <w:rFonts w:ascii="Corbel" w:hAnsi="Corbel"/>
          <w:color w:val="575757"/>
          <w:sz w:val="22"/>
          <w:szCs w:val="22"/>
        </w:rPr>
        <w:t>c</w:t>
      </w:r>
      <w:r w:rsidRPr="00F56967">
        <w:rPr>
          <w:rFonts w:ascii="Corbel" w:hAnsi="Corbel"/>
          <w:color w:val="575757"/>
          <w:sz w:val="22"/>
          <w:szCs w:val="22"/>
        </w:rPr>
        <w:t xml:space="preserve">h za Porušení záruky bude poměrně omezena, pokud </w:t>
      </w:r>
      <w:r w:rsidR="00F06DCB" w:rsidRPr="00F06DCB">
        <w:rPr>
          <w:rFonts w:ascii="Corbel" w:hAnsi="Corbel"/>
          <w:color w:val="575757"/>
          <w:sz w:val="22"/>
          <w:szCs w:val="22"/>
        </w:rPr>
        <w:t xml:space="preserve">Porušení záruky bylo </w:t>
      </w:r>
      <w:r w:rsidR="00F06DCB" w:rsidRPr="00B832AF">
        <w:rPr>
          <w:rFonts w:ascii="Corbel" w:hAnsi="Corbel"/>
          <w:color w:val="575757"/>
          <w:sz w:val="22"/>
          <w:szCs w:val="22"/>
        </w:rPr>
        <w:t>prokazatelně</w:t>
      </w:r>
      <w:r w:rsidR="00A74DCD">
        <w:rPr>
          <w:rFonts w:ascii="Corbel" w:hAnsi="Corbel"/>
          <w:color w:val="575757"/>
          <w:sz w:val="22"/>
          <w:szCs w:val="22"/>
        </w:rPr>
        <w:t xml:space="preserve"> </w:t>
      </w:r>
      <w:r w:rsidR="00784CC7">
        <w:rPr>
          <w:rFonts w:ascii="Corbel" w:hAnsi="Corbel"/>
          <w:color w:val="575757"/>
          <w:sz w:val="22"/>
          <w:szCs w:val="22"/>
        </w:rPr>
        <w:t>částečně</w:t>
      </w:r>
      <w:r w:rsidR="00F06DCB" w:rsidRPr="00B832AF">
        <w:rPr>
          <w:rFonts w:ascii="Corbel" w:hAnsi="Corbel"/>
          <w:color w:val="575757"/>
          <w:sz w:val="22"/>
          <w:szCs w:val="22"/>
        </w:rPr>
        <w:t xml:space="preserve"> </w:t>
      </w:r>
      <w:r w:rsidR="00F06DCB" w:rsidRPr="00F06DCB">
        <w:rPr>
          <w:rFonts w:ascii="Corbel" w:hAnsi="Corbel"/>
          <w:color w:val="575757"/>
          <w:sz w:val="22"/>
          <w:szCs w:val="22"/>
        </w:rPr>
        <w:t>způsobeno jednáním Kupujícího po Dni podpisu</w:t>
      </w:r>
      <w:r w:rsidR="00F06DCB">
        <w:rPr>
          <w:rFonts w:ascii="Corbel" w:hAnsi="Corbel"/>
          <w:color w:val="575757"/>
          <w:sz w:val="22"/>
          <w:szCs w:val="22"/>
        </w:rPr>
        <w:t>.</w:t>
      </w:r>
      <w:r w:rsidR="00A74DCD">
        <w:rPr>
          <w:rFonts w:ascii="Corbel" w:hAnsi="Corbel"/>
          <w:color w:val="575757"/>
          <w:sz w:val="22"/>
          <w:szCs w:val="22"/>
        </w:rPr>
        <w:t xml:space="preserve"> V takovém případě Kupující je oprávněn uplatnit Slevu pouze v</w:t>
      </w:r>
      <w:r w:rsidR="00D527A4">
        <w:rPr>
          <w:rFonts w:ascii="Corbel" w:hAnsi="Corbel"/>
          <w:color w:val="575757"/>
          <w:sz w:val="22"/>
          <w:szCs w:val="22"/>
        </w:rPr>
        <w:t> rozsahu</w:t>
      </w:r>
      <w:r w:rsidR="00A74DCD">
        <w:rPr>
          <w:rFonts w:ascii="Corbel" w:hAnsi="Corbel"/>
          <w:color w:val="575757"/>
          <w:sz w:val="22"/>
          <w:szCs w:val="22"/>
        </w:rPr>
        <w:t xml:space="preserve"> odpovědnosti Prodávajících. To samé platí pro odpovědnost Prodávajících za Podstatn</w:t>
      </w:r>
      <w:r w:rsidR="00D527A4">
        <w:rPr>
          <w:rFonts w:ascii="Corbel" w:hAnsi="Corbel"/>
          <w:color w:val="575757"/>
          <w:sz w:val="22"/>
          <w:szCs w:val="22"/>
        </w:rPr>
        <w:t>ou</w:t>
      </w:r>
      <w:r w:rsidR="00A74DCD">
        <w:rPr>
          <w:rFonts w:ascii="Corbel" w:hAnsi="Corbel"/>
          <w:color w:val="575757"/>
          <w:sz w:val="22"/>
          <w:szCs w:val="22"/>
        </w:rPr>
        <w:t xml:space="preserve"> nepřízniv</w:t>
      </w:r>
      <w:r w:rsidR="00D527A4">
        <w:rPr>
          <w:rFonts w:ascii="Corbel" w:hAnsi="Corbel"/>
          <w:color w:val="575757"/>
          <w:sz w:val="22"/>
          <w:szCs w:val="22"/>
        </w:rPr>
        <w:t>ou</w:t>
      </w:r>
      <w:r w:rsidR="00A74DCD">
        <w:rPr>
          <w:rFonts w:ascii="Corbel" w:hAnsi="Corbel"/>
          <w:color w:val="575757"/>
          <w:sz w:val="22"/>
          <w:szCs w:val="22"/>
        </w:rPr>
        <w:t xml:space="preserve"> změn</w:t>
      </w:r>
      <w:r w:rsidR="00D527A4">
        <w:rPr>
          <w:rFonts w:ascii="Corbel" w:hAnsi="Corbel"/>
          <w:color w:val="575757"/>
          <w:sz w:val="22"/>
          <w:szCs w:val="22"/>
        </w:rPr>
        <w:t>u a Podstatné snížení hodnoty.</w:t>
      </w:r>
    </w:p>
    <w:p w14:paraId="3297CDD2" w14:textId="77777777" w:rsidR="009C4AA5" w:rsidRPr="00F56967" w:rsidRDefault="009C4AA5" w:rsidP="003C5C52">
      <w:pPr>
        <w:pStyle w:val="Heading1"/>
        <w:keepNext/>
        <w:ind w:left="567" w:hanging="567"/>
        <w:rPr>
          <w:rFonts w:ascii="Corbel" w:hAnsi="Corbel"/>
          <w:color w:val="575757"/>
          <w:szCs w:val="22"/>
        </w:rPr>
      </w:pPr>
      <w:bookmarkStart w:id="386" w:name="_DV_M491"/>
      <w:bookmarkStart w:id="387" w:name="_DV_M492"/>
      <w:bookmarkStart w:id="388" w:name="_DV_M493"/>
      <w:bookmarkStart w:id="389" w:name="_DV_M497"/>
      <w:bookmarkStart w:id="390" w:name="_DV_M498"/>
      <w:bookmarkStart w:id="391" w:name="_DV_M499"/>
      <w:bookmarkStart w:id="392" w:name="_DV_M500"/>
      <w:bookmarkStart w:id="393" w:name="_DV_M501"/>
      <w:bookmarkStart w:id="394" w:name="_DV_M502"/>
      <w:bookmarkStart w:id="395" w:name="_DV_M503"/>
      <w:bookmarkStart w:id="396" w:name="_DV_M504"/>
      <w:bookmarkStart w:id="397" w:name="_DV_M505"/>
      <w:bookmarkStart w:id="398" w:name="_DV_M506"/>
      <w:bookmarkStart w:id="399" w:name="_DV_M382"/>
      <w:bookmarkStart w:id="400" w:name="_DV_M384"/>
      <w:bookmarkStart w:id="401" w:name="_DV_M386"/>
      <w:bookmarkStart w:id="402" w:name="_DV_M388"/>
      <w:bookmarkStart w:id="403" w:name="_DV_M389"/>
      <w:bookmarkStart w:id="404" w:name="_DV_M565"/>
      <w:bookmarkStart w:id="405" w:name="_DV_M566"/>
      <w:bookmarkStart w:id="406" w:name="_DV_M569"/>
      <w:bookmarkStart w:id="407" w:name="_DV_M570"/>
      <w:bookmarkStart w:id="408" w:name="_DV_M571"/>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r w:rsidRPr="00F56967">
        <w:rPr>
          <w:rFonts w:ascii="Corbel" w:hAnsi="Corbel"/>
          <w:color w:val="575757"/>
          <w:szCs w:val="22"/>
        </w:rPr>
        <w:t>Trvání závazku ze Smlouvy</w:t>
      </w:r>
    </w:p>
    <w:p w14:paraId="18E8D67A" w14:textId="77777777" w:rsidR="009C4AA5" w:rsidRPr="00F56967" w:rsidRDefault="009C4AA5" w:rsidP="003C5C52">
      <w:pPr>
        <w:pStyle w:val="Heading3"/>
        <w:keepNext/>
        <w:widowControl w:val="0"/>
        <w:rPr>
          <w:rFonts w:ascii="Corbel" w:hAnsi="Corbel"/>
          <w:color w:val="575757"/>
          <w:sz w:val="22"/>
          <w:szCs w:val="22"/>
        </w:rPr>
      </w:pPr>
      <w:r w:rsidRPr="00F56967">
        <w:rPr>
          <w:rFonts w:ascii="Corbel" w:hAnsi="Corbel"/>
          <w:color w:val="575757"/>
          <w:sz w:val="22"/>
          <w:szCs w:val="22"/>
        </w:rPr>
        <w:t>Závazek z této Smlouvy může být ukončen pouze:</w:t>
      </w:r>
    </w:p>
    <w:p w14:paraId="3778CAA8" w14:textId="77777777" w:rsidR="009C4AA5" w:rsidRPr="00F56967" w:rsidRDefault="009C4AA5" w:rsidP="00230CA2">
      <w:pPr>
        <w:pStyle w:val="NoSpacing"/>
        <w:widowControl w:val="0"/>
        <w:rPr>
          <w:color w:val="575757"/>
          <w:szCs w:val="22"/>
        </w:rPr>
      </w:pPr>
      <w:r w:rsidRPr="00F56967">
        <w:rPr>
          <w:color w:val="575757"/>
          <w:szCs w:val="22"/>
        </w:rPr>
        <w:t xml:space="preserve">písemnou dohodou Smluvních stran; </w:t>
      </w:r>
    </w:p>
    <w:p w14:paraId="30035BAF" w14:textId="77777777" w:rsidR="009C4AA5" w:rsidRPr="00F56967" w:rsidRDefault="009C4AA5" w:rsidP="00230CA2">
      <w:pPr>
        <w:pStyle w:val="NoSpacing"/>
        <w:widowControl w:val="0"/>
        <w:rPr>
          <w:color w:val="575757"/>
          <w:szCs w:val="22"/>
        </w:rPr>
      </w:pPr>
      <w:r w:rsidRPr="00F56967">
        <w:rPr>
          <w:color w:val="575757"/>
          <w:szCs w:val="22"/>
        </w:rPr>
        <w:t>odstoupením z důvodů výslovně uvedených v této Smlouvě.</w:t>
      </w:r>
    </w:p>
    <w:p w14:paraId="55E6BA35" w14:textId="4CBDADE4" w:rsidR="009C4AA5" w:rsidRPr="00901023" w:rsidRDefault="00F359B7" w:rsidP="003C5C52">
      <w:pPr>
        <w:pStyle w:val="Heading3"/>
        <w:keepNext/>
        <w:keepLines/>
        <w:widowControl w:val="0"/>
        <w:rPr>
          <w:rFonts w:ascii="Corbel" w:hAnsi="Corbel"/>
          <w:color w:val="575757"/>
          <w:sz w:val="22"/>
          <w:szCs w:val="22"/>
        </w:rPr>
      </w:pPr>
      <w:bookmarkStart w:id="409" w:name="_Hlk104469760"/>
      <w:r w:rsidRPr="005F4DC3">
        <w:rPr>
          <w:rFonts w:ascii="Corbel" w:hAnsi="Corbel"/>
          <w:color w:val="575757"/>
          <w:sz w:val="22"/>
          <w:szCs w:val="22"/>
        </w:rPr>
        <w:t>Kup</w:t>
      </w:r>
      <w:r w:rsidR="009C4AA5" w:rsidRPr="005F4DC3">
        <w:rPr>
          <w:rFonts w:ascii="Corbel" w:hAnsi="Corbel"/>
          <w:color w:val="575757"/>
          <w:sz w:val="22"/>
          <w:szCs w:val="22"/>
        </w:rPr>
        <w:t>ující je oprávněn odstoupit od této Smlouvy</w:t>
      </w:r>
      <w:r w:rsidR="005F4DC3" w:rsidRPr="005F4DC3">
        <w:rPr>
          <w:rFonts w:ascii="Corbel" w:hAnsi="Corbel"/>
          <w:color w:val="575757"/>
          <w:sz w:val="22"/>
          <w:szCs w:val="22"/>
        </w:rPr>
        <w:t xml:space="preserve"> </w:t>
      </w:r>
      <w:r w:rsidR="009C4AA5" w:rsidRPr="005F4DC3">
        <w:rPr>
          <w:rFonts w:ascii="Corbel" w:hAnsi="Corbel"/>
          <w:color w:val="575757"/>
          <w:sz w:val="22"/>
          <w:szCs w:val="22"/>
        </w:rPr>
        <w:t xml:space="preserve">v případě, že ke splnění Odkládacích podmínek nedojde </w:t>
      </w:r>
      <w:r w:rsidR="00445F75" w:rsidRPr="00901023">
        <w:rPr>
          <w:rFonts w:ascii="Corbel" w:hAnsi="Corbel"/>
          <w:color w:val="575757"/>
          <w:sz w:val="22"/>
          <w:szCs w:val="22"/>
        </w:rPr>
        <w:t xml:space="preserve">nejpozději </w:t>
      </w:r>
      <w:r w:rsidR="001E61BD" w:rsidRPr="00901023">
        <w:rPr>
          <w:rFonts w:ascii="Corbel" w:hAnsi="Corbel"/>
          <w:color w:val="575757"/>
          <w:sz w:val="22"/>
          <w:szCs w:val="22"/>
        </w:rPr>
        <w:t>do 1 roku ode Dne podpisu</w:t>
      </w:r>
      <w:bookmarkEnd w:id="409"/>
      <w:r w:rsidR="005F4DC3" w:rsidRPr="00901023">
        <w:rPr>
          <w:rFonts w:ascii="Corbel" w:hAnsi="Corbel"/>
          <w:color w:val="575757"/>
          <w:sz w:val="22"/>
          <w:szCs w:val="22"/>
        </w:rPr>
        <w:t>.</w:t>
      </w:r>
    </w:p>
    <w:p w14:paraId="71CBCFEB" w14:textId="3C317A53" w:rsidR="009C4AA5" w:rsidRPr="00901023" w:rsidRDefault="00901023" w:rsidP="00230CA2">
      <w:pPr>
        <w:pStyle w:val="Heading3"/>
        <w:widowControl w:val="0"/>
        <w:rPr>
          <w:rFonts w:ascii="Corbel" w:hAnsi="Corbel"/>
          <w:color w:val="575757"/>
          <w:sz w:val="22"/>
          <w:szCs w:val="22"/>
        </w:rPr>
      </w:pPr>
      <w:bookmarkStart w:id="410" w:name="_Ref102374630"/>
      <w:r w:rsidRPr="00901023">
        <w:rPr>
          <w:rFonts w:ascii="Corbel" w:hAnsi="Corbel"/>
          <w:color w:val="575757"/>
          <w:sz w:val="22"/>
          <w:szCs w:val="22"/>
        </w:rPr>
        <w:t xml:space="preserve">Kterýkoliv </w:t>
      </w:r>
      <w:r w:rsidR="00CB60A9" w:rsidRPr="00901023">
        <w:rPr>
          <w:rFonts w:ascii="Corbel" w:hAnsi="Corbel"/>
          <w:color w:val="575757"/>
          <w:sz w:val="22"/>
          <w:szCs w:val="22"/>
        </w:rPr>
        <w:t>z Prodávajících je oprávněn</w:t>
      </w:r>
      <w:r w:rsidR="009C4AA5" w:rsidRPr="00901023">
        <w:rPr>
          <w:rFonts w:ascii="Corbel" w:hAnsi="Corbel"/>
          <w:color w:val="575757"/>
          <w:sz w:val="22"/>
          <w:szCs w:val="22"/>
        </w:rPr>
        <w:t xml:space="preserve"> odstoupit od této Smlouvy</w:t>
      </w:r>
      <w:r w:rsidR="00195918" w:rsidRPr="00901023">
        <w:rPr>
          <w:rFonts w:ascii="Corbel" w:hAnsi="Corbel"/>
          <w:color w:val="575757"/>
          <w:sz w:val="22"/>
          <w:szCs w:val="22"/>
        </w:rPr>
        <w:t>, a to</w:t>
      </w:r>
      <w:r w:rsidR="00CB60A9" w:rsidRPr="00901023">
        <w:rPr>
          <w:rFonts w:ascii="Corbel" w:hAnsi="Corbel"/>
          <w:color w:val="575757"/>
          <w:sz w:val="22"/>
          <w:szCs w:val="22"/>
        </w:rPr>
        <w:t xml:space="preserve"> pouze</w:t>
      </w:r>
      <w:r w:rsidR="00195918" w:rsidRPr="00901023">
        <w:rPr>
          <w:rFonts w:ascii="Corbel" w:hAnsi="Corbel"/>
          <w:color w:val="575757"/>
          <w:sz w:val="22"/>
          <w:szCs w:val="22"/>
        </w:rPr>
        <w:t xml:space="preserve"> v těchto případech</w:t>
      </w:r>
      <w:r w:rsidR="009C4AA5" w:rsidRPr="00901023">
        <w:rPr>
          <w:rFonts w:ascii="Corbel" w:hAnsi="Corbel"/>
          <w:color w:val="575757"/>
          <w:sz w:val="22"/>
          <w:szCs w:val="22"/>
        </w:rPr>
        <w:t>:</w:t>
      </w:r>
      <w:bookmarkEnd w:id="410"/>
    </w:p>
    <w:p w14:paraId="55F6BF04" w14:textId="6593152A" w:rsidR="001E61BD" w:rsidRPr="00901023" w:rsidRDefault="001E61BD" w:rsidP="001E61BD">
      <w:pPr>
        <w:pStyle w:val="NoSpacing"/>
        <w:widowControl w:val="0"/>
        <w:rPr>
          <w:color w:val="575757"/>
          <w:szCs w:val="22"/>
        </w:rPr>
      </w:pPr>
      <w:r w:rsidRPr="00901023">
        <w:rPr>
          <w:color w:val="575757"/>
          <w:szCs w:val="22"/>
        </w:rPr>
        <w:t>v případě, že ke splnění Odkládacích podmínek nedojde nejpozději do 1 roku ode Dne podpisu</w:t>
      </w:r>
      <w:r w:rsidR="00CB60A9" w:rsidRPr="00901023">
        <w:rPr>
          <w:color w:val="575757"/>
          <w:szCs w:val="22"/>
        </w:rPr>
        <w:t>, ledaže ke splnění Odkládacích podmínek nedošlo z důvodu na straně kteréhokoli z Prodávajících.</w:t>
      </w:r>
    </w:p>
    <w:p w14:paraId="3757C420" w14:textId="4ED7ECB4" w:rsidR="00EA0893" w:rsidRDefault="00445F75" w:rsidP="00B40EA6">
      <w:pPr>
        <w:pStyle w:val="NoSpacing"/>
        <w:rPr>
          <w:color w:val="575757"/>
          <w:szCs w:val="22"/>
        </w:rPr>
      </w:pPr>
      <w:bookmarkStart w:id="411" w:name="_Ref102374718"/>
      <w:r w:rsidRPr="00901023">
        <w:rPr>
          <w:color w:val="575757"/>
          <w:szCs w:val="22"/>
        </w:rPr>
        <w:t xml:space="preserve">v případě, že </w:t>
      </w:r>
      <w:r w:rsidR="00F359B7" w:rsidRPr="00901023">
        <w:rPr>
          <w:color w:val="575757"/>
          <w:szCs w:val="22"/>
        </w:rPr>
        <w:t>Kup</w:t>
      </w:r>
      <w:r w:rsidRPr="00901023">
        <w:rPr>
          <w:color w:val="575757"/>
          <w:szCs w:val="22"/>
        </w:rPr>
        <w:t xml:space="preserve">ující </w:t>
      </w:r>
      <w:r w:rsidR="005F4DC3" w:rsidRPr="00901023">
        <w:rPr>
          <w:color w:val="575757"/>
          <w:szCs w:val="22"/>
        </w:rPr>
        <w:t xml:space="preserve">nezaplatí Kupní cenu </w:t>
      </w:r>
      <w:r w:rsidR="00B40EA6" w:rsidRPr="00901023">
        <w:rPr>
          <w:color w:val="575757"/>
          <w:szCs w:val="22"/>
        </w:rPr>
        <w:t xml:space="preserve">v souladu s touto Smlouvu a nedojde k nápravě </w:t>
      </w:r>
      <w:r w:rsidRPr="00901023">
        <w:rPr>
          <w:color w:val="575757"/>
          <w:szCs w:val="22"/>
        </w:rPr>
        <w:t xml:space="preserve">ani do </w:t>
      </w:r>
      <w:r w:rsidR="004B0FFE" w:rsidRPr="00901023">
        <w:rPr>
          <w:color w:val="575757"/>
        </w:rPr>
        <w:t>5</w:t>
      </w:r>
      <w:r w:rsidRPr="00901023">
        <w:rPr>
          <w:color w:val="575757"/>
        </w:rPr>
        <w:t xml:space="preserve"> dnů</w:t>
      </w:r>
      <w:r w:rsidRPr="00901023">
        <w:rPr>
          <w:color w:val="575757"/>
          <w:szCs w:val="22"/>
        </w:rPr>
        <w:t xml:space="preserve"> ode Dne</w:t>
      </w:r>
      <w:r>
        <w:rPr>
          <w:color w:val="575757"/>
          <w:szCs w:val="22"/>
        </w:rPr>
        <w:t xml:space="preserve"> vypořádání</w:t>
      </w:r>
      <w:r w:rsidR="001E61BD">
        <w:rPr>
          <w:color w:val="575757"/>
          <w:szCs w:val="22"/>
        </w:rPr>
        <w:t>.</w:t>
      </w:r>
      <w:bookmarkEnd w:id="411"/>
    </w:p>
    <w:p w14:paraId="3D0BC7C8" w14:textId="5BCC50A7" w:rsidR="009C4AA5" w:rsidRPr="00F56967" w:rsidRDefault="009C4AA5" w:rsidP="00230CA2">
      <w:pPr>
        <w:pStyle w:val="Heading3"/>
        <w:widowControl w:val="0"/>
        <w:rPr>
          <w:rFonts w:ascii="Corbel" w:hAnsi="Corbel"/>
          <w:color w:val="575757"/>
          <w:sz w:val="22"/>
          <w:szCs w:val="22"/>
        </w:rPr>
      </w:pPr>
      <w:r w:rsidRPr="00F56967">
        <w:rPr>
          <w:rFonts w:ascii="Corbel" w:hAnsi="Corbel"/>
          <w:color w:val="575757"/>
          <w:sz w:val="22"/>
          <w:szCs w:val="22"/>
        </w:rPr>
        <w:t>Odstoupení od této Smlouvy musí být písemné</w:t>
      </w:r>
      <w:r w:rsidR="00C51E82">
        <w:rPr>
          <w:rFonts w:ascii="Corbel" w:hAnsi="Corbel"/>
          <w:color w:val="575757"/>
          <w:sz w:val="22"/>
          <w:szCs w:val="22"/>
        </w:rPr>
        <w:t xml:space="preserve"> (forma e</w:t>
      </w:r>
      <w:r w:rsidR="001E48B6">
        <w:rPr>
          <w:rFonts w:ascii="Corbel" w:hAnsi="Corbel"/>
          <w:color w:val="575757"/>
          <w:sz w:val="22"/>
          <w:szCs w:val="22"/>
        </w:rPr>
        <w:t>-</w:t>
      </w:r>
      <w:r w:rsidR="00C51E82">
        <w:rPr>
          <w:rFonts w:ascii="Corbel" w:hAnsi="Corbel"/>
          <w:color w:val="575757"/>
          <w:sz w:val="22"/>
          <w:szCs w:val="22"/>
        </w:rPr>
        <w:t>mailu se nepřipouští)</w:t>
      </w:r>
      <w:r w:rsidRPr="00F56967">
        <w:rPr>
          <w:rFonts w:ascii="Corbel" w:hAnsi="Corbel"/>
          <w:color w:val="575757"/>
          <w:sz w:val="22"/>
          <w:szCs w:val="22"/>
        </w:rPr>
        <w:t xml:space="preserve"> a nabývá účinnosti okamžikem doručení písemného oznámení o odstoupení </w:t>
      </w:r>
      <w:r w:rsidR="00851FB0">
        <w:rPr>
          <w:rFonts w:ascii="Corbel" w:hAnsi="Corbel"/>
          <w:color w:val="575757"/>
          <w:sz w:val="22"/>
          <w:szCs w:val="22"/>
        </w:rPr>
        <w:t>ostatním Smluvním stranám</w:t>
      </w:r>
      <w:r w:rsidRPr="00F56967">
        <w:rPr>
          <w:rFonts w:ascii="Corbel" w:hAnsi="Corbel"/>
          <w:color w:val="575757"/>
          <w:sz w:val="22"/>
          <w:szCs w:val="22"/>
        </w:rPr>
        <w:t>. V odstoupení od</w:t>
      </w:r>
      <w:r w:rsidR="001E48B6">
        <w:rPr>
          <w:rFonts w:ascii="Corbel" w:hAnsi="Corbel"/>
          <w:color w:val="575757"/>
          <w:sz w:val="22"/>
          <w:szCs w:val="22"/>
        </w:rPr>
        <w:t> </w:t>
      </w:r>
      <w:r w:rsidRPr="00F56967">
        <w:rPr>
          <w:rFonts w:ascii="Corbel" w:hAnsi="Corbel"/>
          <w:color w:val="575757"/>
          <w:sz w:val="22"/>
          <w:szCs w:val="22"/>
        </w:rPr>
        <w:t xml:space="preserve">této Smlouvy musí být uveden důvod, na </w:t>
      </w:r>
      <w:proofErr w:type="gramStart"/>
      <w:r w:rsidRPr="00F56967">
        <w:rPr>
          <w:rFonts w:ascii="Corbel" w:hAnsi="Corbel"/>
          <w:color w:val="575757"/>
          <w:sz w:val="22"/>
          <w:szCs w:val="22"/>
        </w:rPr>
        <w:t>základě</w:t>
      </w:r>
      <w:proofErr w:type="gramEnd"/>
      <w:r w:rsidRPr="00F56967">
        <w:rPr>
          <w:rFonts w:ascii="Corbel" w:hAnsi="Corbel"/>
          <w:color w:val="575757"/>
          <w:sz w:val="22"/>
          <w:szCs w:val="22"/>
        </w:rPr>
        <w:t xml:space="preserve"> kterého příslušné Smluvní straně vzniklo právo od</w:t>
      </w:r>
      <w:r w:rsidR="001E48B6">
        <w:rPr>
          <w:rFonts w:ascii="Corbel" w:hAnsi="Corbel"/>
          <w:color w:val="575757"/>
          <w:sz w:val="22"/>
          <w:szCs w:val="22"/>
        </w:rPr>
        <w:t> </w:t>
      </w:r>
      <w:r w:rsidRPr="00F56967">
        <w:rPr>
          <w:rFonts w:ascii="Corbel" w:hAnsi="Corbel"/>
          <w:color w:val="575757"/>
          <w:sz w:val="22"/>
          <w:szCs w:val="22"/>
        </w:rPr>
        <w:t>této Smlouvy</w:t>
      </w:r>
      <w:r w:rsidR="001E48B6" w:rsidRPr="001E48B6">
        <w:rPr>
          <w:rFonts w:ascii="Corbel" w:hAnsi="Corbel"/>
          <w:color w:val="575757"/>
          <w:sz w:val="22"/>
          <w:szCs w:val="22"/>
        </w:rPr>
        <w:t xml:space="preserve"> </w:t>
      </w:r>
      <w:r w:rsidR="001E48B6" w:rsidRPr="00F56967">
        <w:rPr>
          <w:rFonts w:ascii="Corbel" w:hAnsi="Corbel"/>
          <w:color w:val="575757"/>
          <w:sz w:val="22"/>
          <w:szCs w:val="22"/>
        </w:rPr>
        <w:t>odstoupit</w:t>
      </w:r>
      <w:r w:rsidRPr="00F56967">
        <w:rPr>
          <w:rFonts w:ascii="Corbel" w:hAnsi="Corbel"/>
          <w:color w:val="575757"/>
          <w:sz w:val="22"/>
          <w:szCs w:val="22"/>
        </w:rPr>
        <w:t>.</w:t>
      </w:r>
      <w:r w:rsidR="00CB60A9">
        <w:rPr>
          <w:rFonts w:ascii="Corbel" w:hAnsi="Corbel"/>
          <w:color w:val="575757"/>
          <w:sz w:val="22"/>
          <w:szCs w:val="22"/>
        </w:rPr>
        <w:t xml:space="preserve"> Odstoupí-</w:t>
      </w:r>
      <w:proofErr w:type="gramStart"/>
      <w:r w:rsidR="00CB60A9">
        <w:rPr>
          <w:rFonts w:ascii="Corbel" w:hAnsi="Corbel"/>
          <w:color w:val="575757"/>
          <w:sz w:val="22"/>
          <w:szCs w:val="22"/>
        </w:rPr>
        <w:t>li</w:t>
      </w:r>
      <w:proofErr w:type="gramEnd"/>
      <w:r w:rsidR="00CB60A9">
        <w:rPr>
          <w:rFonts w:ascii="Corbel" w:hAnsi="Corbel"/>
          <w:color w:val="575757"/>
          <w:sz w:val="22"/>
          <w:szCs w:val="22"/>
        </w:rPr>
        <w:t xml:space="preserve"> </w:t>
      </w:r>
      <w:r w:rsidR="00880AC7">
        <w:rPr>
          <w:rFonts w:ascii="Corbel" w:hAnsi="Corbel"/>
          <w:color w:val="575757"/>
          <w:sz w:val="22"/>
          <w:szCs w:val="22"/>
        </w:rPr>
        <w:t>byť jeden z</w:t>
      </w:r>
      <w:r w:rsidR="00CB60A9">
        <w:rPr>
          <w:rFonts w:ascii="Corbel" w:hAnsi="Corbel"/>
          <w:color w:val="575757"/>
          <w:sz w:val="22"/>
          <w:szCs w:val="22"/>
        </w:rPr>
        <w:t xml:space="preserve"> Prodávajících od této Smlouvy, tato Smlouva se </w:t>
      </w:r>
      <w:r w:rsidR="00880AC7">
        <w:rPr>
          <w:rFonts w:ascii="Corbel" w:hAnsi="Corbel"/>
          <w:color w:val="575757"/>
          <w:sz w:val="22"/>
          <w:szCs w:val="22"/>
        </w:rPr>
        <w:t>ruší v celém jejím rozsahu a ve vztahu ke všem Smluvním stranám (včetně Prodávajících, kteří neuplatnili své právo od této Smlouvy odstoupit</w:t>
      </w:r>
      <w:r w:rsidR="002A13BE">
        <w:rPr>
          <w:rFonts w:ascii="Corbel" w:hAnsi="Corbel"/>
          <w:color w:val="575757"/>
          <w:sz w:val="22"/>
          <w:szCs w:val="22"/>
        </w:rPr>
        <w:t>)</w:t>
      </w:r>
      <w:r w:rsidR="00880AC7">
        <w:rPr>
          <w:rFonts w:ascii="Corbel" w:hAnsi="Corbel"/>
          <w:color w:val="575757"/>
          <w:sz w:val="22"/>
          <w:szCs w:val="22"/>
        </w:rPr>
        <w:t>.</w:t>
      </w:r>
    </w:p>
    <w:p w14:paraId="07FC1A6D" w14:textId="74D1C218" w:rsidR="009C4AA5" w:rsidRPr="00F56967" w:rsidRDefault="009C4AA5" w:rsidP="00230CA2">
      <w:pPr>
        <w:pStyle w:val="Heading3"/>
        <w:widowControl w:val="0"/>
        <w:rPr>
          <w:rFonts w:ascii="Corbel" w:hAnsi="Corbel"/>
          <w:color w:val="575757"/>
          <w:sz w:val="22"/>
          <w:szCs w:val="22"/>
        </w:rPr>
      </w:pPr>
      <w:r w:rsidRPr="00F56967">
        <w:rPr>
          <w:rFonts w:ascii="Corbel" w:hAnsi="Corbel"/>
          <w:color w:val="575757"/>
          <w:sz w:val="22"/>
          <w:szCs w:val="22"/>
        </w:rPr>
        <w:t xml:space="preserve">Pro vyloučení pochybností </w:t>
      </w:r>
      <w:r w:rsidR="00445F75">
        <w:rPr>
          <w:rFonts w:ascii="Corbel" w:hAnsi="Corbel"/>
          <w:color w:val="575757"/>
          <w:sz w:val="22"/>
          <w:szCs w:val="22"/>
        </w:rPr>
        <w:t>Smluvní strany</w:t>
      </w:r>
      <w:r w:rsidR="00A7783A" w:rsidRPr="00F56967">
        <w:rPr>
          <w:rFonts w:ascii="Corbel" w:hAnsi="Corbel"/>
          <w:color w:val="575757"/>
          <w:sz w:val="22"/>
          <w:szCs w:val="22"/>
        </w:rPr>
        <w:t xml:space="preserve"> </w:t>
      </w:r>
      <w:r w:rsidRPr="00F56967">
        <w:rPr>
          <w:rFonts w:ascii="Corbel" w:hAnsi="Corbel"/>
          <w:color w:val="575757"/>
          <w:sz w:val="22"/>
          <w:szCs w:val="22"/>
        </w:rPr>
        <w:t>výslovně konstatují, že žádn</w:t>
      </w:r>
      <w:r w:rsidR="00445F75">
        <w:rPr>
          <w:rFonts w:ascii="Corbel" w:hAnsi="Corbel"/>
          <w:color w:val="575757"/>
          <w:sz w:val="22"/>
          <w:szCs w:val="22"/>
        </w:rPr>
        <w:t>á</w:t>
      </w:r>
      <w:r w:rsidR="00A7783A" w:rsidRPr="00F56967">
        <w:rPr>
          <w:rFonts w:ascii="Corbel" w:hAnsi="Corbel"/>
          <w:color w:val="575757"/>
          <w:sz w:val="22"/>
          <w:szCs w:val="22"/>
        </w:rPr>
        <w:t xml:space="preserve"> z</w:t>
      </w:r>
      <w:r w:rsidR="00445F75">
        <w:rPr>
          <w:rFonts w:ascii="Corbel" w:hAnsi="Corbel"/>
          <w:color w:val="575757"/>
          <w:sz w:val="22"/>
          <w:szCs w:val="22"/>
        </w:rPr>
        <w:t>e</w:t>
      </w:r>
      <w:r w:rsidR="00A7783A" w:rsidRPr="00F56967">
        <w:rPr>
          <w:rFonts w:ascii="Corbel" w:hAnsi="Corbel"/>
          <w:color w:val="575757"/>
          <w:sz w:val="22"/>
          <w:szCs w:val="22"/>
        </w:rPr>
        <w:t xml:space="preserve"> </w:t>
      </w:r>
      <w:r w:rsidR="00445F75">
        <w:rPr>
          <w:rFonts w:ascii="Corbel" w:hAnsi="Corbel"/>
          <w:color w:val="575757"/>
          <w:sz w:val="22"/>
          <w:szCs w:val="22"/>
        </w:rPr>
        <w:t xml:space="preserve">Smluvních stran </w:t>
      </w:r>
      <w:r w:rsidRPr="00F56967">
        <w:rPr>
          <w:rFonts w:ascii="Corbel" w:hAnsi="Corbel"/>
          <w:color w:val="575757"/>
          <w:sz w:val="22"/>
          <w:szCs w:val="22"/>
        </w:rPr>
        <w:t>není oprávněn</w:t>
      </w:r>
      <w:r w:rsidR="00445F75">
        <w:rPr>
          <w:rFonts w:ascii="Corbel" w:hAnsi="Corbel"/>
          <w:color w:val="575757"/>
          <w:sz w:val="22"/>
          <w:szCs w:val="22"/>
        </w:rPr>
        <w:t>a</w:t>
      </w:r>
      <w:r w:rsidRPr="00F56967">
        <w:rPr>
          <w:rFonts w:ascii="Corbel" w:hAnsi="Corbel"/>
          <w:color w:val="575757"/>
          <w:sz w:val="22"/>
          <w:szCs w:val="22"/>
        </w:rPr>
        <w:t xml:space="preserve"> od této Smlouvy odstoupit, ani závazek z této Smlouvy ukončit jinak než způsobem upraveným v této Smlouvě.</w:t>
      </w:r>
    </w:p>
    <w:p w14:paraId="6D8E881C" w14:textId="2E1009C8" w:rsidR="009C4AA5" w:rsidRPr="00F56967" w:rsidRDefault="009C4AA5" w:rsidP="00230CA2">
      <w:pPr>
        <w:pStyle w:val="Heading3"/>
        <w:widowControl w:val="0"/>
        <w:rPr>
          <w:rFonts w:ascii="Corbel" w:hAnsi="Corbel"/>
          <w:color w:val="575757"/>
          <w:sz w:val="22"/>
          <w:szCs w:val="22"/>
        </w:rPr>
      </w:pPr>
      <w:r w:rsidRPr="00F56967">
        <w:rPr>
          <w:rFonts w:ascii="Corbel" w:hAnsi="Corbel"/>
          <w:color w:val="575757"/>
          <w:sz w:val="22"/>
          <w:szCs w:val="22"/>
        </w:rPr>
        <w:lastRenderedPageBreak/>
        <w:t xml:space="preserve">Odstoupení od Smlouvy nebo jiné ukončení závazku z této Smlouvy se nedotýká práva na náhradu </w:t>
      </w:r>
      <w:r w:rsidR="00762979">
        <w:rPr>
          <w:rFonts w:ascii="Corbel" w:hAnsi="Corbel"/>
          <w:color w:val="575757"/>
          <w:sz w:val="22"/>
          <w:szCs w:val="22"/>
        </w:rPr>
        <w:t>újmy</w:t>
      </w:r>
      <w:r w:rsidRPr="00F56967">
        <w:rPr>
          <w:rFonts w:ascii="Corbel" w:hAnsi="Corbel"/>
          <w:color w:val="575757"/>
          <w:sz w:val="22"/>
          <w:szCs w:val="22"/>
        </w:rPr>
        <w:t xml:space="preserve"> vzniklé z porušení této Smlouvy ani ujednání, které má vzhledem ke své povaze zavazovat Smluvní strany i po zániku závazku z této Smlouvy. </w:t>
      </w:r>
    </w:p>
    <w:p w14:paraId="10088313" w14:textId="71CBD5E7" w:rsidR="002776A1" w:rsidRDefault="009C4AA5" w:rsidP="00230CA2">
      <w:pPr>
        <w:pStyle w:val="Heading3"/>
        <w:widowControl w:val="0"/>
        <w:rPr>
          <w:rFonts w:ascii="Corbel" w:hAnsi="Corbel"/>
          <w:color w:val="575757"/>
          <w:sz w:val="22"/>
          <w:szCs w:val="22"/>
        </w:rPr>
      </w:pPr>
      <w:r w:rsidRPr="00F56967">
        <w:rPr>
          <w:rFonts w:ascii="Corbel" w:hAnsi="Corbel"/>
          <w:color w:val="575757"/>
          <w:sz w:val="22"/>
          <w:szCs w:val="22"/>
        </w:rPr>
        <w:t xml:space="preserve">V případě zániku závazku z této Smlouvy jakýmkoli způsobem se </w:t>
      </w:r>
      <w:r w:rsidR="009702BC">
        <w:rPr>
          <w:rFonts w:ascii="Corbel" w:hAnsi="Corbel"/>
          <w:color w:val="575757"/>
          <w:sz w:val="22"/>
          <w:szCs w:val="22"/>
        </w:rPr>
        <w:t>Smluvní strany</w:t>
      </w:r>
      <w:r w:rsidR="00A7783A" w:rsidRPr="00F56967">
        <w:rPr>
          <w:rFonts w:ascii="Corbel" w:hAnsi="Corbel"/>
          <w:color w:val="575757"/>
          <w:sz w:val="22"/>
          <w:szCs w:val="22"/>
        </w:rPr>
        <w:t xml:space="preserve"> </w:t>
      </w:r>
      <w:r w:rsidRPr="00F56967">
        <w:rPr>
          <w:rFonts w:ascii="Corbel" w:hAnsi="Corbel"/>
          <w:color w:val="575757"/>
          <w:sz w:val="22"/>
          <w:szCs w:val="22"/>
        </w:rPr>
        <w:t xml:space="preserve">zavazují vypořádat své vzájemné pohledávky a dluhy do </w:t>
      </w:r>
      <w:r w:rsidRPr="00FE5856">
        <w:rPr>
          <w:rFonts w:ascii="Corbel" w:hAnsi="Corbel"/>
          <w:color w:val="575757"/>
          <w:sz w:val="22"/>
          <w:szCs w:val="22"/>
        </w:rPr>
        <w:t>30</w:t>
      </w:r>
      <w:r w:rsidRPr="00F56967">
        <w:rPr>
          <w:rFonts w:ascii="Corbel" w:hAnsi="Corbel"/>
          <w:color w:val="575757"/>
          <w:sz w:val="22"/>
          <w:szCs w:val="22"/>
        </w:rPr>
        <w:t xml:space="preserve"> dnů ode dne zániku tohoto závazku.</w:t>
      </w:r>
    </w:p>
    <w:p w14:paraId="58154DB2" w14:textId="77777777" w:rsidR="000F5EAF" w:rsidRPr="00F56967" w:rsidRDefault="00FB49CD" w:rsidP="00A7783A">
      <w:pPr>
        <w:pStyle w:val="Heading1"/>
        <w:keepNext/>
        <w:keepLines/>
        <w:ind w:left="567" w:hanging="567"/>
        <w:rPr>
          <w:rFonts w:ascii="Corbel" w:hAnsi="Corbel"/>
          <w:color w:val="575757"/>
          <w:szCs w:val="22"/>
        </w:rPr>
      </w:pPr>
      <w:r w:rsidRPr="00F56967">
        <w:rPr>
          <w:rFonts w:ascii="Corbel" w:hAnsi="Corbel"/>
          <w:color w:val="575757"/>
          <w:szCs w:val="22"/>
        </w:rPr>
        <w:t>Ostatní ujednání</w:t>
      </w:r>
      <w:r w:rsidR="000F5EAF" w:rsidRPr="00F56967">
        <w:rPr>
          <w:rFonts w:ascii="Corbel" w:hAnsi="Corbel"/>
          <w:color w:val="575757"/>
          <w:szCs w:val="22"/>
        </w:rPr>
        <w:t xml:space="preserve"> </w:t>
      </w:r>
    </w:p>
    <w:p w14:paraId="52833FF0" w14:textId="6E939A79" w:rsidR="00851FB0" w:rsidRDefault="00851FB0" w:rsidP="00230CA2">
      <w:pPr>
        <w:pStyle w:val="Heading3"/>
        <w:widowControl w:val="0"/>
        <w:rPr>
          <w:rFonts w:ascii="Corbel" w:hAnsi="Corbel"/>
          <w:color w:val="575757"/>
          <w:sz w:val="22"/>
          <w:szCs w:val="22"/>
        </w:rPr>
      </w:pPr>
      <w:r w:rsidRPr="00851FB0">
        <w:rPr>
          <w:rFonts w:ascii="Corbel" w:hAnsi="Corbel"/>
          <w:color w:val="575757"/>
          <w:sz w:val="22"/>
          <w:szCs w:val="22"/>
        </w:rPr>
        <w:t xml:space="preserve">Jakákoli povinnost uložená touto Smlouvou </w:t>
      </w:r>
      <w:r w:rsidR="00F359B7">
        <w:rPr>
          <w:rFonts w:ascii="Corbel" w:hAnsi="Corbel"/>
          <w:color w:val="575757"/>
          <w:sz w:val="22"/>
          <w:szCs w:val="22"/>
        </w:rPr>
        <w:t>Prod</w:t>
      </w:r>
      <w:r w:rsidRPr="00851FB0">
        <w:rPr>
          <w:rFonts w:ascii="Corbel" w:hAnsi="Corbel"/>
          <w:color w:val="575757"/>
          <w:sz w:val="22"/>
          <w:szCs w:val="22"/>
        </w:rPr>
        <w:t xml:space="preserve">ávajícím se považuje za společnou povinnost všech </w:t>
      </w:r>
      <w:r w:rsidR="00F359B7">
        <w:rPr>
          <w:rFonts w:ascii="Corbel" w:hAnsi="Corbel"/>
          <w:color w:val="575757"/>
          <w:sz w:val="22"/>
          <w:szCs w:val="22"/>
        </w:rPr>
        <w:t>Prod</w:t>
      </w:r>
      <w:r w:rsidRPr="00851FB0">
        <w:rPr>
          <w:rFonts w:ascii="Corbel" w:hAnsi="Corbel"/>
          <w:color w:val="575757"/>
          <w:sz w:val="22"/>
          <w:szCs w:val="22"/>
        </w:rPr>
        <w:t>ávajících, k jejímuž splnění jsou povinni společně a nerozdílně, ledaže je povinnost uložena výslovně pouze některému z</w:t>
      </w:r>
      <w:r w:rsidR="00195918">
        <w:rPr>
          <w:rFonts w:ascii="Corbel" w:hAnsi="Corbel"/>
          <w:color w:val="575757"/>
          <w:sz w:val="22"/>
          <w:szCs w:val="22"/>
        </w:rPr>
        <w:t> </w:t>
      </w:r>
      <w:r w:rsidR="00F359B7">
        <w:rPr>
          <w:rFonts w:ascii="Corbel" w:hAnsi="Corbel"/>
          <w:color w:val="575757"/>
          <w:sz w:val="22"/>
          <w:szCs w:val="22"/>
        </w:rPr>
        <w:t>Prod</w:t>
      </w:r>
      <w:r w:rsidRPr="00851FB0">
        <w:rPr>
          <w:rFonts w:ascii="Corbel" w:hAnsi="Corbel"/>
          <w:color w:val="575757"/>
          <w:sz w:val="22"/>
          <w:szCs w:val="22"/>
        </w:rPr>
        <w:t>ávajících</w:t>
      </w:r>
      <w:r w:rsidR="00195918">
        <w:rPr>
          <w:rFonts w:ascii="Corbel" w:hAnsi="Corbel"/>
          <w:color w:val="575757"/>
          <w:sz w:val="22"/>
          <w:szCs w:val="22"/>
        </w:rPr>
        <w:t xml:space="preserve"> (např. povinnost k převodu příslušného Podílu)</w:t>
      </w:r>
      <w:r w:rsidRPr="00851FB0">
        <w:rPr>
          <w:rFonts w:ascii="Corbel" w:hAnsi="Corbel"/>
          <w:color w:val="575757"/>
          <w:sz w:val="22"/>
          <w:szCs w:val="22"/>
        </w:rPr>
        <w:t xml:space="preserve">. Jakoukoli povinnost uloženou touto Smlouvou </w:t>
      </w:r>
      <w:r w:rsidR="00F359B7">
        <w:rPr>
          <w:rFonts w:ascii="Corbel" w:hAnsi="Corbel"/>
          <w:color w:val="575757"/>
          <w:sz w:val="22"/>
          <w:szCs w:val="22"/>
        </w:rPr>
        <w:t>Kup</w:t>
      </w:r>
      <w:r w:rsidRPr="00851FB0">
        <w:rPr>
          <w:rFonts w:ascii="Corbel" w:hAnsi="Corbel"/>
          <w:color w:val="575757"/>
          <w:sz w:val="22"/>
          <w:szCs w:val="22"/>
        </w:rPr>
        <w:t xml:space="preserve">ujícímu je </w:t>
      </w:r>
      <w:r w:rsidR="00F359B7">
        <w:rPr>
          <w:rFonts w:ascii="Corbel" w:hAnsi="Corbel"/>
          <w:color w:val="575757"/>
          <w:sz w:val="22"/>
          <w:szCs w:val="22"/>
        </w:rPr>
        <w:t>Kup</w:t>
      </w:r>
      <w:r w:rsidRPr="00851FB0">
        <w:rPr>
          <w:rFonts w:ascii="Corbel" w:hAnsi="Corbel"/>
          <w:color w:val="575757"/>
          <w:sz w:val="22"/>
          <w:szCs w:val="22"/>
        </w:rPr>
        <w:t>ující oprávněn splnit vůči kterémukoli z </w:t>
      </w:r>
      <w:r w:rsidR="00F359B7">
        <w:rPr>
          <w:rFonts w:ascii="Corbel" w:hAnsi="Corbel"/>
          <w:color w:val="575757"/>
          <w:sz w:val="22"/>
          <w:szCs w:val="22"/>
        </w:rPr>
        <w:t>Prod</w:t>
      </w:r>
      <w:r w:rsidRPr="00851FB0">
        <w:rPr>
          <w:rFonts w:ascii="Corbel" w:hAnsi="Corbel"/>
          <w:color w:val="575757"/>
          <w:sz w:val="22"/>
          <w:szCs w:val="22"/>
        </w:rPr>
        <w:t xml:space="preserve">ávajících, ledaže je v této Smlouvě uvedeno jinak. Jakékoli právo přiznané touto Smlouvou </w:t>
      </w:r>
      <w:r w:rsidR="00F359B7">
        <w:rPr>
          <w:rFonts w:ascii="Corbel" w:hAnsi="Corbel"/>
          <w:color w:val="575757"/>
          <w:sz w:val="22"/>
          <w:szCs w:val="22"/>
        </w:rPr>
        <w:t>Prod</w:t>
      </w:r>
      <w:r w:rsidRPr="00851FB0">
        <w:rPr>
          <w:rFonts w:ascii="Corbel" w:hAnsi="Corbel"/>
          <w:color w:val="575757"/>
          <w:sz w:val="22"/>
          <w:szCs w:val="22"/>
        </w:rPr>
        <w:t>ávajícím je oprávněn vykonat či uplatnit kterýkoli z </w:t>
      </w:r>
      <w:r w:rsidR="00F359B7">
        <w:rPr>
          <w:rFonts w:ascii="Corbel" w:hAnsi="Corbel"/>
          <w:color w:val="575757"/>
          <w:sz w:val="22"/>
          <w:szCs w:val="22"/>
        </w:rPr>
        <w:t>Prod</w:t>
      </w:r>
      <w:r w:rsidRPr="00851FB0">
        <w:rPr>
          <w:rFonts w:ascii="Corbel" w:hAnsi="Corbel"/>
          <w:color w:val="575757"/>
          <w:sz w:val="22"/>
          <w:szCs w:val="22"/>
        </w:rPr>
        <w:t xml:space="preserve">ávajících, přičemž platí, že ostatní </w:t>
      </w:r>
      <w:r w:rsidR="00F359B7">
        <w:rPr>
          <w:rFonts w:ascii="Corbel" w:hAnsi="Corbel"/>
          <w:color w:val="575757"/>
          <w:sz w:val="22"/>
          <w:szCs w:val="22"/>
        </w:rPr>
        <w:t>Prod</w:t>
      </w:r>
      <w:r w:rsidRPr="00851FB0">
        <w:rPr>
          <w:rFonts w:ascii="Corbel" w:hAnsi="Corbel"/>
          <w:color w:val="575757"/>
          <w:sz w:val="22"/>
          <w:szCs w:val="22"/>
        </w:rPr>
        <w:t xml:space="preserve">ávající nejsou oprávněni čehokoli namítat proti takovému výkonu či uplatnění práva, zejména nejsou oprávněni zpochybňovat platnost takového jednání pro absenci svého svolení s jeho učiněním. Jakékoli právo přiznané touto Smlouvou </w:t>
      </w:r>
      <w:r w:rsidR="00F359B7">
        <w:rPr>
          <w:rFonts w:ascii="Corbel" w:hAnsi="Corbel"/>
          <w:color w:val="575757"/>
          <w:sz w:val="22"/>
          <w:szCs w:val="22"/>
        </w:rPr>
        <w:t>Kup</w:t>
      </w:r>
      <w:r w:rsidRPr="00851FB0">
        <w:rPr>
          <w:rFonts w:ascii="Corbel" w:hAnsi="Corbel"/>
          <w:color w:val="575757"/>
          <w:sz w:val="22"/>
          <w:szCs w:val="22"/>
        </w:rPr>
        <w:t xml:space="preserve">ujícímu je </w:t>
      </w:r>
      <w:r w:rsidR="00F359B7">
        <w:rPr>
          <w:rFonts w:ascii="Corbel" w:hAnsi="Corbel"/>
          <w:color w:val="575757"/>
          <w:sz w:val="22"/>
          <w:szCs w:val="22"/>
        </w:rPr>
        <w:t>Kup</w:t>
      </w:r>
      <w:r w:rsidRPr="00851FB0">
        <w:rPr>
          <w:rFonts w:ascii="Corbel" w:hAnsi="Corbel"/>
          <w:color w:val="575757"/>
          <w:sz w:val="22"/>
          <w:szCs w:val="22"/>
        </w:rPr>
        <w:t>ující oprávněn vykonat vůči kterémukoli z </w:t>
      </w:r>
      <w:r w:rsidR="00F359B7">
        <w:rPr>
          <w:rFonts w:ascii="Corbel" w:hAnsi="Corbel"/>
          <w:color w:val="575757"/>
          <w:sz w:val="22"/>
          <w:szCs w:val="22"/>
        </w:rPr>
        <w:t>Prod</w:t>
      </w:r>
      <w:r w:rsidRPr="00851FB0">
        <w:rPr>
          <w:rFonts w:ascii="Corbel" w:hAnsi="Corbel"/>
          <w:color w:val="575757"/>
          <w:sz w:val="22"/>
          <w:szCs w:val="22"/>
        </w:rPr>
        <w:t>ávajících, ledaže je v této Smlouvě uvedeno jinak.</w:t>
      </w:r>
    </w:p>
    <w:p w14:paraId="44529B60" w14:textId="3FE3515B" w:rsidR="00796A49" w:rsidRPr="00F56967" w:rsidRDefault="00796A49" w:rsidP="00230CA2">
      <w:pPr>
        <w:pStyle w:val="Heading3"/>
        <w:widowControl w:val="0"/>
        <w:rPr>
          <w:rFonts w:ascii="Corbel" w:hAnsi="Corbel"/>
          <w:color w:val="575757"/>
          <w:sz w:val="22"/>
          <w:szCs w:val="22"/>
        </w:rPr>
      </w:pPr>
      <w:r w:rsidRPr="00F56967">
        <w:rPr>
          <w:rFonts w:ascii="Corbel" w:hAnsi="Corbel"/>
          <w:color w:val="575757"/>
          <w:sz w:val="22"/>
          <w:szCs w:val="22"/>
        </w:rPr>
        <w:t xml:space="preserve">Každá ze Smluvních stran nese své vlastní náklady a výdaje, jakož i odměny za své právní poradce, konzultanty, účetní a další </w:t>
      </w:r>
      <w:r w:rsidR="00A534F9" w:rsidRPr="00F56967">
        <w:rPr>
          <w:rFonts w:ascii="Corbel" w:hAnsi="Corbel"/>
          <w:color w:val="575757"/>
          <w:sz w:val="22"/>
          <w:szCs w:val="22"/>
        </w:rPr>
        <w:t xml:space="preserve">odborné </w:t>
      </w:r>
      <w:r w:rsidRPr="00F56967">
        <w:rPr>
          <w:rFonts w:ascii="Corbel" w:hAnsi="Corbel"/>
          <w:color w:val="575757"/>
          <w:sz w:val="22"/>
          <w:szCs w:val="22"/>
        </w:rPr>
        <w:t xml:space="preserve">poradce či zástupce, vzniklé v souvislosti se sjednáváním a realizací </w:t>
      </w:r>
      <w:r w:rsidR="00EB461D">
        <w:rPr>
          <w:rFonts w:ascii="Corbel" w:hAnsi="Corbel"/>
          <w:color w:val="575757"/>
          <w:sz w:val="22"/>
          <w:szCs w:val="22"/>
        </w:rPr>
        <w:t>Transakce</w:t>
      </w:r>
      <w:r w:rsidRPr="00F56967">
        <w:rPr>
          <w:rFonts w:ascii="Corbel" w:hAnsi="Corbel"/>
          <w:color w:val="575757"/>
          <w:sz w:val="22"/>
          <w:szCs w:val="22"/>
        </w:rPr>
        <w:t>.</w:t>
      </w:r>
      <w:r w:rsidR="002600B3" w:rsidRPr="00F56967">
        <w:rPr>
          <w:rFonts w:ascii="Corbel" w:hAnsi="Corbel"/>
          <w:color w:val="575757"/>
          <w:sz w:val="22"/>
          <w:szCs w:val="22"/>
        </w:rPr>
        <w:t xml:space="preserve"> Tato </w:t>
      </w:r>
      <w:r w:rsidR="00C34AAB" w:rsidRPr="00F56967">
        <w:rPr>
          <w:rFonts w:ascii="Corbel" w:hAnsi="Corbel"/>
          <w:color w:val="575757"/>
          <w:sz w:val="22"/>
          <w:szCs w:val="22"/>
        </w:rPr>
        <w:t>S</w:t>
      </w:r>
      <w:r w:rsidR="002600B3" w:rsidRPr="00F56967">
        <w:rPr>
          <w:rFonts w:ascii="Corbel" w:hAnsi="Corbel"/>
          <w:color w:val="575757"/>
          <w:sz w:val="22"/>
          <w:szCs w:val="22"/>
        </w:rPr>
        <w:t xml:space="preserve">mlouva byla uzavřena na základě obchodní dohody </w:t>
      </w:r>
      <w:r w:rsidR="00C34AAB" w:rsidRPr="00F56967">
        <w:rPr>
          <w:rFonts w:ascii="Corbel" w:hAnsi="Corbel"/>
          <w:color w:val="575757"/>
          <w:sz w:val="22"/>
          <w:szCs w:val="22"/>
        </w:rPr>
        <w:t xml:space="preserve">Smluvních </w:t>
      </w:r>
      <w:r w:rsidR="002600B3" w:rsidRPr="00F56967">
        <w:rPr>
          <w:rFonts w:ascii="Corbel" w:hAnsi="Corbel"/>
          <w:color w:val="575757"/>
          <w:sz w:val="22"/>
          <w:szCs w:val="22"/>
        </w:rPr>
        <w:t>stran a její uzavření ani zahájení jednání</w:t>
      </w:r>
      <w:r w:rsidR="00F65C31">
        <w:rPr>
          <w:rFonts w:ascii="Corbel" w:hAnsi="Corbel"/>
          <w:color w:val="575757"/>
          <w:sz w:val="22"/>
          <w:szCs w:val="22"/>
        </w:rPr>
        <w:t xml:space="preserve"> o ní</w:t>
      </w:r>
      <w:r w:rsidR="002600B3" w:rsidRPr="00F56967">
        <w:rPr>
          <w:rFonts w:ascii="Corbel" w:hAnsi="Corbel"/>
          <w:color w:val="575757"/>
          <w:sz w:val="22"/>
          <w:szCs w:val="22"/>
        </w:rPr>
        <w:t xml:space="preserve"> nebylo zprostředkováno žádnou třetí osobou.</w:t>
      </w:r>
    </w:p>
    <w:p w14:paraId="301F996D" w14:textId="5B3E36AA" w:rsidR="00E75AE3" w:rsidRPr="00F56967" w:rsidRDefault="00F33E86" w:rsidP="00230CA2">
      <w:pPr>
        <w:pStyle w:val="Heading3"/>
        <w:widowControl w:val="0"/>
        <w:rPr>
          <w:rFonts w:ascii="Corbel" w:hAnsi="Corbel"/>
          <w:color w:val="575757"/>
          <w:sz w:val="22"/>
          <w:szCs w:val="22"/>
        </w:rPr>
      </w:pPr>
      <w:r>
        <w:rPr>
          <w:rFonts w:ascii="Corbel" w:hAnsi="Corbel"/>
          <w:color w:val="575757"/>
          <w:sz w:val="22"/>
          <w:szCs w:val="22"/>
        </w:rPr>
        <w:t xml:space="preserve">Žádná ze </w:t>
      </w:r>
      <w:r w:rsidR="00CB60A9">
        <w:rPr>
          <w:rFonts w:ascii="Corbel" w:hAnsi="Corbel"/>
          <w:color w:val="575757"/>
          <w:sz w:val="22"/>
          <w:szCs w:val="22"/>
        </w:rPr>
        <w:t xml:space="preserve">Smluvních stran není oprávněna </w:t>
      </w:r>
      <w:r w:rsidR="00E75AE3" w:rsidRPr="00F56967">
        <w:rPr>
          <w:rFonts w:ascii="Corbel" w:hAnsi="Corbel"/>
          <w:color w:val="575757"/>
          <w:sz w:val="22"/>
          <w:szCs w:val="22"/>
        </w:rPr>
        <w:t xml:space="preserve">postoupit své pohledávky </w:t>
      </w:r>
      <w:r w:rsidR="000E742D" w:rsidRPr="00F56967">
        <w:rPr>
          <w:rFonts w:ascii="Corbel" w:hAnsi="Corbel"/>
          <w:color w:val="575757"/>
          <w:sz w:val="22"/>
          <w:szCs w:val="22"/>
        </w:rPr>
        <w:t>vůči</w:t>
      </w:r>
      <w:r w:rsidR="00E75AE3" w:rsidRPr="00F56967">
        <w:rPr>
          <w:rFonts w:ascii="Corbel" w:hAnsi="Corbel"/>
          <w:color w:val="575757"/>
          <w:sz w:val="22"/>
          <w:szCs w:val="22"/>
        </w:rPr>
        <w:t xml:space="preserve"> </w:t>
      </w:r>
      <w:r w:rsidR="00CB60A9">
        <w:rPr>
          <w:rFonts w:ascii="Corbel" w:hAnsi="Corbel"/>
          <w:color w:val="575757"/>
          <w:sz w:val="22"/>
          <w:szCs w:val="22"/>
        </w:rPr>
        <w:t>jakékoli jiné Smluvní straně</w:t>
      </w:r>
      <w:r w:rsidR="00CB60A9" w:rsidRPr="00F56967">
        <w:rPr>
          <w:rFonts w:ascii="Corbel" w:hAnsi="Corbel"/>
          <w:color w:val="575757"/>
          <w:sz w:val="22"/>
          <w:szCs w:val="22"/>
        </w:rPr>
        <w:t xml:space="preserve"> </w:t>
      </w:r>
      <w:r w:rsidR="00E75AE3" w:rsidRPr="00F56967">
        <w:rPr>
          <w:rFonts w:ascii="Corbel" w:hAnsi="Corbel"/>
          <w:color w:val="575757"/>
          <w:sz w:val="22"/>
          <w:szCs w:val="22"/>
        </w:rPr>
        <w:t>vzniklé z této Smlouvy na</w:t>
      </w:r>
      <w:r w:rsidR="00F65C31">
        <w:rPr>
          <w:rFonts w:ascii="Corbel" w:hAnsi="Corbel"/>
          <w:color w:val="575757"/>
          <w:sz w:val="22"/>
          <w:szCs w:val="22"/>
        </w:rPr>
        <w:t> </w:t>
      </w:r>
      <w:r w:rsidR="00E75AE3" w:rsidRPr="00F56967">
        <w:rPr>
          <w:rFonts w:ascii="Corbel" w:hAnsi="Corbel"/>
          <w:color w:val="575757"/>
          <w:sz w:val="22"/>
          <w:szCs w:val="22"/>
        </w:rPr>
        <w:t>jakoukoli třetí osobu</w:t>
      </w:r>
      <w:r w:rsidR="00CB60A9">
        <w:rPr>
          <w:rFonts w:ascii="Corbel" w:hAnsi="Corbel"/>
          <w:color w:val="575757"/>
          <w:sz w:val="22"/>
          <w:szCs w:val="22"/>
        </w:rPr>
        <w:t xml:space="preserve"> a/nebo jinou Smluvní stranu</w:t>
      </w:r>
      <w:r w:rsidR="00E75AE3" w:rsidRPr="00F56967">
        <w:rPr>
          <w:rFonts w:ascii="Corbel" w:hAnsi="Corbel"/>
          <w:color w:val="575757"/>
          <w:sz w:val="22"/>
          <w:szCs w:val="22"/>
        </w:rPr>
        <w:t xml:space="preserve">, </w:t>
      </w:r>
      <w:r w:rsidR="00545C30">
        <w:rPr>
          <w:rFonts w:ascii="Corbel" w:hAnsi="Corbel"/>
          <w:color w:val="575757"/>
          <w:sz w:val="22"/>
          <w:szCs w:val="22"/>
        </w:rPr>
        <w:t>nebo</w:t>
      </w:r>
      <w:r w:rsidR="00E75AE3" w:rsidRPr="00F56967">
        <w:rPr>
          <w:rFonts w:ascii="Corbel" w:hAnsi="Corbel"/>
          <w:color w:val="575757"/>
          <w:sz w:val="22"/>
          <w:szCs w:val="22"/>
        </w:rPr>
        <w:t xml:space="preserve"> je učinit předmětem </w:t>
      </w:r>
      <w:r w:rsidR="005F6878">
        <w:rPr>
          <w:rFonts w:ascii="Corbel" w:hAnsi="Corbel"/>
          <w:color w:val="575757"/>
          <w:sz w:val="22"/>
          <w:szCs w:val="22"/>
        </w:rPr>
        <w:t>žádného Práva</w:t>
      </w:r>
      <w:r w:rsidR="00A54F84">
        <w:rPr>
          <w:rFonts w:ascii="Corbel" w:hAnsi="Corbel"/>
          <w:color w:val="575757"/>
          <w:sz w:val="22"/>
          <w:szCs w:val="22"/>
        </w:rPr>
        <w:t xml:space="preserve"> třetí osoby</w:t>
      </w:r>
      <w:r w:rsidR="00E75AE3" w:rsidRPr="00F56967">
        <w:rPr>
          <w:rFonts w:ascii="Corbel" w:hAnsi="Corbel"/>
          <w:color w:val="575757"/>
          <w:sz w:val="22"/>
          <w:szCs w:val="22"/>
        </w:rPr>
        <w:t>.</w:t>
      </w:r>
    </w:p>
    <w:p w14:paraId="474DC57C" w14:textId="43471174" w:rsidR="00F57E55" w:rsidRPr="00F56967" w:rsidRDefault="00F57E55" w:rsidP="00230CA2">
      <w:pPr>
        <w:pStyle w:val="Heading3"/>
        <w:widowControl w:val="0"/>
        <w:rPr>
          <w:rFonts w:ascii="Corbel" w:hAnsi="Corbel"/>
          <w:color w:val="575757"/>
          <w:sz w:val="22"/>
          <w:szCs w:val="22"/>
        </w:rPr>
      </w:pPr>
      <w:r w:rsidRPr="00F56967">
        <w:rPr>
          <w:rFonts w:ascii="Corbel" w:hAnsi="Corbel"/>
          <w:color w:val="575757"/>
          <w:sz w:val="22"/>
          <w:szCs w:val="22"/>
        </w:rPr>
        <w:t>Tato Smlouva</w:t>
      </w:r>
      <w:r w:rsidR="00B55F1A">
        <w:rPr>
          <w:rFonts w:ascii="Corbel" w:hAnsi="Corbel"/>
          <w:color w:val="575757"/>
          <w:sz w:val="22"/>
          <w:szCs w:val="22"/>
        </w:rPr>
        <w:t>, včetně veškerých jejích příloh,</w:t>
      </w:r>
      <w:r w:rsidRPr="00F56967">
        <w:rPr>
          <w:rFonts w:ascii="Corbel" w:hAnsi="Corbel"/>
          <w:color w:val="575757"/>
          <w:sz w:val="22"/>
          <w:szCs w:val="22"/>
        </w:rPr>
        <w:t xml:space="preserve"> nahrazuje veškerá předchozí ujednání, dohody a</w:t>
      </w:r>
      <w:r w:rsidR="00A54F84">
        <w:rPr>
          <w:rFonts w:ascii="Corbel" w:hAnsi="Corbel"/>
          <w:color w:val="575757"/>
          <w:sz w:val="22"/>
          <w:szCs w:val="22"/>
        </w:rPr>
        <w:t> </w:t>
      </w:r>
      <w:r w:rsidRPr="00F56967">
        <w:rPr>
          <w:rFonts w:ascii="Corbel" w:hAnsi="Corbel"/>
          <w:color w:val="575757"/>
          <w:sz w:val="22"/>
          <w:szCs w:val="22"/>
        </w:rPr>
        <w:t xml:space="preserve">předběžné dohody mezi Smluvními stranami a </w:t>
      </w:r>
      <w:r w:rsidR="00F65C31">
        <w:rPr>
          <w:rFonts w:ascii="Corbel" w:hAnsi="Corbel"/>
          <w:color w:val="575757"/>
          <w:sz w:val="22"/>
          <w:szCs w:val="22"/>
        </w:rPr>
        <w:t xml:space="preserve">představuje </w:t>
      </w:r>
      <w:r w:rsidR="00B55F1A">
        <w:rPr>
          <w:rFonts w:ascii="Corbel" w:hAnsi="Corbel"/>
          <w:color w:val="575757"/>
          <w:sz w:val="22"/>
          <w:szCs w:val="22"/>
        </w:rPr>
        <w:t>úplné smluvní ujednání Smluvních stran</w:t>
      </w:r>
      <w:r w:rsidR="00F65C31">
        <w:rPr>
          <w:rFonts w:ascii="Corbel" w:hAnsi="Corbel"/>
          <w:color w:val="575757"/>
          <w:sz w:val="22"/>
          <w:szCs w:val="22"/>
        </w:rPr>
        <w:t xml:space="preserve"> o</w:t>
      </w:r>
      <w:r w:rsidR="00B55F1A">
        <w:rPr>
          <w:rFonts w:ascii="Corbel" w:hAnsi="Corbel"/>
          <w:color w:val="575757"/>
          <w:sz w:val="22"/>
          <w:szCs w:val="22"/>
        </w:rPr>
        <w:t> </w:t>
      </w:r>
      <w:r w:rsidR="00F65C31">
        <w:rPr>
          <w:rFonts w:ascii="Corbel" w:hAnsi="Corbel"/>
          <w:color w:val="575757"/>
          <w:sz w:val="22"/>
          <w:szCs w:val="22"/>
        </w:rPr>
        <w:t>předmětu této Smlouvy.</w:t>
      </w:r>
    </w:p>
    <w:p w14:paraId="0D9E0C8D" w14:textId="18757ABE" w:rsidR="003B0464" w:rsidRPr="00F56967" w:rsidRDefault="003B0464" w:rsidP="00230CA2">
      <w:pPr>
        <w:pStyle w:val="Heading3"/>
        <w:widowControl w:val="0"/>
        <w:rPr>
          <w:rFonts w:ascii="Corbel" w:hAnsi="Corbel"/>
          <w:color w:val="575757"/>
          <w:sz w:val="22"/>
          <w:szCs w:val="22"/>
        </w:rPr>
      </w:pPr>
      <w:r w:rsidRPr="00F56967">
        <w:rPr>
          <w:rFonts w:ascii="Corbel" w:hAnsi="Corbel"/>
          <w:color w:val="575757"/>
          <w:sz w:val="22"/>
          <w:szCs w:val="22"/>
        </w:rPr>
        <w:t xml:space="preserve">Žádné změny nebo úpravy této Smlouvy </w:t>
      </w:r>
      <w:proofErr w:type="gramStart"/>
      <w:r w:rsidR="0007134B" w:rsidRPr="00F56967">
        <w:rPr>
          <w:rFonts w:ascii="Corbel" w:hAnsi="Corbel"/>
          <w:color w:val="575757"/>
          <w:sz w:val="22"/>
          <w:szCs w:val="22"/>
        </w:rPr>
        <w:t>nenabydou</w:t>
      </w:r>
      <w:proofErr w:type="gramEnd"/>
      <w:r w:rsidR="0007134B" w:rsidRPr="00F56967">
        <w:rPr>
          <w:rFonts w:ascii="Corbel" w:hAnsi="Corbel"/>
          <w:color w:val="575757"/>
          <w:sz w:val="22"/>
          <w:szCs w:val="22"/>
        </w:rPr>
        <w:t xml:space="preserve"> </w:t>
      </w:r>
      <w:r w:rsidRPr="00F56967">
        <w:rPr>
          <w:rFonts w:ascii="Corbel" w:hAnsi="Corbel"/>
          <w:color w:val="575757"/>
          <w:sz w:val="22"/>
          <w:szCs w:val="22"/>
        </w:rPr>
        <w:t>účinnosti, pokud nebudou učiněny písemně a</w:t>
      </w:r>
      <w:r w:rsidR="00F65C31">
        <w:rPr>
          <w:rFonts w:ascii="Corbel" w:hAnsi="Corbel"/>
          <w:color w:val="575757"/>
          <w:sz w:val="22"/>
          <w:szCs w:val="22"/>
        </w:rPr>
        <w:t> </w:t>
      </w:r>
      <w:r w:rsidRPr="00F56967">
        <w:rPr>
          <w:rFonts w:ascii="Corbel" w:hAnsi="Corbel"/>
          <w:color w:val="575757"/>
          <w:sz w:val="22"/>
          <w:szCs w:val="22"/>
        </w:rPr>
        <w:t xml:space="preserve">řádně podepsány </w:t>
      </w:r>
      <w:r w:rsidR="00851FB0">
        <w:rPr>
          <w:rFonts w:ascii="Corbel" w:hAnsi="Corbel"/>
          <w:color w:val="575757"/>
          <w:sz w:val="22"/>
          <w:szCs w:val="22"/>
        </w:rPr>
        <w:t>všemi</w:t>
      </w:r>
      <w:r w:rsidR="009702BC">
        <w:rPr>
          <w:rFonts w:ascii="Corbel" w:hAnsi="Corbel"/>
          <w:color w:val="575757"/>
          <w:sz w:val="22"/>
          <w:szCs w:val="22"/>
        </w:rPr>
        <w:t xml:space="preserve"> Smluvními stranami</w:t>
      </w:r>
      <w:r w:rsidRPr="00F56967">
        <w:rPr>
          <w:rFonts w:ascii="Corbel" w:hAnsi="Corbel"/>
          <w:color w:val="575757"/>
          <w:sz w:val="22"/>
          <w:szCs w:val="22"/>
        </w:rPr>
        <w:t>. Za písemnou formu se pro tento účel nepovažuje výměna e-mailových či jiných elektronických zpráv. Změna</w:t>
      </w:r>
      <w:r w:rsidR="009950FC">
        <w:rPr>
          <w:rFonts w:ascii="Corbel" w:hAnsi="Corbel"/>
          <w:color w:val="575757"/>
          <w:sz w:val="22"/>
          <w:szCs w:val="22"/>
        </w:rPr>
        <w:t xml:space="preserve"> této</w:t>
      </w:r>
      <w:r w:rsidRPr="00F56967">
        <w:rPr>
          <w:rFonts w:ascii="Corbel" w:hAnsi="Corbel"/>
          <w:color w:val="575757"/>
          <w:sz w:val="22"/>
          <w:szCs w:val="22"/>
        </w:rPr>
        <w:t xml:space="preserve"> Smlouvy</w:t>
      </w:r>
      <w:r w:rsidR="00F65C31">
        <w:rPr>
          <w:rFonts w:ascii="Corbel" w:hAnsi="Corbel"/>
          <w:color w:val="575757"/>
          <w:sz w:val="22"/>
          <w:szCs w:val="22"/>
        </w:rPr>
        <w:t>, včetně tohoto ustanovení,</w:t>
      </w:r>
      <w:r w:rsidRPr="00F56967">
        <w:rPr>
          <w:rFonts w:ascii="Corbel" w:hAnsi="Corbel"/>
          <w:color w:val="575757"/>
          <w:sz w:val="22"/>
          <w:szCs w:val="22"/>
        </w:rPr>
        <w:t xml:space="preserve"> jakoukoli </w:t>
      </w:r>
      <w:proofErr w:type="gramStart"/>
      <w:r w:rsidRPr="00F56967">
        <w:rPr>
          <w:rFonts w:ascii="Corbel" w:hAnsi="Corbel"/>
          <w:color w:val="575757"/>
          <w:sz w:val="22"/>
          <w:szCs w:val="22"/>
        </w:rPr>
        <w:t>jinou</w:t>
      </w:r>
      <w:proofErr w:type="gramEnd"/>
      <w:r w:rsidRPr="00F56967">
        <w:rPr>
          <w:rFonts w:ascii="Corbel" w:hAnsi="Corbel"/>
          <w:color w:val="575757"/>
          <w:sz w:val="22"/>
          <w:szCs w:val="22"/>
        </w:rPr>
        <w:t xml:space="preserve"> než písemnou formou se vylučuje.</w:t>
      </w:r>
    </w:p>
    <w:p w14:paraId="03544349" w14:textId="6303A0B5" w:rsidR="00E75AE3" w:rsidRPr="00F56967" w:rsidRDefault="009702BC" w:rsidP="00230CA2">
      <w:pPr>
        <w:pStyle w:val="Heading3"/>
        <w:widowControl w:val="0"/>
        <w:rPr>
          <w:rFonts w:ascii="Corbel" w:hAnsi="Corbel"/>
          <w:color w:val="575757"/>
          <w:sz w:val="22"/>
          <w:szCs w:val="22"/>
        </w:rPr>
      </w:pPr>
      <w:bookmarkStart w:id="412" w:name="_Ref427943334"/>
      <w:bookmarkStart w:id="413" w:name="_Ref430682089"/>
      <w:r>
        <w:rPr>
          <w:rFonts w:ascii="Corbel" w:hAnsi="Corbel"/>
          <w:color w:val="575757"/>
          <w:sz w:val="22"/>
          <w:szCs w:val="22"/>
        </w:rPr>
        <w:t>Smluvní strany se dohodly</w:t>
      </w:r>
      <w:r w:rsidR="00E75AE3" w:rsidRPr="00F56967">
        <w:rPr>
          <w:rFonts w:ascii="Corbel" w:hAnsi="Corbel"/>
          <w:color w:val="575757"/>
          <w:sz w:val="22"/>
          <w:szCs w:val="22"/>
        </w:rPr>
        <w:t>, že vylučují použití ustanovení § 557, § 558 odst. 2 věta druhá</w:t>
      </w:r>
      <w:r w:rsidR="003D211A">
        <w:rPr>
          <w:rFonts w:ascii="Corbel" w:hAnsi="Corbel"/>
          <w:color w:val="575757"/>
          <w:sz w:val="22"/>
          <w:szCs w:val="22"/>
        </w:rPr>
        <w:t xml:space="preserve"> a</w:t>
      </w:r>
      <w:r w:rsidR="00E75AE3" w:rsidRPr="00F56967">
        <w:rPr>
          <w:rFonts w:ascii="Corbel" w:hAnsi="Corbel"/>
          <w:color w:val="575757"/>
          <w:sz w:val="22"/>
          <w:szCs w:val="22"/>
        </w:rPr>
        <w:t xml:space="preserve"> § 1740 odst. 3 věta první</w:t>
      </w:r>
      <w:r w:rsidR="005715CF">
        <w:rPr>
          <w:rFonts w:ascii="Corbel" w:hAnsi="Corbel"/>
          <w:color w:val="575757"/>
          <w:sz w:val="22"/>
          <w:szCs w:val="22"/>
        </w:rPr>
        <w:t xml:space="preserve"> </w:t>
      </w:r>
      <w:r w:rsidR="00E75AE3" w:rsidRPr="00F56967">
        <w:rPr>
          <w:rFonts w:ascii="Corbel" w:hAnsi="Corbel"/>
          <w:color w:val="575757"/>
          <w:sz w:val="22"/>
          <w:szCs w:val="22"/>
        </w:rPr>
        <w:t xml:space="preserve">Občanského zákoníku na </w:t>
      </w:r>
      <w:r w:rsidR="003D211A">
        <w:rPr>
          <w:rFonts w:ascii="Corbel" w:hAnsi="Corbel"/>
          <w:color w:val="575757"/>
          <w:sz w:val="22"/>
          <w:szCs w:val="22"/>
        </w:rPr>
        <w:t>poměry</w:t>
      </w:r>
      <w:r w:rsidR="003D211A" w:rsidRPr="00F56967">
        <w:rPr>
          <w:rFonts w:ascii="Corbel" w:hAnsi="Corbel"/>
          <w:color w:val="575757"/>
          <w:sz w:val="22"/>
          <w:szCs w:val="22"/>
        </w:rPr>
        <w:t xml:space="preserve"> </w:t>
      </w:r>
      <w:r w:rsidR="000E742D" w:rsidRPr="00F56967">
        <w:rPr>
          <w:rFonts w:ascii="Corbel" w:hAnsi="Corbel"/>
          <w:color w:val="575757"/>
          <w:sz w:val="22"/>
          <w:szCs w:val="22"/>
        </w:rPr>
        <w:t>založené touto Smlouvou</w:t>
      </w:r>
      <w:r w:rsidR="003D211A">
        <w:rPr>
          <w:rFonts w:ascii="Corbel" w:hAnsi="Corbel"/>
          <w:color w:val="575757"/>
          <w:sz w:val="22"/>
          <w:szCs w:val="22"/>
        </w:rPr>
        <w:t xml:space="preserve"> a/nebo s touto Smlouvou související</w:t>
      </w:r>
      <w:r w:rsidR="000E742D" w:rsidRPr="00F56967">
        <w:rPr>
          <w:rFonts w:ascii="Corbel" w:hAnsi="Corbel"/>
          <w:color w:val="575757"/>
          <w:sz w:val="22"/>
          <w:szCs w:val="22"/>
        </w:rPr>
        <w:t>.</w:t>
      </w:r>
    </w:p>
    <w:p w14:paraId="52A5F4A0" w14:textId="77777777" w:rsidR="00796A49" w:rsidRPr="00F56967" w:rsidRDefault="00796A49" w:rsidP="00230CA2">
      <w:pPr>
        <w:pStyle w:val="Heading3"/>
        <w:widowControl w:val="0"/>
        <w:rPr>
          <w:rFonts w:ascii="Corbel" w:hAnsi="Corbel"/>
          <w:color w:val="575757"/>
          <w:sz w:val="22"/>
          <w:szCs w:val="22"/>
        </w:rPr>
      </w:pPr>
      <w:bookmarkStart w:id="414" w:name="_Ref486342860"/>
      <w:r w:rsidRPr="00F56967">
        <w:rPr>
          <w:rFonts w:ascii="Corbel" w:hAnsi="Corbel"/>
          <w:color w:val="575757"/>
          <w:sz w:val="22"/>
          <w:szCs w:val="22"/>
        </w:rPr>
        <w:t xml:space="preserve">Veškerá oznámení, žádosti nebo jiná sdělení podle této Smlouvy </w:t>
      </w:r>
      <w:r w:rsidR="00E75AE3" w:rsidRPr="00F56967">
        <w:rPr>
          <w:rFonts w:ascii="Corbel" w:hAnsi="Corbel"/>
          <w:color w:val="575757"/>
          <w:sz w:val="22"/>
          <w:szCs w:val="22"/>
        </w:rPr>
        <w:t>(„</w:t>
      </w:r>
      <w:r w:rsidR="00C0037B" w:rsidRPr="00F56967">
        <w:rPr>
          <w:rFonts w:ascii="Corbel" w:hAnsi="Corbel"/>
          <w:b/>
          <w:color w:val="575757"/>
          <w:sz w:val="22"/>
          <w:szCs w:val="22"/>
        </w:rPr>
        <w:t>Sdělení</w:t>
      </w:r>
      <w:r w:rsidR="00E75AE3" w:rsidRPr="00F56967">
        <w:rPr>
          <w:rFonts w:ascii="Corbel" w:hAnsi="Corbel"/>
          <w:color w:val="575757"/>
          <w:sz w:val="22"/>
          <w:szCs w:val="22"/>
        </w:rPr>
        <w:t xml:space="preserve">“) </w:t>
      </w:r>
      <w:r w:rsidRPr="00F56967">
        <w:rPr>
          <w:rFonts w:ascii="Corbel" w:hAnsi="Corbel"/>
          <w:color w:val="575757"/>
          <w:sz w:val="22"/>
          <w:szCs w:val="22"/>
        </w:rPr>
        <w:t>budou, pokud je to možné, činěna na níže uvedené kontaktní adresy Smluvních stran:</w:t>
      </w:r>
      <w:bookmarkEnd w:id="412"/>
      <w:bookmarkEnd w:id="413"/>
      <w:bookmarkEnd w:id="414"/>
    </w:p>
    <w:p w14:paraId="43A6854E" w14:textId="4779C56B" w:rsidR="00796A49" w:rsidRPr="00F56967" w:rsidRDefault="00796A49" w:rsidP="003D211A">
      <w:pPr>
        <w:pStyle w:val="NoSpacing"/>
        <w:widowControl w:val="0"/>
        <w:numPr>
          <w:ilvl w:val="0"/>
          <w:numId w:val="5"/>
        </w:numPr>
        <w:ind w:left="993" w:hanging="425"/>
        <w:rPr>
          <w:color w:val="575757"/>
          <w:szCs w:val="22"/>
        </w:rPr>
      </w:pPr>
      <w:r w:rsidRPr="00F56967">
        <w:rPr>
          <w:color w:val="575757"/>
          <w:szCs w:val="22"/>
        </w:rPr>
        <w:t>Oznámení</w:t>
      </w:r>
      <w:r w:rsidR="00B36F2E" w:rsidRPr="00F56967">
        <w:rPr>
          <w:color w:val="575757"/>
          <w:szCs w:val="22"/>
        </w:rPr>
        <w:t xml:space="preserve"> určená </w:t>
      </w:r>
      <w:r w:rsidR="00F359B7">
        <w:rPr>
          <w:color w:val="575757"/>
          <w:szCs w:val="22"/>
        </w:rPr>
        <w:t>Prod</w:t>
      </w:r>
      <w:r w:rsidR="00E75AE3" w:rsidRPr="00F56967">
        <w:rPr>
          <w:color w:val="575757"/>
          <w:szCs w:val="22"/>
        </w:rPr>
        <w:t>ávajícímu</w:t>
      </w:r>
      <w:r w:rsidR="00851FB0">
        <w:rPr>
          <w:color w:val="575757"/>
          <w:szCs w:val="22"/>
        </w:rPr>
        <w:t xml:space="preserve"> 1</w:t>
      </w:r>
      <w:r w:rsidRPr="00F56967">
        <w:rPr>
          <w:color w:val="575757"/>
          <w:szCs w:val="22"/>
        </w:rPr>
        <w:t>:</w:t>
      </w:r>
    </w:p>
    <w:p w14:paraId="6654D062" w14:textId="539BB1E2" w:rsidR="00796A49" w:rsidRPr="00F56967" w:rsidRDefault="00796A49" w:rsidP="00F56967">
      <w:pPr>
        <w:widowControl w:val="0"/>
        <w:spacing w:after="0" w:line="300" w:lineRule="exact"/>
        <w:ind w:left="2127" w:hanging="1134"/>
        <w:rPr>
          <w:rFonts w:ascii="Corbel" w:hAnsi="Corbel"/>
          <w:bCs/>
          <w:color w:val="575757"/>
          <w:lang w:eastAsia="en-US"/>
        </w:rPr>
      </w:pPr>
      <w:r w:rsidRPr="00F56967">
        <w:rPr>
          <w:rFonts w:ascii="Corbel" w:hAnsi="Corbel"/>
          <w:color w:val="575757"/>
        </w:rPr>
        <w:t xml:space="preserve">Adresa: </w:t>
      </w:r>
      <w:r w:rsidRPr="00F56967">
        <w:rPr>
          <w:rFonts w:ascii="Corbel" w:hAnsi="Corbel"/>
          <w:color w:val="575757"/>
        </w:rPr>
        <w:tab/>
      </w:r>
      <w:r w:rsidR="004B0FFE" w:rsidRPr="00CD1282">
        <w:rPr>
          <w:rFonts w:ascii="Corbel" w:hAnsi="Corbel"/>
          <w:color w:val="595959" w:themeColor="text1" w:themeTint="A6"/>
        </w:rPr>
        <w:t>Rybná 716/24, Staré Město, 110 00 Praha 1</w:t>
      </w:r>
    </w:p>
    <w:p w14:paraId="5ECB31A4" w14:textId="59EFEB0D" w:rsidR="000E742D" w:rsidRDefault="000E742D" w:rsidP="00F56967">
      <w:pPr>
        <w:widowControl w:val="0"/>
        <w:spacing w:after="0" w:line="300" w:lineRule="exact"/>
        <w:ind w:left="2127" w:hanging="1134"/>
        <w:rPr>
          <w:rFonts w:ascii="Corbel" w:hAnsi="Corbel"/>
          <w:bCs/>
          <w:color w:val="575757"/>
          <w:lang w:eastAsia="en-US"/>
        </w:rPr>
      </w:pPr>
      <w:r w:rsidRPr="00F56967">
        <w:rPr>
          <w:rFonts w:ascii="Corbel" w:hAnsi="Corbel"/>
          <w:bCs/>
          <w:color w:val="575757"/>
          <w:lang w:eastAsia="en-US"/>
        </w:rPr>
        <w:lastRenderedPageBreak/>
        <w:t xml:space="preserve">E-mail: </w:t>
      </w:r>
      <w:r w:rsidR="00357B08" w:rsidRPr="00F56967">
        <w:rPr>
          <w:rFonts w:ascii="Corbel" w:hAnsi="Corbel"/>
          <w:bCs/>
          <w:color w:val="575757"/>
          <w:lang w:eastAsia="en-US"/>
        </w:rPr>
        <w:tab/>
      </w:r>
      <w:r w:rsidR="00195918">
        <w:rPr>
          <w:rFonts w:ascii="Corbel" w:hAnsi="Corbel"/>
          <w:bCs/>
          <w:color w:val="575757"/>
          <w:lang w:eastAsia="en-US"/>
        </w:rPr>
        <w:t>marek.simak@akk.cz</w:t>
      </w:r>
    </w:p>
    <w:p w14:paraId="6413B527" w14:textId="3C369633" w:rsidR="00851FB0" w:rsidRPr="00F56967" w:rsidRDefault="00851FB0" w:rsidP="003D211A">
      <w:pPr>
        <w:pStyle w:val="NoSpacing"/>
        <w:widowControl w:val="0"/>
        <w:numPr>
          <w:ilvl w:val="0"/>
          <w:numId w:val="5"/>
        </w:numPr>
        <w:ind w:left="993" w:hanging="425"/>
        <w:rPr>
          <w:color w:val="575757"/>
          <w:szCs w:val="22"/>
        </w:rPr>
      </w:pPr>
      <w:r w:rsidRPr="00F56967">
        <w:rPr>
          <w:color w:val="575757"/>
          <w:szCs w:val="22"/>
        </w:rPr>
        <w:t xml:space="preserve">Oznámení určená </w:t>
      </w:r>
      <w:r w:rsidR="00F359B7">
        <w:rPr>
          <w:color w:val="575757"/>
          <w:szCs w:val="22"/>
        </w:rPr>
        <w:t>Prod</w:t>
      </w:r>
      <w:r w:rsidRPr="00F56967">
        <w:rPr>
          <w:color w:val="575757"/>
          <w:szCs w:val="22"/>
        </w:rPr>
        <w:t>ávajícímu</w:t>
      </w:r>
      <w:r>
        <w:rPr>
          <w:color w:val="575757"/>
          <w:szCs w:val="22"/>
        </w:rPr>
        <w:t xml:space="preserve"> 2</w:t>
      </w:r>
      <w:r w:rsidRPr="00F56967">
        <w:rPr>
          <w:color w:val="575757"/>
          <w:szCs w:val="22"/>
        </w:rPr>
        <w:t>:</w:t>
      </w:r>
    </w:p>
    <w:p w14:paraId="47EE58D1" w14:textId="49EF28E0" w:rsidR="00851FB0" w:rsidRPr="00274E83" w:rsidRDefault="00851FB0" w:rsidP="00851FB0">
      <w:pPr>
        <w:widowControl w:val="0"/>
        <w:spacing w:after="0" w:line="300" w:lineRule="exact"/>
        <w:ind w:left="2127" w:hanging="1134"/>
        <w:rPr>
          <w:rFonts w:ascii="Corbel" w:hAnsi="Corbel"/>
          <w:bCs/>
          <w:color w:val="575757"/>
          <w:lang w:eastAsia="en-US"/>
        </w:rPr>
      </w:pPr>
      <w:r w:rsidRPr="00274E83">
        <w:rPr>
          <w:rFonts w:ascii="Corbel" w:hAnsi="Corbel"/>
          <w:color w:val="575757"/>
        </w:rPr>
        <w:t xml:space="preserve">Adresa: </w:t>
      </w:r>
      <w:r w:rsidRPr="00274E83">
        <w:rPr>
          <w:rFonts w:ascii="Corbel" w:hAnsi="Corbel"/>
          <w:color w:val="575757"/>
        </w:rPr>
        <w:tab/>
      </w:r>
      <w:r w:rsidR="0037763D" w:rsidRPr="00274E83">
        <w:rPr>
          <w:rFonts w:ascii="Verdana" w:hAnsi="Verdana"/>
          <w:color w:val="333333"/>
          <w:sz w:val="18"/>
          <w:szCs w:val="18"/>
          <w:shd w:val="clear" w:color="auto" w:fill="FFFFFF"/>
        </w:rPr>
        <w:t xml:space="preserve"> </w:t>
      </w:r>
      <w:r w:rsidR="004B0FFE" w:rsidRPr="00274E83">
        <w:rPr>
          <w:rFonts w:ascii="Corbel" w:hAnsi="Corbel"/>
          <w:color w:val="595959" w:themeColor="text1" w:themeTint="A6"/>
        </w:rPr>
        <w:t>č.p. 205, 289 14 Chrást</w:t>
      </w:r>
    </w:p>
    <w:p w14:paraId="68526A91" w14:textId="0BF13EA9" w:rsidR="00851FB0" w:rsidRPr="00274E83" w:rsidRDefault="00851FB0" w:rsidP="00851FB0">
      <w:pPr>
        <w:widowControl w:val="0"/>
        <w:spacing w:after="0" w:line="300" w:lineRule="exact"/>
        <w:ind w:left="2127" w:hanging="1134"/>
        <w:rPr>
          <w:rFonts w:ascii="Corbel" w:hAnsi="Corbel"/>
          <w:bCs/>
          <w:color w:val="575757"/>
          <w:lang w:eastAsia="en-US"/>
        </w:rPr>
      </w:pPr>
      <w:r w:rsidRPr="00274E83">
        <w:rPr>
          <w:rFonts w:ascii="Corbel" w:hAnsi="Corbel"/>
          <w:bCs/>
          <w:color w:val="575757"/>
          <w:lang w:eastAsia="en-US"/>
        </w:rPr>
        <w:t xml:space="preserve">E-mail: </w:t>
      </w:r>
      <w:r w:rsidRPr="00274E83">
        <w:rPr>
          <w:rFonts w:ascii="Corbel" w:hAnsi="Corbel"/>
          <w:bCs/>
          <w:color w:val="575757"/>
          <w:lang w:eastAsia="en-US"/>
        </w:rPr>
        <w:tab/>
      </w:r>
      <w:r w:rsidR="00D27468" w:rsidRPr="00274E83">
        <w:rPr>
          <w:rFonts w:ascii="Corbel" w:hAnsi="Corbel"/>
          <w:bCs/>
          <w:color w:val="575757"/>
          <w:lang w:eastAsia="en-US"/>
        </w:rPr>
        <w:t>branka.hajek@seznam.cz</w:t>
      </w:r>
    </w:p>
    <w:p w14:paraId="2699D4FD" w14:textId="7695F973" w:rsidR="00851FB0" w:rsidRPr="00274E83" w:rsidRDefault="00851FB0" w:rsidP="003D211A">
      <w:pPr>
        <w:pStyle w:val="NoSpacing"/>
        <w:widowControl w:val="0"/>
        <w:numPr>
          <w:ilvl w:val="0"/>
          <w:numId w:val="5"/>
        </w:numPr>
        <w:ind w:left="993" w:hanging="425"/>
        <w:rPr>
          <w:color w:val="575757"/>
          <w:szCs w:val="22"/>
        </w:rPr>
      </w:pPr>
      <w:r w:rsidRPr="00274E83">
        <w:rPr>
          <w:color w:val="575757"/>
          <w:szCs w:val="22"/>
        </w:rPr>
        <w:t xml:space="preserve">Oznámení určená </w:t>
      </w:r>
      <w:r w:rsidR="00F359B7" w:rsidRPr="00274E83">
        <w:rPr>
          <w:color w:val="575757"/>
          <w:szCs w:val="22"/>
        </w:rPr>
        <w:t>Prod</w:t>
      </w:r>
      <w:r w:rsidRPr="00274E83">
        <w:rPr>
          <w:color w:val="575757"/>
          <w:szCs w:val="22"/>
        </w:rPr>
        <w:t>ávajícímu 3:</w:t>
      </w:r>
    </w:p>
    <w:p w14:paraId="0B61D9F8" w14:textId="6BE5FE41" w:rsidR="00851FB0" w:rsidRPr="00274E83" w:rsidRDefault="00851FB0" w:rsidP="00851FB0">
      <w:pPr>
        <w:widowControl w:val="0"/>
        <w:spacing w:after="0" w:line="300" w:lineRule="exact"/>
        <w:ind w:left="2127" w:hanging="1134"/>
        <w:rPr>
          <w:rFonts w:ascii="Corbel" w:hAnsi="Corbel"/>
          <w:bCs/>
          <w:color w:val="575757"/>
          <w:lang w:eastAsia="en-US"/>
        </w:rPr>
      </w:pPr>
      <w:r w:rsidRPr="00274E83">
        <w:rPr>
          <w:rFonts w:ascii="Corbel" w:hAnsi="Corbel"/>
          <w:color w:val="575757"/>
        </w:rPr>
        <w:t xml:space="preserve">Adresa: </w:t>
      </w:r>
      <w:r w:rsidRPr="00274E83">
        <w:rPr>
          <w:rFonts w:ascii="Corbel" w:hAnsi="Corbel"/>
          <w:color w:val="575757"/>
        </w:rPr>
        <w:tab/>
      </w:r>
      <w:r w:rsidR="004B0FFE" w:rsidRPr="00274E83">
        <w:rPr>
          <w:rFonts w:ascii="Corbel" w:hAnsi="Corbel"/>
          <w:color w:val="595959" w:themeColor="text1" w:themeTint="A6"/>
        </w:rPr>
        <w:t>č.p. 208, 289 14 Chrást</w:t>
      </w:r>
    </w:p>
    <w:p w14:paraId="455C312E" w14:textId="2BF60AE1" w:rsidR="00851FB0" w:rsidRPr="00274E83" w:rsidRDefault="00851FB0" w:rsidP="00851FB0">
      <w:pPr>
        <w:widowControl w:val="0"/>
        <w:spacing w:after="0" w:line="300" w:lineRule="exact"/>
        <w:ind w:left="2127" w:hanging="1134"/>
        <w:rPr>
          <w:rFonts w:ascii="Corbel" w:hAnsi="Corbel"/>
          <w:bCs/>
          <w:color w:val="575757"/>
          <w:lang w:eastAsia="en-US"/>
        </w:rPr>
      </w:pPr>
      <w:r w:rsidRPr="00274E83">
        <w:rPr>
          <w:rFonts w:ascii="Corbel" w:hAnsi="Corbel"/>
          <w:bCs/>
          <w:color w:val="575757"/>
          <w:lang w:eastAsia="en-US"/>
        </w:rPr>
        <w:t xml:space="preserve">E-mail: </w:t>
      </w:r>
      <w:r w:rsidRPr="00274E83">
        <w:rPr>
          <w:rFonts w:ascii="Corbel" w:hAnsi="Corbel"/>
          <w:bCs/>
          <w:color w:val="575757"/>
          <w:lang w:eastAsia="en-US"/>
        </w:rPr>
        <w:tab/>
      </w:r>
      <w:r w:rsidR="00195918" w:rsidRPr="00274E83">
        <w:rPr>
          <w:rFonts w:ascii="Corbel" w:hAnsi="Corbel"/>
          <w:color w:val="575757"/>
        </w:rPr>
        <w:t>mirek.branka@seznam.cz</w:t>
      </w:r>
    </w:p>
    <w:p w14:paraId="083A8E49" w14:textId="23C03E0C" w:rsidR="00570352" w:rsidRPr="00274E83" w:rsidRDefault="00570352" w:rsidP="003D211A">
      <w:pPr>
        <w:pStyle w:val="NoSpacing"/>
        <w:widowControl w:val="0"/>
        <w:numPr>
          <w:ilvl w:val="0"/>
          <w:numId w:val="5"/>
        </w:numPr>
        <w:ind w:left="993" w:hanging="425"/>
        <w:rPr>
          <w:color w:val="575757"/>
          <w:szCs w:val="22"/>
        </w:rPr>
      </w:pPr>
      <w:r w:rsidRPr="00274E83">
        <w:rPr>
          <w:color w:val="575757"/>
          <w:szCs w:val="22"/>
        </w:rPr>
        <w:t xml:space="preserve">Oznámení určená </w:t>
      </w:r>
      <w:r w:rsidR="00F359B7" w:rsidRPr="00274E83">
        <w:rPr>
          <w:color w:val="575757"/>
          <w:szCs w:val="22"/>
        </w:rPr>
        <w:t>Kup</w:t>
      </w:r>
      <w:r w:rsidRPr="00274E83">
        <w:rPr>
          <w:color w:val="575757"/>
          <w:szCs w:val="22"/>
        </w:rPr>
        <w:t>ujícímu:</w:t>
      </w:r>
    </w:p>
    <w:p w14:paraId="4971344D" w14:textId="1A4A8651" w:rsidR="00570352" w:rsidRPr="00F56967" w:rsidRDefault="00570352" w:rsidP="00F56967">
      <w:pPr>
        <w:widowControl w:val="0"/>
        <w:spacing w:after="0" w:line="300" w:lineRule="exact"/>
        <w:ind w:left="2127" w:hanging="1134"/>
        <w:rPr>
          <w:rFonts w:ascii="Corbel" w:hAnsi="Corbel"/>
          <w:color w:val="575757"/>
        </w:rPr>
      </w:pPr>
      <w:r w:rsidRPr="00F56967">
        <w:rPr>
          <w:rFonts w:ascii="Corbel" w:hAnsi="Corbel"/>
          <w:color w:val="575757"/>
        </w:rPr>
        <w:t>Adresa:</w:t>
      </w:r>
      <w:r w:rsidRPr="00F56967">
        <w:rPr>
          <w:rFonts w:ascii="Corbel" w:hAnsi="Corbel"/>
          <w:color w:val="575757"/>
        </w:rPr>
        <w:tab/>
      </w:r>
      <w:r w:rsidR="000B29A7" w:rsidRPr="00CD1282">
        <w:rPr>
          <w:rFonts w:ascii="Corbel" w:hAnsi="Corbel"/>
          <w:color w:val="595959" w:themeColor="text1" w:themeTint="A6"/>
        </w:rPr>
        <w:t>Praha 9, Pod Šancemi 444/1</w:t>
      </w:r>
    </w:p>
    <w:p w14:paraId="782F0211" w14:textId="77777777" w:rsidR="000B29A7" w:rsidRPr="00F56967" w:rsidRDefault="000B29A7" w:rsidP="008D08CE">
      <w:pPr>
        <w:widowControl w:val="0"/>
        <w:spacing w:after="120" w:line="300" w:lineRule="exact"/>
        <w:ind w:left="2126" w:hanging="1134"/>
        <w:contextualSpacing/>
        <w:rPr>
          <w:rFonts w:ascii="Corbel" w:hAnsi="Corbel"/>
          <w:color w:val="575757"/>
        </w:rPr>
      </w:pPr>
      <w:r w:rsidRPr="00F56967">
        <w:rPr>
          <w:rFonts w:ascii="Corbel" w:hAnsi="Corbel"/>
          <w:color w:val="575757"/>
        </w:rPr>
        <w:t>K rukám:</w:t>
      </w:r>
      <w:r w:rsidRPr="00F56967">
        <w:rPr>
          <w:rFonts w:ascii="Corbel" w:hAnsi="Corbel"/>
          <w:color w:val="575757"/>
        </w:rPr>
        <w:tab/>
      </w:r>
      <w:r>
        <w:rPr>
          <w:rFonts w:ascii="Corbel" w:hAnsi="Corbel"/>
          <w:color w:val="575757"/>
        </w:rPr>
        <w:t xml:space="preserve">Michala </w:t>
      </w:r>
      <w:proofErr w:type="spellStart"/>
      <w:r>
        <w:rPr>
          <w:rFonts w:ascii="Corbel" w:hAnsi="Corbel"/>
          <w:color w:val="575757"/>
        </w:rPr>
        <w:t>Čoupka</w:t>
      </w:r>
      <w:proofErr w:type="spellEnd"/>
    </w:p>
    <w:p w14:paraId="16F04724" w14:textId="6E6A7EB3" w:rsidR="00570352" w:rsidRPr="00F56967" w:rsidRDefault="00570352" w:rsidP="008D08CE">
      <w:pPr>
        <w:widowControl w:val="0"/>
        <w:spacing w:after="0" w:line="300" w:lineRule="exact"/>
        <w:ind w:left="2126" w:hanging="1134"/>
        <w:contextualSpacing/>
        <w:rPr>
          <w:rFonts w:ascii="Corbel" w:hAnsi="Corbel"/>
          <w:color w:val="575757"/>
          <w:lang w:eastAsia="ja-JP"/>
        </w:rPr>
      </w:pPr>
      <w:r w:rsidRPr="00F56967">
        <w:rPr>
          <w:rFonts w:ascii="Corbel" w:hAnsi="Corbel"/>
          <w:color w:val="575757"/>
        </w:rPr>
        <w:t>E-mail:</w:t>
      </w:r>
      <w:r w:rsidRPr="00F56967">
        <w:rPr>
          <w:rFonts w:ascii="Corbel" w:hAnsi="Corbel"/>
          <w:color w:val="575757"/>
        </w:rPr>
        <w:tab/>
      </w:r>
      <w:hyperlink r:id="rId8" w:history="1">
        <w:r w:rsidR="000B29A7" w:rsidRPr="00243DA5">
          <w:rPr>
            <w:rStyle w:val="Hyperlink"/>
            <w:rFonts w:ascii="Corbel" w:hAnsi="Corbel"/>
            <w:lang w:eastAsia="ja-JP"/>
          </w:rPr>
          <w:t>michal.coupek@psas.cz</w:t>
        </w:r>
      </w:hyperlink>
      <w:r w:rsidR="000B29A7">
        <w:rPr>
          <w:rFonts w:ascii="Corbel" w:hAnsi="Corbel"/>
          <w:color w:val="575757"/>
          <w:lang w:eastAsia="ja-JP"/>
        </w:rPr>
        <w:t xml:space="preserve"> a </w:t>
      </w:r>
      <w:r w:rsidR="0002304C">
        <w:rPr>
          <w:rFonts w:ascii="Corbel" w:hAnsi="Corbel"/>
          <w:color w:val="575757"/>
          <w:lang w:eastAsia="ja-JP"/>
        </w:rPr>
        <w:t xml:space="preserve">v kopii </w:t>
      </w:r>
      <w:hyperlink r:id="rId9" w:history="1">
        <w:r w:rsidR="003D211A" w:rsidRPr="00262F7C">
          <w:rPr>
            <w:rStyle w:val="Hyperlink"/>
            <w:rFonts w:ascii="Corbel" w:hAnsi="Corbel"/>
            <w:lang w:eastAsia="ja-JP"/>
          </w:rPr>
          <w:t>michal.palinkas@actlegal-rhl.com</w:t>
        </w:r>
      </w:hyperlink>
      <w:r w:rsidR="003D211A">
        <w:rPr>
          <w:rFonts w:ascii="Corbel" w:hAnsi="Corbel"/>
          <w:color w:val="575757"/>
          <w:lang w:eastAsia="ja-JP"/>
        </w:rPr>
        <w:t xml:space="preserve"> </w:t>
      </w:r>
    </w:p>
    <w:p w14:paraId="0137C62D" w14:textId="77777777" w:rsidR="00796A49" w:rsidRPr="00F56967" w:rsidRDefault="003B0464" w:rsidP="00230CA2">
      <w:pPr>
        <w:pStyle w:val="Heading3"/>
        <w:widowControl w:val="0"/>
        <w:rPr>
          <w:rFonts w:ascii="Corbel" w:hAnsi="Corbel"/>
          <w:color w:val="575757"/>
          <w:sz w:val="22"/>
          <w:szCs w:val="22"/>
        </w:rPr>
      </w:pPr>
      <w:bookmarkStart w:id="415" w:name="_Ref417048087"/>
      <w:r w:rsidRPr="00F56967">
        <w:rPr>
          <w:rFonts w:ascii="Corbel" w:hAnsi="Corbel"/>
          <w:color w:val="575757"/>
          <w:sz w:val="22"/>
          <w:szCs w:val="22"/>
        </w:rPr>
        <w:t xml:space="preserve">Veškerá </w:t>
      </w:r>
      <w:r w:rsidR="00C0037B" w:rsidRPr="00F56967">
        <w:rPr>
          <w:rFonts w:ascii="Corbel" w:hAnsi="Corbel"/>
          <w:color w:val="575757"/>
          <w:sz w:val="22"/>
          <w:szCs w:val="22"/>
        </w:rPr>
        <w:t>Sdělení</w:t>
      </w:r>
      <w:r w:rsidRPr="00F56967">
        <w:rPr>
          <w:rFonts w:ascii="Corbel" w:hAnsi="Corbel"/>
          <w:color w:val="575757"/>
          <w:sz w:val="22"/>
          <w:szCs w:val="22"/>
        </w:rPr>
        <w:t xml:space="preserve"> určená Smluvní straně budou považována za řádně učiněná, pokud budou doručena osobně, doporučenou poštou </w:t>
      </w:r>
      <w:r w:rsidR="00357B08" w:rsidRPr="00F56967">
        <w:rPr>
          <w:rFonts w:ascii="Corbel" w:hAnsi="Corbel"/>
          <w:color w:val="575757"/>
          <w:sz w:val="22"/>
          <w:szCs w:val="22"/>
        </w:rPr>
        <w:t>a/</w:t>
      </w:r>
      <w:r w:rsidRPr="00F56967">
        <w:rPr>
          <w:rFonts w:ascii="Corbel" w:hAnsi="Corbel"/>
          <w:color w:val="575757"/>
          <w:sz w:val="22"/>
          <w:szCs w:val="22"/>
        </w:rPr>
        <w:t xml:space="preserve">nebo e-mailem, a to na kontaktní údaje uvedené v této Smlouvě nebo na jinou adresu, kterou příslušná Smluvní strana písemně sdělí </w:t>
      </w:r>
      <w:r w:rsidR="0030236C" w:rsidRPr="00F56967">
        <w:rPr>
          <w:rFonts w:ascii="Corbel" w:hAnsi="Corbel"/>
          <w:color w:val="575757"/>
          <w:sz w:val="22"/>
          <w:szCs w:val="22"/>
        </w:rPr>
        <w:t xml:space="preserve">ostatním </w:t>
      </w:r>
      <w:r w:rsidRPr="00F56967">
        <w:rPr>
          <w:rFonts w:ascii="Corbel" w:hAnsi="Corbel"/>
          <w:color w:val="575757"/>
          <w:sz w:val="22"/>
          <w:szCs w:val="22"/>
        </w:rPr>
        <w:t>Smluvní</w:t>
      </w:r>
      <w:r w:rsidR="0030236C" w:rsidRPr="00F56967">
        <w:rPr>
          <w:rFonts w:ascii="Corbel" w:hAnsi="Corbel"/>
          <w:color w:val="575757"/>
          <w:sz w:val="22"/>
          <w:szCs w:val="22"/>
        </w:rPr>
        <w:t>m stranám</w:t>
      </w:r>
      <w:r w:rsidRPr="00F56967">
        <w:rPr>
          <w:rFonts w:ascii="Corbel" w:hAnsi="Corbel"/>
          <w:color w:val="575757"/>
          <w:sz w:val="22"/>
          <w:szCs w:val="22"/>
        </w:rPr>
        <w:t>; oznámení o změně kontaktních údajů nabývá účinnosti 3</w:t>
      </w:r>
      <w:r w:rsidR="00C34AAB" w:rsidRPr="00F56967">
        <w:rPr>
          <w:rFonts w:ascii="Corbel" w:hAnsi="Corbel"/>
          <w:color w:val="575757"/>
          <w:sz w:val="22"/>
          <w:szCs w:val="22"/>
        </w:rPr>
        <w:t>. </w:t>
      </w:r>
      <w:r w:rsidRPr="00F56967">
        <w:rPr>
          <w:rFonts w:ascii="Corbel" w:hAnsi="Corbel"/>
          <w:color w:val="575757"/>
          <w:sz w:val="22"/>
          <w:szCs w:val="22"/>
        </w:rPr>
        <w:t xml:space="preserve">den po jeho doručení </w:t>
      </w:r>
      <w:r w:rsidR="0030236C" w:rsidRPr="00F56967">
        <w:rPr>
          <w:rFonts w:ascii="Corbel" w:hAnsi="Corbel"/>
          <w:color w:val="575757"/>
          <w:sz w:val="22"/>
          <w:szCs w:val="22"/>
        </w:rPr>
        <w:t xml:space="preserve">ostatním </w:t>
      </w:r>
      <w:r w:rsidRPr="00F56967">
        <w:rPr>
          <w:rFonts w:ascii="Corbel" w:hAnsi="Corbel"/>
          <w:color w:val="575757"/>
          <w:sz w:val="22"/>
          <w:szCs w:val="22"/>
        </w:rPr>
        <w:t>Smluvní</w:t>
      </w:r>
      <w:r w:rsidR="0030236C" w:rsidRPr="00F56967">
        <w:rPr>
          <w:rFonts w:ascii="Corbel" w:hAnsi="Corbel"/>
          <w:color w:val="575757"/>
          <w:sz w:val="22"/>
          <w:szCs w:val="22"/>
        </w:rPr>
        <w:t>m stranám,</w:t>
      </w:r>
      <w:r w:rsidRPr="00F56967">
        <w:rPr>
          <w:rFonts w:ascii="Corbel" w:hAnsi="Corbel"/>
          <w:color w:val="575757"/>
          <w:sz w:val="22"/>
          <w:szCs w:val="22"/>
        </w:rPr>
        <w:t xml:space="preserve"> nebo v pozdější den uvedený v takovém oznámení.</w:t>
      </w:r>
      <w:bookmarkEnd w:id="415"/>
    </w:p>
    <w:p w14:paraId="53BA50D6" w14:textId="38A93923" w:rsidR="00B227AB" w:rsidRPr="00F56967" w:rsidRDefault="00570352" w:rsidP="00230CA2">
      <w:pPr>
        <w:pStyle w:val="Heading3"/>
        <w:widowControl w:val="0"/>
        <w:rPr>
          <w:rFonts w:ascii="Corbel" w:hAnsi="Corbel"/>
          <w:color w:val="575757"/>
          <w:sz w:val="22"/>
          <w:szCs w:val="22"/>
        </w:rPr>
      </w:pPr>
      <w:r w:rsidRPr="00F56967">
        <w:rPr>
          <w:rFonts w:ascii="Corbel" w:hAnsi="Corbel"/>
          <w:color w:val="575757"/>
          <w:sz w:val="22"/>
          <w:szCs w:val="22"/>
        </w:rPr>
        <w:t xml:space="preserve">Veškerá </w:t>
      </w:r>
      <w:r w:rsidR="00C0037B" w:rsidRPr="00F56967">
        <w:rPr>
          <w:rFonts w:ascii="Corbel" w:hAnsi="Corbel"/>
          <w:color w:val="575757"/>
          <w:sz w:val="22"/>
          <w:szCs w:val="22"/>
        </w:rPr>
        <w:t>Sdělení</w:t>
      </w:r>
      <w:r w:rsidRPr="00F56967">
        <w:rPr>
          <w:rFonts w:ascii="Corbel" w:hAnsi="Corbel"/>
          <w:color w:val="575757"/>
          <w:sz w:val="22"/>
          <w:szCs w:val="22"/>
        </w:rPr>
        <w:t xml:space="preserve"> určená příslušné Smluvní straně budou považována za doručená 3.</w:t>
      </w:r>
      <w:r w:rsidR="002776A1" w:rsidRPr="00F56967">
        <w:rPr>
          <w:rFonts w:ascii="Corbel" w:hAnsi="Corbel"/>
          <w:color w:val="575757"/>
          <w:sz w:val="22"/>
          <w:szCs w:val="22"/>
        </w:rPr>
        <w:t> </w:t>
      </w:r>
      <w:r w:rsidR="00D56F98" w:rsidRPr="00F56967">
        <w:rPr>
          <w:rFonts w:ascii="Corbel" w:hAnsi="Corbel"/>
          <w:color w:val="575757"/>
          <w:sz w:val="22"/>
          <w:szCs w:val="22"/>
        </w:rPr>
        <w:t xml:space="preserve">pracovní </w:t>
      </w:r>
      <w:r w:rsidRPr="00F56967">
        <w:rPr>
          <w:rFonts w:ascii="Corbel" w:hAnsi="Corbel"/>
          <w:color w:val="575757"/>
          <w:sz w:val="22"/>
          <w:szCs w:val="22"/>
        </w:rPr>
        <w:t xml:space="preserve">den po jejich odeslání, byla-li odeslána některým ze způsobů uvedených v článku </w:t>
      </w:r>
      <w:r w:rsidR="00FF46E5" w:rsidRPr="00F56967">
        <w:rPr>
          <w:rFonts w:ascii="Corbel" w:hAnsi="Corbel"/>
          <w:color w:val="575757"/>
          <w:sz w:val="22"/>
          <w:szCs w:val="22"/>
        </w:rPr>
        <w:fldChar w:fldCharType="begin"/>
      </w:r>
      <w:r w:rsidR="0058619F" w:rsidRPr="00F56967">
        <w:rPr>
          <w:rFonts w:ascii="Corbel" w:hAnsi="Corbel"/>
          <w:color w:val="575757"/>
          <w:sz w:val="22"/>
          <w:szCs w:val="22"/>
        </w:rPr>
        <w:instrText xml:space="preserve"> REF _Ref417048087 \r \h  \* MERGEFORMAT </w:instrText>
      </w:r>
      <w:r w:rsidR="00FF46E5" w:rsidRPr="00F56967">
        <w:rPr>
          <w:rFonts w:ascii="Corbel" w:hAnsi="Corbel"/>
          <w:color w:val="575757"/>
          <w:sz w:val="22"/>
          <w:szCs w:val="22"/>
        </w:rPr>
      </w:r>
      <w:r w:rsidR="00FF46E5" w:rsidRPr="00F56967">
        <w:rPr>
          <w:rFonts w:ascii="Corbel" w:hAnsi="Corbel"/>
          <w:color w:val="575757"/>
          <w:sz w:val="22"/>
          <w:szCs w:val="22"/>
        </w:rPr>
        <w:fldChar w:fldCharType="separate"/>
      </w:r>
      <w:r w:rsidR="00633A59">
        <w:rPr>
          <w:rFonts w:ascii="Corbel" w:hAnsi="Corbel"/>
          <w:color w:val="575757"/>
          <w:sz w:val="22"/>
          <w:szCs w:val="22"/>
        </w:rPr>
        <w:t>10.8</w:t>
      </w:r>
      <w:r w:rsidR="00FF46E5" w:rsidRPr="00F56967">
        <w:rPr>
          <w:rFonts w:ascii="Corbel" w:hAnsi="Corbel"/>
          <w:color w:val="575757"/>
          <w:sz w:val="22"/>
          <w:szCs w:val="22"/>
        </w:rPr>
        <w:fldChar w:fldCharType="end"/>
      </w:r>
      <w:r w:rsidRPr="00F56967">
        <w:rPr>
          <w:rFonts w:ascii="Corbel" w:hAnsi="Corbel"/>
          <w:color w:val="575757"/>
          <w:sz w:val="22"/>
          <w:szCs w:val="22"/>
        </w:rPr>
        <w:t xml:space="preserve"> na adresu příslušné Smluvní strany uvedenou v článku </w:t>
      </w:r>
      <w:r w:rsidR="00B04C14" w:rsidRPr="00F56967">
        <w:rPr>
          <w:rFonts w:ascii="Corbel" w:hAnsi="Corbel"/>
          <w:color w:val="575757"/>
          <w:sz w:val="22"/>
          <w:szCs w:val="22"/>
        </w:rPr>
        <w:fldChar w:fldCharType="begin"/>
      </w:r>
      <w:r w:rsidR="00B04C14" w:rsidRPr="00F56967">
        <w:rPr>
          <w:rFonts w:ascii="Corbel" w:hAnsi="Corbel"/>
          <w:color w:val="575757"/>
          <w:sz w:val="22"/>
          <w:szCs w:val="22"/>
        </w:rPr>
        <w:instrText xml:space="preserve"> REF _Ref486342860 \r \h  \* MERGEFORMAT </w:instrText>
      </w:r>
      <w:r w:rsidR="00B04C14" w:rsidRPr="00F56967">
        <w:rPr>
          <w:rFonts w:ascii="Corbel" w:hAnsi="Corbel"/>
          <w:color w:val="575757"/>
          <w:sz w:val="22"/>
          <w:szCs w:val="22"/>
        </w:rPr>
      </w:r>
      <w:r w:rsidR="00B04C14" w:rsidRPr="00F56967">
        <w:rPr>
          <w:rFonts w:ascii="Corbel" w:hAnsi="Corbel"/>
          <w:color w:val="575757"/>
          <w:sz w:val="22"/>
          <w:szCs w:val="22"/>
        </w:rPr>
        <w:fldChar w:fldCharType="separate"/>
      </w:r>
      <w:r w:rsidR="00633A59">
        <w:rPr>
          <w:rFonts w:ascii="Corbel" w:hAnsi="Corbel"/>
          <w:color w:val="575757"/>
          <w:sz w:val="22"/>
          <w:szCs w:val="22"/>
        </w:rPr>
        <w:t>10.7</w:t>
      </w:r>
      <w:r w:rsidR="00B04C14" w:rsidRPr="00F56967">
        <w:rPr>
          <w:rFonts w:ascii="Corbel" w:hAnsi="Corbel"/>
          <w:color w:val="575757"/>
          <w:sz w:val="22"/>
          <w:szCs w:val="22"/>
        </w:rPr>
        <w:fldChar w:fldCharType="end"/>
      </w:r>
      <w:r w:rsidRPr="00F56967">
        <w:rPr>
          <w:rFonts w:ascii="Corbel" w:hAnsi="Corbel"/>
          <w:color w:val="575757"/>
          <w:sz w:val="22"/>
          <w:szCs w:val="22"/>
        </w:rPr>
        <w:t xml:space="preserve">, ledaže bylo </w:t>
      </w:r>
      <w:r w:rsidR="00C0037B" w:rsidRPr="00F56967">
        <w:rPr>
          <w:rFonts w:ascii="Corbel" w:hAnsi="Corbel"/>
          <w:color w:val="575757"/>
          <w:sz w:val="22"/>
          <w:szCs w:val="22"/>
        </w:rPr>
        <w:t>Sdělení</w:t>
      </w:r>
      <w:r w:rsidRPr="00F56967">
        <w:rPr>
          <w:rFonts w:ascii="Corbel" w:hAnsi="Corbel"/>
          <w:color w:val="575757"/>
          <w:sz w:val="22"/>
          <w:szCs w:val="22"/>
        </w:rPr>
        <w:t xml:space="preserve"> prokazatelně doručeno </w:t>
      </w:r>
      <w:r w:rsidR="00D56F98" w:rsidRPr="00F56967">
        <w:rPr>
          <w:rFonts w:ascii="Corbel" w:hAnsi="Corbel"/>
          <w:color w:val="575757"/>
          <w:sz w:val="22"/>
          <w:szCs w:val="22"/>
        </w:rPr>
        <w:t>dříve</w:t>
      </w:r>
      <w:r w:rsidRPr="00F56967">
        <w:rPr>
          <w:rFonts w:ascii="Corbel" w:hAnsi="Corbel"/>
          <w:color w:val="575757"/>
          <w:sz w:val="22"/>
          <w:szCs w:val="22"/>
        </w:rPr>
        <w:t>.</w:t>
      </w:r>
    </w:p>
    <w:p w14:paraId="2DBC0D31" w14:textId="77777777" w:rsidR="00FF6693" w:rsidRPr="00F56967" w:rsidRDefault="00473424" w:rsidP="00A7783A">
      <w:pPr>
        <w:pStyle w:val="Heading1"/>
        <w:ind w:left="567" w:hanging="567"/>
        <w:rPr>
          <w:rFonts w:ascii="Corbel" w:hAnsi="Corbel"/>
          <w:color w:val="575757"/>
          <w:szCs w:val="22"/>
        </w:rPr>
      </w:pPr>
      <w:r w:rsidRPr="00F56967">
        <w:rPr>
          <w:rFonts w:ascii="Corbel" w:hAnsi="Corbel"/>
          <w:color w:val="575757"/>
          <w:szCs w:val="22"/>
        </w:rPr>
        <w:t>Závěrečná ujednání</w:t>
      </w:r>
    </w:p>
    <w:p w14:paraId="742CB930" w14:textId="1C9B9800" w:rsidR="0082272F" w:rsidRPr="0082272F" w:rsidRDefault="0082272F" w:rsidP="00230CA2">
      <w:pPr>
        <w:pStyle w:val="Heading3"/>
        <w:widowControl w:val="0"/>
        <w:rPr>
          <w:rFonts w:ascii="Corbel" w:hAnsi="Corbel"/>
          <w:color w:val="575757"/>
          <w:sz w:val="22"/>
          <w:szCs w:val="22"/>
        </w:rPr>
      </w:pPr>
      <w:r w:rsidRPr="0082272F">
        <w:rPr>
          <w:rFonts w:ascii="Corbel" w:hAnsi="Corbel"/>
          <w:color w:val="575757"/>
          <w:sz w:val="22"/>
          <w:szCs w:val="22"/>
        </w:rPr>
        <w:t xml:space="preserve">Pro případ, že je tato </w:t>
      </w:r>
      <w:r>
        <w:rPr>
          <w:rFonts w:ascii="Corbel" w:hAnsi="Corbel"/>
          <w:color w:val="575757"/>
          <w:sz w:val="22"/>
          <w:szCs w:val="22"/>
        </w:rPr>
        <w:t>S</w:t>
      </w:r>
      <w:r w:rsidRPr="0082272F">
        <w:rPr>
          <w:rFonts w:ascii="Corbel" w:hAnsi="Corbel"/>
          <w:color w:val="575757"/>
          <w:sz w:val="22"/>
          <w:szCs w:val="22"/>
        </w:rPr>
        <w:t xml:space="preserve">mlouva uzavírána bez současné přítomnosti </w:t>
      </w:r>
      <w:r>
        <w:rPr>
          <w:rFonts w:ascii="Corbel" w:hAnsi="Corbel"/>
          <w:color w:val="575757"/>
          <w:sz w:val="22"/>
          <w:szCs w:val="22"/>
        </w:rPr>
        <w:t>všech</w:t>
      </w:r>
      <w:r w:rsidRPr="0082272F">
        <w:rPr>
          <w:rFonts w:ascii="Corbel" w:hAnsi="Corbel"/>
          <w:color w:val="575757"/>
          <w:sz w:val="22"/>
          <w:szCs w:val="22"/>
        </w:rPr>
        <w:t xml:space="preserve"> </w:t>
      </w:r>
      <w:r>
        <w:rPr>
          <w:rFonts w:ascii="Corbel" w:hAnsi="Corbel"/>
          <w:color w:val="575757"/>
          <w:sz w:val="22"/>
          <w:szCs w:val="22"/>
        </w:rPr>
        <w:t>Sm</w:t>
      </w:r>
      <w:r w:rsidRPr="0082272F">
        <w:rPr>
          <w:rFonts w:ascii="Corbel" w:hAnsi="Corbel"/>
          <w:color w:val="575757"/>
          <w:sz w:val="22"/>
          <w:szCs w:val="22"/>
        </w:rPr>
        <w:t xml:space="preserve">luvních stran, </w:t>
      </w:r>
      <w:r>
        <w:rPr>
          <w:rFonts w:ascii="Corbel" w:hAnsi="Corbel"/>
          <w:color w:val="575757"/>
          <w:sz w:val="22"/>
          <w:szCs w:val="22"/>
        </w:rPr>
        <w:t>S</w:t>
      </w:r>
      <w:r w:rsidRPr="0082272F">
        <w:rPr>
          <w:rFonts w:ascii="Corbel" w:hAnsi="Corbel"/>
          <w:color w:val="575757"/>
          <w:sz w:val="22"/>
          <w:szCs w:val="22"/>
        </w:rPr>
        <w:t xml:space="preserve">mluvní strany se ve smyslu § 1740 odst. 3 </w:t>
      </w:r>
      <w:r>
        <w:rPr>
          <w:rFonts w:ascii="Corbel" w:hAnsi="Corbel"/>
          <w:color w:val="575757"/>
          <w:sz w:val="22"/>
          <w:szCs w:val="22"/>
        </w:rPr>
        <w:t>O</w:t>
      </w:r>
      <w:r w:rsidRPr="0082272F">
        <w:rPr>
          <w:rFonts w:ascii="Corbel" w:hAnsi="Corbel"/>
          <w:color w:val="575757"/>
          <w:sz w:val="22"/>
          <w:szCs w:val="22"/>
        </w:rPr>
        <w:t xml:space="preserve">bčanského zákoníku dohodly, že </w:t>
      </w:r>
      <w:r>
        <w:rPr>
          <w:rFonts w:ascii="Corbel" w:hAnsi="Corbel"/>
          <w:color w:val="575757"/>
          <w:sz w:val="22"/>
          <w:szCs w:val="22"/>
        </w:rPr>
        <w:t>tato S</w:t>
      </w:r>
      <w:r w:rsidRPr="0082272F">
        <w:rPr>
          <w:rFonts w:ascii="Corbel" w:hAnsi="Corbel"/>
          <w:color w:val="575757"/>
          <w:sz w:val="22"/>
          <w:szCs w:val="22"/>
        </w:rPr>
        <w:t xml:space="preserve">mlouva není uzavřena, pokud některá ze </w:t>
      </w:r>
      <w:r>
        <w:rPr>
          <w:rFonts w:ascii="Corbel" w:hAnsi="Corbel"/>
          <w:color w:val="575757"/>
          <w:sz w:val="22"/>
          <w:szCs w:val="22"/>
        </w:rPr>
        <w:t>S</w:t>
      </w:r>
      <w:r w:rsidRPr="0082272F">
        <w:rPr>
          <w:rFonts w:ascii="Corbel" w:hAnsi="Corbel"/>
          <w:color w:val="575757"/>
          <w:sz w:val="22"/>
          <w:szCs w:val="22"/>
        </w:rPr>
        <w:t xml:space="preserve">mluvních stran podepíše </w:t>
      </w:r>
      <w:r>
        <w:rPr>
          <w:rFonts w:ascii="Corbel" w:hAnsi="Corbel"/>
          <w:color w:val="575757"/>
          <w:sz w:val="22"/>
          <w:szCs w:val="22"/>
        </w:rPr>
        <w:t>tuto S</w:t>
      </w:r>
      <w:r w:rsidRPr="0082272F">
        <w:rPr>
          <w:rFonts w:ascii="Corbel" w:hAnsi="Corbel"/>
          <w:color w:val="575757"/>
          <w:sz w:val="22"/>
          <w:szCs w:val="22"/>
        </w:rPr>
        <w:t>mlouvu s</w:t>
      </w:r>
      <w:r>
        <w:rPr>
          <w:rFonts w:ascii="Corbel" w:hAnsi="Corbel"/>
          <w:color w:val="575757"/>
          <w:sz w:val="22"/>
          <w:szCs w:val="22"/>
        </w:rPr>
        <w:t> </w:t>
      </w:r>
      <w:r w:rsidRPr="0082272F">
        <w:rPr>
          <w:rFonts w:ascii="Corbel" w:hAnsi="Corbel"/>
          <w:color w:val="575757"/>
          <w:sz w:val="22"/>
          <w:szCs w:val="22"/>
        </w:rPr>
        <w:t xml:space="preserve">jakoukoliv změnou, odchylkou nebo dodatkem, byť nepodstatného obsahu, ledaže </w:t>
      </w:r>
      <w:r>
        <w:rPr>
          <w:rFonts w:ascii="Corbel" w:hAnsi="Corbel"/>
          <w:color w:val="575757"/>
          <w:sz w:val="22"/>
          <w:szCs w:val="22"/>
        </w:rPr>
        <w:t>ostatní</w:t>
      </w:r>
      <w:r w:rsidRPr="0082272F">
        <w:rPr>
          <w:rFonts w:ascii="Corbel" w:hAnsi="Corbel"/>
          <w:color w:val="575757"/>
          <w:sz w:val="22"/>
          <w:szCs w:val="22"/>
        </w:rPr>
        <w:t xml:space="preserve"> </w:t>
      </w:r>
      <w:r>
        <w:rPr>
          <w:rFonts w:ascii="Corbel" w:hAnsi="Corbel"/>
          <w:color w:val="575757"/>
          <w:sz w:val="22"/>
          <w:szCs w:val="22"/>
        </w:rPr>
        <w:t>S</w:t>
      </w:r>
      <w:r w:rsidRPr="0082272F">
        <w:rPr>
          <w:rFonts w:ascii="Corbel" w:hAnsi="Corbel"/>
          <w:color w:val="575757"/>
          <w:sz w:val="22"/>
          <w:szCs w:val="22"/>
        </w:rPr>
        <w:t>mluvní stran</w:t>
      </w:r>
      <w:r>
        <w:rPr>
          <w:rFonts w:ascii="Corbel" w:hAnsi="Corbel"/>
          <w:color w:val="575757"/>
          <w:sz w:val="22"/>
          <w:szCs w:val="22"/>
        </w:rPr>
        <w:t>y</w:t>
      </w:r>
      <w:r w:rsidRPr="0082272F">
        <w:rPr>
          <w:rFonts w:ascii="Corbel" w:hAnsi="Corbel"/>
          <w:color w:val="575757"/>
          <w:sz w:val="22"/>
          <w:szCs w:val="22"/>
        </w:rPr>
        <w:t xml:space="preserve"> takovou změnu, odchylku nebo dodatek následně písemně výslovně schválí.</w:t>
      </w:r>
    </w:p>
    <w:p w14:paraId="2252E1E0" w14:textId="0D684506" w:rsidR="003B0464" w:rsidRPr="00F56967" w:rsidRDefault="003B0464" w:rsidP="00230CA2">
      <w:pPr>
        <w:pStyle w:val="Heading3"/>
        <w:widowControl w:val="0"/>
        <w:rPr>
          <w:rFonts w:ascii="Corbel" w:hAnsi="Corbel"/>
          <w:color w:val="575757"/>
          <w:sz w:val="22"/>
          <w:szCs w:val="22"/>
        </w:rPr>
      </w:pPr>
      <w:r w:rsidRPr="00F56967">
        <w:rPr>
          <w:rFonts w:ascii="Corbel" w:hAnsi="Corbel"/>
          <w:color w:val="575757"/>
          <w:sz w:val="22"/>
          <w:szCs w:val="22"/>
        </w:rPr>
        <w:t>Tato Smlouva a veškeré dodatky k ní se řídí právními předpisy České republiky a budou vykládány v souladu s nimi.</w:t>
      </w:r>
    </w:p>
    <w:p w14:paraId="60B01661" w14:textId="45BFFA97" w:rsidR="00570352" w:rsidRPr="00F56967" w:rsidDel="00080DEB" w:rsidRDefault="00570352" w:rsidP="00230CA2">
      <w:pPr>
        <w:pStyle w:val="Heading3"/>
        <w:widowControl w:val="0"/>
        <w:rPr>
          <w:del w:id="416" w:author="Damian Struk" w:date="2024-11-09T13:09:00Z" w16du:dateUtc="2024-11-09T12:09:00Z"/>
          <w:rFonts w:ascii="Corbel" w:hAnsi="Corbel"/>
          <w:color w:val="575757"/>
          <w:sz w:val="22"/>
          <w:szCs w:val="22"/>
        </w:rPr>
      </w:pPr>
      <w:del w:id="417" w:author="Damian Struk" w:date="2024-11-09T13:09:00Z" w16du:dateUtc="2024-11-09T12:09:00Z">
        <w:r w:rsidRPr="00F56967" w:rsidDel="00080DEB">
          <w:rPr>
            <w:rFonts w:ascii="Corbel" w:hAnsi="Corbel"/>
            <w:color w:val="575757"/>
            <w:sz w:val="22"/>
            <w:szCs w:val="22"/>
          </w:rPr>
          <w:delText xml:space="preserve">V případě, že jakékoli ujednání této Smlouvy je či se v budoucnu stane </w:delText>
        </w:r>
        <w:r w:rsidR="00357B08" w:rsidRPr="00F56967" w:rsidDel="00080DEB">
          <w:rPr>
            <w:rFonts w:ascii="Corbel" w:hAnsi="Corbel"/>
            <w:color w:val="575757"/>
            <w:sz w:val="22"/>
            <w:szCs w:val="22"/>
          </w:rPr>
          <w:delText xml:space="preserve">nicotným, </w:delText>
        </w:r>
        <w:r w:rsidRPr="00F56967" w:rsidDel="00080DEB">
          <w:rPr>
            <w:rFonts w:ascii="Corbel" w:hAnsi="Corbel"/>
            <w:color w:val="575757"/>
            <w:sz w:val="22"/>
            <w:szCs w:val="22"/>
          </w:rPr>
          <w:delText xml:space="preserve">neplatným, neúčinným </w:delText>
        </w:r>
        <w:r w:rsidR="00357B08" w:rsidRPr="00F56967" w:rsidDel="00080DEB">
          <w:rPr>
            <w:rFonts w:ascii="Corbel" w:hAnsi="Corbel"/>
            <w:color w:val="575757"/>
            <w:sz w:val="22"/>
            <w:szCs w:val="22"/>
          </w:rPr>
          <w:delText>a/</w:delText>
        </w:r>
        <w:r w:rsidRPr="00F56967" w:rsidDel="00080DEB">
          <w:rPr>
            <w:rFonts w:ascii="Corbel" w:hAnsi="Corbel"/>
            <w:color w:val="575757"/>
            <w:sz w:val="22"/>
            <w:szCs w:val="22"/>
          </w:rPr>
          <w:delText xml:space="preserve">nebo nevymahatelným, zůstávají ostatní ujednání této Smlouvy v platnosti a účinnosti, pokud z povahy takového </w:delText>
        </w:r>
        <w:r w:rsidR="00357B08" w:rsidRPr="00F56967" w:rsidDel="00080DEB">
          <w:rPr>
            <w:rFonts w:ascii="Corbel" w:hAnsi="Corbel"/>
            <w:color w:val="575757"/>
            <w:sz w:val="22"/>
            <w:szCs w:val="22"/>
          </w:rPr>
          <w:delText xml:space="preserve">nicotného, </w:delText>
        </w:r>
        <w:r w:rsidRPr="00F56967" w:rsidDel="00080DEB">
          <w:rPr>
            <w:rFonts w:ascii="Corbel" w:hAnsi="Corbel"/>
            <w:color w:val="575757"/>
            <w:sz w:val="22"/>
            <w:szCs w:val="22"/>
          </w:rPr>
          <w:delText xml:space="preserve">neplatného, neúčinného </w:delText>
        </w:r>
        <w:r w:rsidR="00357B08" w:rsidRPr="00F56967" w:rsidDel="00080DEB">
          <w:rPr>
            <w:rFonts w:ascii="Corbel" w:hAnsi="Corbel"/>
            <w:color w:val="575757"/>
            <w:sz w:val="22"/>
            <w:szCs w:val="22"/>
          </w:rPr>
          <w:delText>a/nebo</w:delText>
        </w:r>
        <w:r w:rsidRPr="00F56967" w:rsidDel="00080DEB">
          <w:rPr>
            <w:rFonts w:ascii="Corbel" w:hAnsi="Corbel"/>
            <w:color w:val="575757"/>
            <w:sz w:val="22"/>
            <w:szCs w:val="22"/>
          </w:rPr>
          <w:delText xml:space="preserve"> nevymahatelného ujednání nebo z jeho obsahu anebo z okolností, za nichž bylo uzavřeno, nevyplývá, že je nelze oddělit od ostatního obsahu této Smlouvy. </w:delText>
        </w:r>
        <w:r w:rsidR="009702BC" w:rsidDel="00080DEB">
          <w:rPr>
            <w:rFonts w:ascii="Corbel" w:hAnsi="Corbel"/>
            <w:color w:val="575757"/>
            <w:sz w:val="22"/>
            <w:szCs w:val="22"/>
          </w:rPr>
          <w:delText>Smluvní strany</w:delText>
        </w:r>
        <w:r w:rsidR="00A7783A" w:rsidRPr="00F56967" w:rsidDel="00080DEB">
          <w:rPr>
            <w:rFonts w:ascii="Corbel" w:hAnsi="Corbel"/>
            <w:color w:val="575757"/>
            <w:sz w:val="22"/>
            <w:szCs w:val="22"/>
          </w:rPr>
          <w:delText xml:space="preserve"> </w:delText>
        </w:r>
        <w:r w:rsidRPr="00F56967" w:rsidDel="00080DEB">
          <w:rPr>
            <w:rFonts w:ascii="Corbel" w:hAnsi="Corbel"/>
            <w:color w:val="575757"/>
            <w:sz w:val="22"/>
            <w:szCs w:val="22"/>
          </w:rPr>
          <w:delText xml:space="preserve">se pro takový případ zavazují nahradit </w:delText>
        </w:r>
        <w:r w:rsidR="00357B08" w:rsidRPr="00F56967" w:rsidDel="00080DEB">
          <w:rPr>
            <w:rFonts w:ascii="Corbel" w:hAnsi="Corbel"/>
            <w:color w:val="575757"/>
            <w:sz w:val="22"/>
            <w:szCs w:val="22"/>
          </w:rPr>
          <w:delText xml:space="preserve">nicotné, </w:delText>
        </w:r>
        <w:r w:rsidRPr="00F56967" w:rsidDel="00080DEB">
          <w:rPr>
            <w:rFonts w:ascii="Corbel" w:hAnsi="Corbel"/>
            <w:color w:val="575757"/>
            <w:sz w:val="22"/>
            <w:szCs w:val="22"/>
          </w:rPr>
          <w:delText xml:space="preserve">neplatné, neúčinné </w:delText>
        </w:r>
        <w:r w:rsidR="00357B08" w:rsidRPr="00F56967" w:rsidDel="00080DEB">
          <w:rPr>
            <w:rFonts w:ascii="Corbel" w:hAnsi="Corbel"/>
            <w:color w:val="575757"/>
            <w:sz w:val="22"/>
            <w:szCs w:val="22"/>
          </w:rPr>
          <w:delText>a/</w:delText>
        </w:r>
        <w:r w:rsidRPr="00F56967" w:rsidDel="00080DEB">
          <w:rPr>
            <w:rFonts w:ascii="Corbel" w:hAnsi="Corbel"/>
            <w:color w:val="575757"/>
            <w:sz w:val="22"/>
            <w:szCs w:val="22"/>
          </w:rPr>
          <w:delText xml:space="preserve">nebo nevymahatelné ujednání této Smlouvy jiným ujednáním, které svým obsahem, účelem a smyslem odpovídá nejlépe původnímu ujednání a této Smlouvě jako celku. V této souvislosti se </w:delText>
        </w:r>
        <w:r w:rsidR="009702BC" w:rsidDel="00080DEB">
          <w:rPr>
            <w:rFonts w:ascii="Corbel" w:hAnsi="Corbel"/>
            <w:color w:val="575757"/>
            <w:sz w:val="22"/>
            <w:szCs w:val="22"/>
          </w:rPr>
          <w:delText>Smluvní strany</w:delText>
        </w:r>
        <w:r w:rsidR="00A7783A" w:rsidRPr="00F56967" w:rsidDel="00080DEB">
          <w:rPr>
            <w:rFonts w:ascii="Corbel" w:hAnsi="Corbel"/>
            <w:color w:val="575757"/>
            <w:sz w:val="22"/>
            <w:szCs w:val="22"/>
          </w:rPr>
          <w:delText xml:space="preserve"> </w:delText>
        </w:r>
        <w:r w:rsidRPr="00F56967" w:rsidDel="00080DEB">
          <w:rPr>
            <w:rFonts w:ascii="Corbel" w:hAnsi="Corbel"/>
            <w:color w:val="575757"/>
            <w:sz w:val="22"/>
            <w:szCs w:val="22"/>
          </w:rPr>
          <w:delText xml:space="preserve">zavazují v dobré víře a účinně jednat za účelem dosažení dohody o takovém nahrazení </w:delText>
        </w:r>
        <w:r w:rsidR="00357B08" w:rsidRPr="00F56967" w:rsidDel="00080DEB">
          <w:rPr>
            <w:rFonts w:ascii="Corbel" w:hAnsi="Corbel"/>
            <w:color w:val="575757"/>
            <w:sz w:val="22"/>
            <w:szCs w:val="22"/>
          </w:rPr>
          <w:delText xml:space="preserve">nicotného, </w:delText>
        </w:r>
        <w:r w:rsidRPr="00F56967" w:rsidDel="00080DEB">
          <w:rPr>
            <w:rFonts w:ascii="Corbel" w:hAnsi="Corbel"/>
            <w:color w:val="575757"/>
            <w:sz w:val="22"/>
            <w:szCs w:val="22"/>
          </w:rPr>
          <w:delText xml:space="preserve">neplatného, neúčinného </w:delText>
        </w:r>
        <w:r w:rsidR="00357B08" w:rsidRPr="00F56967" w:rsidDel="00080DEB">
          <w:rPr>
            <w:rFonts w:ascii="Corbel" w:hAnsi="Corbel"/>
            <w:color w:val="575757"/>
            <w:sz w:val="22"/>
            <w:szCs w:val="22"/>
          </w:rPr>
          <w:delText>a/nebo</w:delText>
        </w:r>
        <w:r w:rsidRPr="00F56967" w:rsidDel="00080DEB">
          <w:rPr>
            <w:rFonts w:ascii="Corbel" w:hAnsi="Corbel"/>
            <w:color w:val="575757"/>
            <w:sz w:val="22"/>
            <w:szCs w:val="22"/>
          </w:rPr>
          <w:delText xml:space="preserve"> nevymahatelného ujednání a uzavřít k tomu potřebný dodatek k této Smlouvě.</w:delText>
        </w:r>
      </w:del>
    </w:p>
    <w:p w14:paraId="5E57766E" w14:textId="77777777" w:rsidR="004F5D0B" w:rsidRPr="00F56967" w:rsidRDefault="009702BC" w:rsidP="00230CA2">
      <w:pPr>
        <w:pStyle w:val="Heading3"/>
        <w:widowControl w:val="0"/>
        <w:rPr>
          <w:rFonts w:ascii="Corbel" w:hAnsi="Corbel"/>
          <w:color w:val="575757"/>
          <w:sz w:val="22"/>
          <w:szCs w:val="22"/>
        </w:rPr>
      </w:pPr>
      <w:r>
        <w:rPr>
          <w:rFonts w:ascii="Corbel" w:hAnsi="Corbel"/>
          <w:color w:val="575757"/>
          <w:sz w:val="22"/>
          <w:szCs w:val="22"/>
        </w:rPr>
        <w:t>Smluvní strany</w:t>
      </w:r>
      <w:r w:rsidR="004F5D0B" w:rsidRPr="00F56967">
        <w:rPr>
          <w:rFonts w:ascii="Corbel" w:hAnsi="Corbel"/>
          <w:color w:val="575757"/>
          <w:sz w:val="22"/>
          <w:szCs w:val="22"/>
        </w:rPr>
        <w:t xml:space="preserve"> se zavazují případné spory z této Smlouvy řešit níže uvedeným způsobem:</w:t>
      </w:r>
    </w:p>
    <w:p w14:paraId="5C674914" w14:textId="77777777" w:rsidR="004F5D0B" w:rsidRPr="00F56967" w:rsidRDefault="009702BC" w:rsidP="00230CA2">
      <w:pPr>
        <w:pStyle w:val="NoSpacing"/>
        <w:widowControl w:val="0"/>
        <w:rPr>
          <w:color w:val="575757"/>
          <w:szCs w:val="22"/>
        </w:rPr>
      </w:pPr>
      <w:r>
        <w:rPr>
          <w:color w:val="575757"/>
          <w:szCs w:val="22"/>
        </w:rPr>
        <w:t>Smluvní strany</w:t>
      </w:r>
      <w:r w:rsidR="00A7783A" w:rsidRPr="00F56967">
        <w:rPr>
          <w:color w:val="575757"/>
          <w:szCs w:val="22"/>
        </w:rPr>
        <w:t xml:space="preserve"> </w:t>
      </w:r>
      <w:r w:rsidR="004F5D0B" w:rsidRPr="00F56967">
        <w:rPr>
          <w:color w:val="575757"/>
          <w:szCs w:val="22"/>
        </w:rPr>
        <w:t xml:space="preserve">se zavazují vynaložit </w:t>
      </w:r>
      <w:r w:rsidR="00C34AAB" w:rsidRPr="00F56967">
        <w:rPr>
          <w:color w:val="575757"/>
          <w:szCs w:val="22"/>
        </w:rPr>
        <w:t xml:space="preserve">maximální </w:t>
      </w:r>
      <w:r w:rsidR="004F5D0B" w:rsidRPr="00F56967">
        <w:rPr>
          <w:color w:val="575757"/>
          <w:szCs w:val="22"/>
        </w:rPr>
        <w:t>úsilí</w:t>
      </w:r>
      <w:r w:rsidR="00C34AAB" w:rsidRPr="00F56967">
        <w:rPr>
          <w:color w:val="575757"/>
          <w:szCs w:val="22"/>
        </w:rPr>
        <w:t xml:space="preserve">, které na nich lze spravedlivě požadovat, k tomu, aby byly </w:t>
      </w:r>
      <w:r w:rsidR="004F5D0B" w:rsidRPr="00F56967">
        <w:rPr>
          <w:color w:val="575757"/>
          <w:szCs w:val="22"/>
        </w:rPr>
        <w:t>jak</w:t>
      </w:r>
      <w:r w:rsidR="00C34AAB" w:rsidRPr="00F56967">
        <w:rPr>
          <w:color w:val="575757"/>
          <w:szCs w:val="22"/>
        </w:rPr>
        <w:t>é</w:t>
      </w:r>
      <w:r w:rsidR="004F5D0B" w:rsidRPr="00F56967">
        <w:rPr>
          <w:color w:val="575757"/>
          <w:szCs w:val="22"/>
        </w:rPr>
        <w:t>koli spor</w:t>
      </w:r>
      <w:r w:rsidR="00C34AAB" w:rsidRPr="00F56967">
        <w:rPr>
          <w:color w:val="575757"/>
          <w:szCs w:val="22"/>
        </w:rPr>
        <w:t>y</w:t>
      </w:r>
      <w:r w:rsidR="004F5D0B" w:rsidRPr="00F56967">
        <w:rPr>
          <w:color w:val="575757"/>
          <w:szCs w:val="22"/>
        </w:rPr>
        <w:t>, neshod</w:t>
      </w:r>
      <w:r w:rsidR="00C34AAB" w:rsidRPr="00F56967">
        <w:rPr>
          <w:color w:val="575757"/>
          <w:szCs w:val="22"/>
        </w:rPr>
        <w:t>y</w:t>
      </w:r>
      <w:r w:rsidR="004F5D0B" w:rsidRPr="00F56967">
        <w:rPr>
          <w:color w:val="575757"/>
          <w:szCs w:val="22"/>
        </w:rPr>
        <w:t xml:space="preserve"> nebo nesrovnalost</w:t>
      </w:r>
      <w:r w:rsidR="00C34AAB" w:rsidRPr="00F56967">
        <w:rPr>
          <w:color w:val="575757"/>
          <w:szCs w:val="22"/>
        </w:rPr>
        <w:t>i</w:t>
      </w:r>
      <w:r w:rsidR="004F5D0B" w:rsidRPr="00F56967">
        <w:rPr>
          <w:color w:val="575757"/>
          <w:szCs w:val="22"/>
        </w:rPr>
        <w:t xml:space="preserve"> </w:t>
      </w:r>
      <w:r w:rsidR="00C34AAB" w:rsidRPr="00F56967">
        <w:rPr>
          <w:color w:val="575757"/>
          <w:szCs w:val="22"/>
        </w:rPr>
        <w:t xml:space="preserve">vzniklé z této Smlouvy nebo </w:t>
      </w:r>
      <w:r w:rsidR="004F5D0B" w:rsidRPr="00F56967">
        <w:rPr>
          <w:color w:val="575757"/>
          <w:szCs w:val="22"/>
        </w:rPr>
        <w:t>v souvislosti s touto Smlouvou, včetně jejího domnělého porušení, ukončení nebo neplatnosti</w:t>
      </w:r>
      <w:r w:rsidR="00C34AAB" w:rsidRPr="00F56967">
        <w:rPr>
          <w:color w:val="575757"/>
          <w:szCs w:val="22"/>
        </w:rPr>
        <w:t xml:space="preserve">, vyřešeny smírem přijatelným pro </w:t>
      </w:r>
      <w:r>
        <w:rPr>
          <w:color w:val="575757"/>
          <w:szCs w:val="22"/>
        </w:rPr>
        <w:t>Smluvní strany</w:t>
      </w:r>
      <w:r w:rsidR="004F5D0B" w:rsidRPr="00F56967">
        <w:rPr>
          <w:color w:val="575757"/>
          <w:szCs w:val="22"/>
        </w:rPr>
        <w:t>;</w:t>
      </w:r>
    </w:p>
    <w:p w14:paraId="016B6C6C" w14:textId="5A264EC5" w:rsidR="00414544" w:rsidRPr="00F56967" w:rsidRDefault="004F5D0B" w:rsidP="00230CA2">
      <w:pPr>
        <w:pStyle w:val="NoSpacing"/>
        <w:widowControl w:val="0"/>
        <w:rPr>
          <w:color w:val="575757"/>
          <w:szCs w:val="22"/>
        </w:rPr>
      </w:pPr>
      <w:r w:rsidRPr="00F56967">
        <w:rPr>
          <w:color w:val="575757"/>
          <w:szCs w:val="22"/>
        </w:rPr>
        <w:t xml:space="preserve">pokud se </w:t>
      </w:r>
      <w:r w:rsidR="009702BC">
        <w:rPr>
          <w:color w:val="575757"/>
          <w:szCs w:val="22"/>
        </w:rPr>
        <w:t>Smluvním stranám</w:t>
      </w:r>
      <w:r w:rsidRPr="00F56967">
        <w:rPr>
          <w:color w:val="575757"/>
          <w:szCs w:val="22"/>
        </w:rPr>
        <w:t xml:space="preserve"> nepodaří dosáhnout dohody nebo pokud někter</w:t>
      </w:r>
      <w:r w:rsidR="009702BC">
        <w:rPr>
          <w:color w:val="575757"/>
          <w:szCs w:val="22"/>
        </w:rPr>
        <w:t>á</w:t>
      </w:r>
      <w:r w:rsidRPr="00F56967">
        <w:rPr>
          <w:color w:val="575757"/>
          <w:szCs w:val="22"/>
        </w:rPr>
        <w:t xml:space="preserve"> z nich odmítne </w:t>
      </w:r>
      <w:r w:rsidR="00C34AAB" w:rsidRPr="00F56967">
        <w:rPr>
          <w:color w:val="575757"/>
          <w:szCs w:val="22"/>
        </w:rPr>
        <w:t xml:space="preserve">takovou dohodu uzavřít </w:t>
      </w:r>
      <w:r w:rsidR="008C0CA9" w:rsidRPr="00F56967">
        <w:rPr>
          <w:color w:val="575757"/>
          <w:szCs w:val="22"/>
        </w:rPr>
        <w:t>či se</w:t>
      </w:r>
      <w:r w:rsidRPr="00F56967">
        <w:rPr>
          <w:color w:val="575757"/>
          <w:szCs w:val="22"/>
        </w:rPr>
        <w:t xml:space="preserve"> </w:t>
      </w:r>
      <w:r w:rsidR="008C0CA9" w:rsidRPr="00F56967">
        <w:rPr>
          <w:color w:val="575757"/>
          <w:szCs w:val="22"/>
        </w:rPr>
        <w:t xml:space="preserve">účastnit </w:t>
      </w:r>
      <w:r w:rsidRPr="00F56967">
        <w:rPr>
          <w:color w:val="575757"/>
          <w:szCs w:val="22"/>
        </w:rPr>
        <w:t xml:space="preserve">příslušných </w:t>
      </w:r>
      <w:r w:rsidR="008C0CA9" w:rsidRPr="00F56967">
        <w:rPr>
          <w:color w:val="575757"/>
          <w:szCs w:val="22"/>
        </w:rPr>
        <w:t>jednání</w:t>
      </w:r>
      <w:r w:rsidRPr="00F56967">
        <w:rPr>
          <w:color w:val="575757"/>
          <w:szCs w:val="22"/>
        </w:rPr>
        <w:t xml:space="preserve"> </w:t>
      </w:r>
      <w:r w:rsidR="008C0CA9" w:rsidRPr="00F56967">
        <w:rPr>
          <w:color w:val="575757"/>
          <w:szCs w:val="22"/>
        </w:rPr>
        <w:t>a</w:t>
      </w:r>
      <w:r w:rsidRPr="00F56967">
        <w:rPr>
          <w:color w:val="575757"/>
          <w:szCs w:val="22"/>
        </w:rPr>
        <w:t xml:space="preserve">nebo v případě, že jakýkoli spor, neshoda či nesrovnalost nebudou vyřešeny do </w:t>
      </w:r>
      <w:r w:rsidRPr="00FE5856">
        <w:rPr>
          <w:color w:val="575757"/>
          <w:szCs w:val="22"/>
        </w:rPr>
        <w:t>30</w:t>
      </w:r>
      <w:r w:rsidRPr="00F56967">
        <w:rPr>
          <w:color w:val="575757"/>
          <w:szCs w:val="22"/>
        </w:rPr>
        <w:t xml:space="preserve"> dnů od je</w:t>
      </w:r>
      <w:r w:rsidR="000A7C8C" w:rsidRPr="00F56967">
        <w:rPr>
          <w:color w:val="575757"/>
          <w:szCs w:val="22"/>
        </w:rPr>
        <w:t>jich</w:t>
      </w:r>
      <w:r w:rsidRPr="00F56967">
        <w:rPr>
          <w:color w:val="575757"/>
          <w:szCs w:val="22"/>
        </w:rPr>
        <w:t xml:space="preserve"> vzniku ke spokojenosti </w:t>
      </w:r>
      <w:r w:rsidR="009702BC">
        <w:rPr>
          <w:color w:val="575757"/>
          <w:szCs w:val="22"/>
        </w:rPr>
        <w:t>Smluvních stran</w:t>
      </w:r>
      <w:r w:rsidRPr="00F56967">
        <w:rPr>
          <w:color w:val="575757"/>
          <w:szCs w:val="22"/>
        </w:rPr>
        <w:t xml:space="preserve">, budou takové spory, neshody či nesrovnalosti </w:t>
      </w:r>
      <w:r w:rsidRPr="00F56967">
        <w:rPr>
          <w:bCs/>
          <w:color w:val="575757"/>
          <w:szCs w:val="22"/>
        </w:rPr>
        <w:t>rozhodovány</w:t>
      </w:r>
      <w:r w:rsidR="0011626D" w:rsidRPr="00F56967">
        <w:rPr>
          <w:bCs/>
          <w:color w:val="575757"/>
          <w:szCs w:val="22"/>
        </w:rPr>
        <w:t xml:space="preserve"> s konečnou </w:t>
      </w:r>
      <w:r w:rsidR="0011626D" w:rsidRPr="00F56967">
        <w:rPr>
          <w:bCs/>
          <w:color w:val="575757"/>
          <w:szCs w:val="22"/>
        </w:rPr>
        <w:lastRenderedPageBreak/>
        <w:t xml:space="preserve">platností </w:t>
      </w:r>
      <w:r w:rsidR="001E282A" w:rsidRPr="00F56967">
        <w:rPr>
          <w:bCs/>
          <w:color w:val="575757"/>
          <w:szCs w:val="22"/>
        </w:rPr>
        <w:t>obecnými soudy České republiky.</w:t>
      </w:r>
    </w:p>
    <w:p w14:paraId="1EBC3D53" w14:textId="10D8602A" w:rsidR="00A03B12" w:rsidRDefault="00A03B12" w:rsidP="00230CA2">
      <w:pPr>
        <w:pStyle w:val="Heading3"/>
        <w:widowControl w:val="0"/>
        <w:rPr>
          <w:rFonts w:ascii="Corbel" w:hAnsi="Corbel"/>
          <w:color w:val="575757"/>
          <w:sz w:val="22"/>
          <w:szCs w:val="22"/>
        </w:rPr>
      </w:pPr>
      <w:r>
        <w:rPr>
          <w:rFonts w:ascii="Corbel" w:hAnsi="Corbel"/>
          <w:color w:val="575757"/>
          <w:sz w:val="22"/>
          <w:szCs w:val="22"/>
        </w:rPr>
        <w:t xml:space="preserve">Prodávající berou na vědomí, že tato </w:t>
      </w:r>
      <w:r w:rsidR="00B55F1A">
        <w:rPr>
          <w:rFonts w:ascii="Corbel" w:hAnsi="Corbel"/>
          <w:color w:val="575757"/>
          <w:sz w:val="22"/>
          <w:szCs w:val="22"/>
        </w:rPr>
        <w:t>S</w:t>
      </w:r>
      <w:r>
        <w:rPr>
          <w:rFonts w:ascii="Corbel" w:hAnsi="Corbel"/>
          <w:color w:val="575757"/>
          <w:sz w:val="22"/>
          <w:szCs w:val="22"/>
        </w:rPr>
        <w:t>mlouva bude uveřejněna v </w:t>
      </w:r>
      <w:r w:rsidR="00A54F84">
        <w:rPr>
          <w:rFonts w:ascii="Corbel" w:hAnsi="Corbel"/>
          <w:color w:val="575757"/>
          <w:sz w:val="22"/>
          <w:szCs w:val="22"/>
        </w:rPr>
        <w:t>R</w:t>
      </w:r>
      <w:r>
        <w:rPr>
          <w:rFonts w:ascii="Corbel" w:hAnsi="Corbel"/>
          <w:color w:val="575757"/>
          <w:sz w:val="22"/>
          <w:szCs w:val="22"/>
        </w:rPr>
        <w:t>egistru smluv.</w:t>
      </w:r>
    </w:p>
    <w:p w14:paraId="197B9FF2" w14:textId="6D8F4543" w:rsidR="00B03999" w:rsidRDefault="00B03999" w:rsidP="00230CA2">
      <w:pPr>
        <w:pStyle w:val="Heading3"/>
        <w:widowControl w:val="0"/>
        <w:rPr>
          <w:rFonts w:ascii="Corbel" w:hAnsi="Corbel"/>
          <w:color w:val="575757"/>
          <w:sz w:val="22"/>
          <w:szCs w:val="22"/>
        </w:rPr>
      </w:pPr>
      <w:r w:rsidRPr="00B03999">
        <w:rPr>
          <w:rFonts w:ascii="Corbel" w:hAnsi="Corbel"/>
          <w:color w:val="575757"/>
          <w:sz w:val="22"/>
          <w:szCs w:val="22"/>
        </w:rPr>
        <w:t>S</w:t>
      </w:r>
      <w:r>
        <w:rPr>
          <w:rFonts w:ascii="Corbel" w:hAnsi="Corbel"/>
          <w:color w:val="575757"/>
          <w:sz w:val="22"/>
          <w:szCs w:val="22"/>
        </w:rPr>
        <w:t>mluvní s</w:t>
      </w:r>
      <w:r w:rsidRPr="00B03999">
        <w:rPr>
          <w:rFonts w:ascii="Corbel" w:hAnsi="Corbel"/>
          <w:color w:val="575757"/>
          <w:sz w:val="22"/>
          <w:szCs w:val="22"/>
        </w:rPr>
        <w:t>trany na sebe pro účely této Smlouvy přebírají nebezpečí změny okolností. Ustanovení § 1765 až § 1767 a § 1788 odst. 2 Občanského zákoníku se nepoužije</w:t>
      </w:r>
      <w:r>
        <w:rPr>
          <w:rFonts w:ascii="Corbel" w:hAnsi="Corbel"/>
          <w:color w:val="575757"/>
          <w:sz w:val="22"/>
          <w:szCs w:val="22"/>
        </w:rPr>
        <w:t>.</w:t>
      </w:r>
    </w:p>
    <w:p w14:paraId="105EEFDD" w14:textId="2D9C090F" w:rsidR="00DD36A0" w:rsidRDefault="00DD36A0" w:rsidP="00230CA2">
      <w:pPr>
        <w:pStyle w:val="Heading3"/>
        <w:widowControl w:val="0"/>
        <w:rPr>
          <w:rFonts w:ascii="Corbel" w:hAnsi="Corbel"/>
          <w:color w:val="575757"/>
          <w:sz w:val="22"/>
          <w:szCs w:val="22"/>
        </w:rPr>
      </w:pPr>
      <w:r w:rsidRPr="00762979">
        <w:rPr>
          <w:rFonts w:ascii="Corbel" w:hAnsi="Corbel"/>
          <w:color w:val="575757"/>
          <w:sz w:val="22"/>
          <w:szCs w:val="22"/>
        </w:rPr>
        <w:t>Smluvní strany se dohodly, že pro účely této Smlouvy vylučují použití ustanovení § 557, § 558 odst. 2 věta druhá, § 1740 odst. 3 věta první, § 1792 a § 1793 Občanského zákoníku na poměry založené touto Smlouvou.</w:t>
      </w:r>
    </w:p>
    <w:p w14:paraId="607DE913" w14:textId="7DEFA8C4" w:rsidR="00DD36A0" w:rsidRPr="00762979" w:rsidRDefault="00162E52" w:rsidP="00DD36A0">
      <w:pPr>
        <w:pStyle w:val="Heading3"/>
        <w:widowControl w:val="0"/>
        <w:rPr>
          <w:rFonts w:ascii="Corbel" w:hAnsi="Corbel"/>
          <w:color w:val="575757"/>
          <w:sz w:val="22"/>
          <w:szCs w:val="22"/>
        </w:rPr>
      </w:pPr>
      <w:r>
        <w:rPr>
          <w:rFonts w:ascii="Corbel" w:hAnsi="Corbel"/>
          <w:color w:val="575757"/>
          <w:sz w:val="22"/>
          <w:szCs w:val="22"/>
        </w:rPr>
        <w:t xml:space="preserve">Žádný z </w:t>
      </w:r>
      <w:r w:rsidR="00DD36A0" w:rsidRPr="00762979">
        <w:rPr>
          <w:rFonts w:ascii="Corbel" w:hAnsi="Corbel"/>
          <w:color w:val="575757"/>
          <w:sz w:val="22"/>
          <w:szCs w:val="22"/>
        </w:rPr>
        <w:t>Prodávající</w:t>
      </w:r>
      <w:r>
        <w:rPr>
          <w:rFonts w:ascii="Corbel" w:hAnsi="Corbel"/>
          <w:color w:val="575757"/>
          <w:sz w:val="22"/>
          <w:szCs w:val="22"/>
        </w:rPr>
        <w:t>ch</w:t>
      </w:r>
      <w:r w:rsidR="00DD36A0" w:rsidRPr="00762979">
        <w:rPr>
          <w:rFonts w:ascii="Corbel" w:hAnsi="Corbel"/>
          <w:color w:val="575757"/>
          <w:sz w:val="22"/>
          <w:szCs w:val="22"/>
        </w:rPr>
        <w:t xml:space="preserve"> není oprávněn postoupit své pohledávky za Kupujícím vzniklé z této Smlouvy na</w:t>
      </w:r>
      <w:r>
        <w:rPr>
          <w:rFonts w:ascii="Corbel" w:hAnsi="Corbel"/>
          <w:color w:val="575757"/>
          <w:sz w:val="22"/>
          <w:szCs w:val="22"/>
        </w:rPr>
        <w:t> </w:t>
      </w:r>
      <w:r w:rsidR="00DD36A0" w:rsidRPr="00762979">
        <w:rPr>
          <w:rFonts w:ascii="Corbel" w:hAnsi="Corbel"/>
          <w:color w:val="575757"/>
          <w:sz w:val="22"/>
          <w:szCs w:val="22"/>
        </w:rPr>
        <w:t>jakoukoli osobu, či je učinit předmětem</w:t>
      </w:r>
      <w:r w:rsidR="007F1C1F">
        <w:rPr>
          <w:rFonts w:ascii="Corbel" w:hAnsi="Corbel"/>
          <w:color w:val="575757"/>
          <w:sz w:val="22"/>
          <w:szCs w:val="22"/>
        </w:rPr>
        <w:t xml:space="preserve"> jakéhokoli Práva třetí osoby</w:t>
      </w:r>
      <w:r w:rsidR="00DD36A0" w:rsidRPr="00762979">
        <w:rPr>
          <w:rFonts w:ascii="Corbel" w:hAnsi="Corbel"/>
          <w:color w:val="575757"/>
          <w:sz w:val="22"/>
          <w:szCs w:val="22"/>
        </w:rPr>
        <w:t xml:space="preserve">. </w:t>
      </w:r>
    </w:p>
    <w:p w14:paraId="112B0AC8" w14:textId="29230924" w:rsidR="00B62AF9" w:rsidRPr="00F56967" w:rsidRDefault="00B62AF9" w:rsidP="00926969">
      <w:pPr>
        <w:pStyle w:val="Heading3"/>
        <w:keepNext/>
        <w:keepLines/>
        <w:widowControl w:val="0"/>
        <w:rPr>
          <w:rFonts w:ascii="Corbel" w:hAnsi="Corbel"/>
          <w:color w:val="575757"/>
          <w:sz w:val="22"/>
          <w:szCs w:val="22"/>
        </w:rPr>
      </w:pPr>
      <w:r w:rsidRPr="00F56967">
        <w:rPr>
          <w:rFonts w:ascii="Corbel" w:hAnsi="Corbel"/>
          <w:color w:val="575757"/>
          <w:sz w:val="22"/>
          <w:szCs w:val="22"/>
        </w:rPr>
        <w:t>Nedílnou součástí</w:t>
      </w:r>
      <w:r w:rsidR="00F8669B" w:rsidRPr="00F56967">
        <w:rPr>
          <w:rFonts w:ascii="Corbel" w:hAnsi="Corbel"/>
          <w:color w:val="575757"/>
          <w:sz w:val="22"/>
          <w:szCs w:val="22"/>
        </w:rPr>
        <w:t xml:space="preserve"> této Smlouvy jsou následující p</w:t>
      </w:r>
      <w:r w:rsidRPr="00F56967">
        <w:rPr>
          <w:rFonts w:ascii="Corbel" w:hAnsi="Corbel"/>
          <w:color w:val="575757"/>
          <w:sz w:val="22"/>
          <w:szCs w:val="22"/>
        </w:rPr>
        <w:t>řílohy:</w:t>
      </w:r>
    </w:p>
    <w:tbl>
      <w:tblPr>
        <w:tblW w:w="9498" w:type="dxa"/>
        <w:tblInd w:w="675" w:type="dxa"/>
        <w:tblLook w:val="04A0" w:firstRow="1" w:lastRow="0" w:firstColumn="1" w:lastColumn="0" w:noHBand="0" w:noVBand="1"/>
      </w:tblPr>
      <w:tblGrid>
        <w:gridCol w:w="2288"/>
        <w:gridCol w:w="7210"/>
      </w:tblGrid>
      <w:tr w:rsidR="002B5B02" w:rsidRPr="00F56967" w14:paraId="1394DC6F" w14:textId="77777777" w:rsidTr="002A13BE">
        <w:tc>
          <w:tcPr>
            <w:tcW w:w="2288" w:type="dxa"/>
          </w:tcPr>
          <w:p w14:paraId="5CEB7DE5" w14:textId="102F752E" w:rsidR="002B5B02" w:rsidRPr="00F56967" w:rsidRDefault="002B5B02" w:rsidP="00926969">
            <w:pPr>
              <w:keepNext/>
              <w:keepLines/>
              <w:widowControl w:val="0"/>
              <w:spacing w:after="0" w:line="300" w:lineRule="exact"/>
              <w:ind w:left="-108" w:right="-108"/>
              <w:rPr>
                <w:rFonts w:ascii="Corbel" w:hAnsi="Corbel"/>
                <w:color w:val="575757"/>
                <w:lang w:eastAsia="ja-JP"/>
              </w:rPr>
            </w:pPr>
            <w:r>
              <w:rPr>
                <w:rFonts w:ascii="Corbel" w:hAnsi="Corbel"/>
                <w:color w:val="575757"/>
                <w:lang w:eastAsia="ja-JP"/>
              </w:rPr>
              <w:t xml:space="preserve">Příloha č. </w:t>
            </w:r>
            <w:r>
              <w:rPr>
                <w:rFonts w:ascii="Corbel" w:hAnsi="Corbel"/>
                <w:color w:val="575757"/>
                <w:lang w:eastAsia="ja-JP"/>
              </w:rPr>
              <w:fldChar w:fldCharType="begin"/>
            </w:r>
            <w:r>
              <w:rPr>
                <w:rFonts w:ascii="Corbel" w:hAnsi="Corbel"/>
                <w:color w:val="575757"/>
                <w:lang w:eastAsia="ja-JP"/>
              </w:rPr>
              <w:instrText xml:space="preserve"> REF _Ref102375909 \r \h </w:instrText>
            </w:r>
            <w:r>
              <w:rPr>
                <w:rFonts w:ascii="Corbel" w:hAnsi="Corbel"/>
                <w:color w:val="575757"/>
                <w:lang w:eastAsia="ja-JP"/>
              </w:rPr>
            </w:r>
            <w:r>
              <w:rPr>
                <w:rFonts w:ascii="Corbel" w:hAnsi="Corbel"/>
                <w:color w:val="575757"/>
                <w:lang w:eastAsia="ja-JP"/>
              </w:rPr>
              <w:fldChar w:fldCharType="separate"/>
            </w:r>
            <w:r w:rsidR="00633A59">
              <w:rPr>
                <w:rFonts w:ascii="Corbel" w:hAnsi="Corbel"/>
                <w:color w:val="575757"/>
                <w:lang w:eastAsia="ja-JP"/>
              </w:rPr>
              <w:t>1.1.29</w:t>
            </w:r>
            <w:r>
              <w:rPr>
                <w:rFonts w:ascii="Corbel" w:hAnsi="Corbel"/>
                <w:color w:val="575757"/>
                <w:lang w:eastAsia="ja-JP"/>
              </w:rPr>
              <w:fldChar w:fldCharType="end"/>
            </w:r>
          </w:p>
        </w:tc>
        <w:tc>
          <w:tcPr>
            <w:tcW w:w="7210" w:type="dxa"/>
          </w:tcPr>
          <w:p w14:paraId="5149B440" w14:textId="44D2E094" w:rsidR="002B5B02" w:rsidRPr="00F56967" w:rsidRDefault="002B5B02" w:rsidP="00926969">
            <w:pPr>
              <w:keepNext/>
              <w:keepLines/>
              <w:widowControl w:val="0"/>
              <w:spacing w:after="0" w:line="300" w:lineRule="exact"/>
              <w:ind w:left="-115" w:right="-108"/>
              <w:rPr>
                <w:rFonts w:ascii="Corbel" w:hAnsi="Corbel"/>
                <w:color w:val="575757"/>
                <w:lang w:eastAsia="ja-JP"/>
              </w:rPr>
            </w:pPr>
            <w:r>
              <w:rPr>
                <w:rFonts w:ascii="Corbel" w:hAnsi="Corbel"/>
                <w:color w:val="575757"/>
                <w:lang w:eastAsia="ja-JP"/>
              </w:rPr>
              <w:t>Prohlášení</w:t>
            </w:r>
          </w:p>
        </w:tc>
      </w:tr>
      <w:tr w:rsidR="00223878" w:rsidRPr="00F56967" w14:paraId="36128A2D" w14:textId="77777777" w:rsidTr="002A13BE">
        <w:tc>
          <w:tcPr>
            <w:tcW w:w="2288" w:type="dxa"/>
          </w:tcPr>
          <w:p w14:paraId="7BBDC148" w14:textId="635A98A0" w:rsidR="00C82582" w:rsidRPr="00F56967" w:rsidRDefault="00C82582" w:rsidP="00926969">
            <w:pPr>
              <w:keepNext/>
              <w:keepLines/>
              <w:widowControl w:val="0"/>
              <w:spacing w:after="0" w:line="300" w:lineRule="exact"/>
              <w:ind w:left="-108" w:right="-108"/>
              <w:rPr>
                <w:rFonts w:ascii="Corbel" w:hAnsi="Corbel"/>
                <w:color w:val="575757"/>
                <w:lang w:eastAsia="ja-JP"/>
              </w:rPr>
            </w:pPr>
            <w:r w:rsidRPr="00F56967">
              <w:rPr>
                <w:rFonts w:ascii="Corbel" w:hAnsi="Corbel"/>
                <w:color w:val="575757"/>
                <w:lang w:eastAsia="ja-JP"/>
              </w:rPr>
              <w:t>Příloha č.</w:t>
            </w:r>
            <w:r w:rsidRPr="00F56967">
              <w:rPr>
                <w:rFonts w:ascii="Corbel" w:hAnsi="Corbel"/>
                <w:b/>
                <w:color w:val="575757"/>
                <w:lang w:eastAsia="ja-JP"/>
              </w:rPr>
              <w:t xml:space="preserve"> </w:t>
            </w:r>
            <w:r w:rsidRPr="00F56967">
              <w:rPr>
                <w:rFonts w:ascii="Corbel" w:hAnsi="Corbel"/>
                <w:color w:val="575757"/>
              </w:rPr>
              <w:fldChar w:fldCharType="begin"/>
            </w:r>
            <w:r w:rsidRPr="00F56967">
              <w:rPr>
                <w:rFonts w:ascii="Corbel" w:hAnsi="Corbel"/>
                <w:color w:val="575757"/>
                <w:lang w:eastAsia="ja-JP"/>
              </w:rPr>
              <w:instrText xml:space="preserve"> REF _Ref445378516 \r \h </w:instrText>
            </w:r>
            <w:r w:rsidRPr="00F56967">
              <w:rPr>
                <w:rFonts w:ascii="Corbel" w:hAnsi="Corbel"/>
                <w:color w:val="575757"/>
              </w:rPr>
              <w:instrText xml:space="preserve"> \* MERGEFORMAT </w:instrText>
            </w:r>
            <w:r w:rsidRPr="00F56967">
              <w:rPr>
                <w:rFonts w:ascii="Corbel" w:hAnsi="Corbel"/>
                <w:color w:val="575757"/>
              </w:rPr>
            </w:r>
            <w:r w:rsidRPr="00F56967">
              <w:rPr>
                <w:rFonts w:ascii="Corbel" w:hAnsi="Corbel"/>
                <w:color w:val="575757"/>
              </w:rPr>
              <w:fldChar w:fldCharType="separate"/>
            </w:r>
            <w:r w:rsidR="00633A59">
              <w:rPr>
                <w:rFonts w:ascii="Corbel" w:hAnsi="Corbel"/>
                <w:color w:val="575757"/>
                <w:lang w:eastAsia="ja-JP"/>
              </w:rPr>
              <w:t>1.1.33</w:t>
            </w:r>
            <w:r w:rsidRPr="00F56967">
              <w:rPr>
                <w:rFonts w:ascii="Corbel" w:hAnsi="Corbel"/>
                <w:color w:val="575757"/>
              </w:rPr>
              <w:fldChar w:fldCharType="end"/>
            </w:r>
            <w:r w:rsidRPr="00F56967">
              <w:rPr>
                <w:rFonts w:ascii="Corbel" w:hAnsi="Corbel"/>
                <w:color w:val="575757"/>
                <w:lang w:eastAsia="ja-JP"/>
              </w:rPr>
              <w:t xml:space="preserve"> </w:t>
            </w:r>
          </w:p>
        </w:tc>
        <w:tc>
          <w:tcPr>
            <w:tcW w:w="7210" w:type="dxa"/>
          </w:tcPr>
          <w:p w14:paraId="39ACD274" w14:textId="77777777" w:rsidR="00C82582" w:rsidRPr="00F56967" w:rsidRDefault="00C82582" w:rsidP="00926969">
            <w:pPr>
              <w:keepNext/>
              <w:keepLines/>
              <w:widowControl w:val="0"/>
              <w:spacing w:after="0" w:line="300" w:lineRule="exact"/>
              <w:ind w:left="-115" w:right="-108"/>
              <w:rPr>
                <w:rFonts w:ascii="Corbel" w:hAnsi="Corbel"/>
                <w:color w:val="575757"/>
                <w:lang w:eastAsia="ja-JP"/>
              </w:rPr>
            </w:pPr>
            <w:r w:rsidRPr="00F56967">
              <w:rPr>
                <w:rFonts w:ascii="Corbel" w:hAnsi="Corbel"/>
                <w:color w:val="575757"/>
                <w:lang w:eastAsia="ja-JP"/>
              </w:rPr>
              <w:t>Seznam bankovních účtů</w:t>
            </w:r>
          </w:p>
        </w:tc>
      </w:tr>
      <w:tr w:rsidR="00223878" w:rsidRPr="00F56967" w14:paraId="413E8190" w14:textId="77777777" w:rsidTr="002A13BE">
        <w:tc>
          <w:tcPr>
            <w:tcW w:w="2288" w:type="dxa"/>
          </w:tcPr>
          <w:p w14:paraId="716AD8AA" w14:textId="3DA4F8BA" w:rsidR="00C82582" w:rsidRPr="00F56967" w:rsidRDefault="00C82582" w:rsidP="00926969">
            <w:pPr>
              <w:keepNext/>
              <w:keepLines/>
              <w:widowControl w:val="0"/>
              <w:spacing w:after="0" w:line="300" w:lineRule="exact"/>
              <w:ind w:left="-115" w:right="-108"/>
              <w:rPr>
                <w:rFonts w:ascii="Corbel" w:hAnsi="Corbel"/>
                <w:color w:val="575757"/>
                <w:lang w:eastAsia="ja-JP"/>
              </w:rPr>
            </w:pPr>
            <w:r w:rsidRPr="00F56967">
              <w:rPr>
                <w:rFonts w:ascii="Corbel" w:hAnsi="Corbel"/>
                <w:color w:val="575757"/>
                <w:lang w:eastAsia="ja-JP"/>
              </w:rPr>
              <w:t xml:space="preserve">Příloha č. </w:t>
            </w:r>
            <w:r w:rsidRPr="00F56967">
              <w:rPr>
                <w:rFonts w:ascii="Corbel" w:hAnsi="Corbel"/>
                <w:color w:val="575757"/>
              </w:rPr>
              <w:fldChar w:fldCharType="begin"/>
            </w:r>
            <w:r w:rsidRPr="00F56967">
              <w:rPr>
                <w:rFonts w:ascii="Corbel" w:hAnsi="Corbel"/>
                <w:color w:val="575757"/>
                <w:lang w:eastAsia="ja-JP"/>
              </w:rPr>
              <w:instrText xml:space="preserve"> REF _Ref427938684 \r \h </w:instrText>
            </w:r>
            <w:r w:rsidRPr="00F56967">
              <w:rPr>
                <w:rFonts w:ascii="Corbel" w:hAnsi="Corbel"/>
                <w:color w:val="575757"/>
              </w:rPr>
              <w:instrText xml:space="preserve"> \* MERGEFORMAT </w:instrText>
            </w:r>
            <w:r w:rsidRPr="00F56967">
              <w:rPr>
                <w:rFonts w:ascii="Corbel" w:hAnsi="Corbel"/>
                <w:color w:val="575757"/>
              </w:rPr>
            </w:r>
            <w:r w:rsidRPr="00F56967">
              <w:rPr>
                <w:rFonts w:ascii="Corbel" w:hAnsi="Corbel"/>
                <w:color w:val="575757"/>
              </w:rPr>
              <w:fldChar w:fldCharType="separate"/>
            </w:r>
            <w:r w:rsidR="00633A59">
              <w:rPr>
                <w:rFonts w:ascii="Corbel" w:hAnsi="Corbel"/>
                <w:color w:val="575757"/>
                <w:lang w:eastAsia="ja-JP"/>
              </w:rPr>
              <w:t>1.1.35</w:t>
            </w:r>
            <w:r w:rsidRPr="00F56967">
              <w:rPr>
                <w:rFonts w:ascii="Corbel" w:hAnsi="Corbel"/>
                <w:color w:val="575757"/>
              </w:rPr>
              <w:fldChar w:fldCharType="end"/>
            </w:r>
          </w:p>
        </w:tc>
        <w:tc>
          <w:tcPr>
            <w:tcW w:w="7210" w:type="dxa"/>
          </w:tcPr>
          <w:p w14:paraId="2B06DC4F" w14:textId="3F2298C0" w:rsidR="00C82582" w:rsidRPr="00F56967" w:rsidRDefault="00C82582" w:rsidP="00926969">
            <w:pPr>
              <w:keepNext/>
              <w:keepLines/>
              <w:widowControl w:val="0"/>
              <w:spacing w:after="0" w:line="300" w:lineRule="exact"/>
              <w:ind w:left="-108"/>
              <w:rPr>
                <w:rFonts w:ascii="Corbel" w:hAnsi="Corbel"/>
                <w:color w:val="575757"/>
                <w:lang w:eastAsia="ja-JP"/>
              </w:rPr>
            </w:pPr>
            <w:r w:rsidRPr="00F56967">
              <w:rPr>
                <w:rFonts w:ascii="Corbel" w:hAnsi="Corbel"/>
                <w:color w:val="575757"/>
                <w:lang w:eastAsia="ja-JP"/>
              </w:rPr>
              <w:t>Seznam smluv</w:t>
            </w:r>
          </w:p>
        </w:tc>
      </w:tr>
      <w:tr w:rsidR="00223878" w:rsidRPr="00F56967" w14:paraId="20A43A1F" w14:textId="77777777" w:rsidTr="002A13BE">
        <w:tc>
          <w:tcPr>
            <w:tcW w:w="2288" w:type="dxa"/>
          </w:tcPr>
          <w:p w14:paraId="097EC487" w14:textId="3DFC7AD1" w:rsidR="00C82582" w:rsidRPr="00F56967" w:rsidRDefault="00C82582" w:rsidP="00926969">
            <w:pPr>
              <w:keepNext/>
              <w:keepLines/>
              <w:widowControl w:val="0"/>
              <w:spacing w:after="0" w:line="300" w:lineRule="exact"/>
              <w:ind w:left="-115" w:right="-108"/>
              <w:rPr>
                <w:rFonts w:ascii="Corbel" w:hAnsi="Corbel"/>
                <w:color w:val="575757"/>
                <w:lang w:eastAsia="ja-JP"/>
              </w:rPr>
            </w:pPr>
            <w:r w:rsidRPr="00F56967">
              <w:rPr>
                <w:rFonts w:ascii="Corbel" w:hAnsi="Corbel"/>
                <w:color w:val="575757"/>
                <w:lang w:eastAsia="ja-JP"/>
              </w:rPr>
              <w:t xml:space="preserve">Příloha č. </w:t>
            </w:r>
            <w:r w:rsidR="002B5B02">
              <w:rPr>
                <w:rFonts w:ascii="Corbel" w:hAnsi="Corbel"/>
                <w:color w:val="575757"/>
                <w:lang w:eastAsia="ja-JP"/>
              </w:rPr>
              <w:fldChar w:fldCharType="begin"/>
            </w:r>
            <w:r w:rsidR="002B5B02">
              <w:rPr>
                <w:rFonts w:ascii="Corbel" w:hAnsi="Corbel"/>
                <w:color w:val="575757"/>
                <w:lang w:eastAsia="ja-JP"/>
              </w:rPr>
              <w:instrText xml:space="preserve"> REF _Ref102339319 \r \h </w:instrText>
            </w:r>
            <w:r w:rsidR="002B5B02">
              <w:rPr>
                <w:rFonts w:ascii="Corbel" w:hAnsi="Corbel"/>
                <w:color w:val="575757"/>
                <w:lang w:eastAsia="ja-JP"/>
              </w:rPr>
            </w:r>
            <w:r w:rsidR="002B5B02">
              <w:rPr>
                <w:rFonts w:ascii="Corbel" w:hAnsi="Corbel"/>
                <w:color w:val="575757"/>
                <w:lang w:eastAsia="ja-JP"/>
              </w:rPr>
              <w:fldChar w:fldCharType="separate"/>
            </w:r>
            <w:r w:rsidR="00633A59">
              <w:rPr>
                <w:rFonts w:ascii="Corbel" w:hAnsi="Corbel"/>
                <w:color w:val="575757"/>
                <w:lang w:eastAsia="ja-JP"/>
              </w:rPr>
              <w:t>8.2</w:t>
            </w:r>
            <w:r w:rsidR="002B5B02">
              <w:rPr>
                <w:rFonts w:ascii="Corbel" w:hAnsi="Corbel"/>
                <w:color w:val="575757"/>
                <w:lang w:eastAsia="ja-JP"/>
              </w:rPr>
              <w:fldChar w:fldCharType="end"/>
            </w:r>
          </w:p>
        </w:tc>
        <w:tc>
          <w:tcPr>
            <w:tcW w:w="7210" w:type="dxa"/>
          </w:tcPr>
          <w:p w14:paraId="5F462271" w14:textId="57BD9FAD" w:rsidR="00C82582" w:rsidRPr="00F56967" w:rsidRDefault="002B5B02" w:rsidP="00926969">
            <w:pPr>
              <w:keepNext/>
              <w:keepLines/>
              <w:widowControl w:val="0"/>
              <w:spacing w:after="0" w:line="300" w:lineRule="exact"/>
              <w:ind w:left="-108"/>
              <w:rPr>
                <w:rFonts w:ascii="Corbel" w:hAnsi="Corbel"/>
                <w:color w:val="575757"/>
                <w:lang w:eastAsia="ja-JP"/>
              </w:rPr>
            </w:pPr>
            <w:r>
              <w:rPr>
                <w:rFonts w:ascii="Corbel" w:hAnsi="Corbel"/>
                <w:color w:val="575757"/>
                <w:lang w:eastAsia="ja-JP"/>
              </w:rPr>
              <w:t>Prohlášení a Záruky</w:t>
            </w:r>
          </w:p>
        </w:tc>
      </w:tr>
    </w:tbl>
    <w:p w14:paraId="57566E68" w14:textId="0A091B7F" w:rsidR="003B0464" w:rsidRPr="00F56967" w:rsidRDefault="00570352" w:rsidP="00230CA2">
      <w:pPr>
        <w:pStyle w:val="Heading3"/>
        <w:widowControl w:val="0"/>
        <w:rPr>
          <w:rFonts w:ascii="Corbel" w:hAnsi="Corbel"/>
          <w:color w:val="575757"/>
          <w:sz w:val="22"/>
          <w:szCs w:val="22"/>
        </w:rPr>
      </w:pPr>
      <w:r w:rsidRPr="00F56967">
        <w:rPr>
          <w:rFonts w:ascii="Corbel" w:hAnsi="Corbel"/>
          <w:color w:val="575757"/>
          <w:sz w:val="22"/>
          <w:szCs w:val="22"/>
        </w:rPr>
        <w:t xml:space="preserve">Tato Smlouva je vyhotovena v </w:t>
      </w:r>
      <w:r w:rsidR="007F1C1F">
        <w:rPr>
          <w:rFonts w:ascii="Corbel" w:hAnsi="Corbel"/>
          <w:color w:val="575757"/>
          <w:sz w:val="22"/>
          <w:szCs w:val="22"/>
        </w:rPr>
        <w:t>7</w:t>
      </w:r>
      <w:r w:rsidRPr="00F56967">
        <w:rPr>
          <w:rFonts w:ascii="Corbel" w:hAnsi="Corbel"/>
          <w:color w:val="575757"/>
          <w:sz w:val="22"/>
          <w:szCs w:val="22"/>
        </w:rPr>
        <w:t xml:space="preserve"> stejnopisech, z nichž </w:t>
      </w:r>
      <w:r w:rsidR="000E742D" w:rsidRPr="00F56967">
        <w:rPr>
          <w:rFonts w:ascii="Corbel" w:hAnsi="Corbel"/>
          <w:color w:val="575757"/>
          <w:sz w:val="22"/>
          <w:szCs w:val="22"/>
        </w:rPr>
        <w:t xml:space="preserve">každý má povahu originálu. </w:t>
      </w:r>
      <w:r w:rsidR="00F359B7">
        <w:rPr>
          <w:rFonts w:ascii="Corbel" w:hAnsi="Corbel"/>
          <w:color w:val="575757"/>
          <w:sz w:val="22"/>
          <w:szCs w:val="22"/>
        </w:rPr>
        <w:t>Kup</w:t>
      </w:r>
      <w:r w:rsidR="00F56967">
        <w:rPr>
          <w:rFonts w:ascii="Corbel" w:hAnsi="Corbel"/>
          <w:color w:val="575757"/>
          <w:sz w:val="22"/>
          <w:szCs w:val="22"/>
        </w:rPr>
        <w:t>ující obdrží 2 stejnopisy</w:t>
      </w:r>
      <w:r w:rsidR="00162E52">
        <w:rPr>
          <w:rFonts w:ascii="Corbel" w:hAnsi="Corbel"/>
          <w:color w:val="575757"/>
          <w:sz w:val="22"/>
          <w:szCs w:val="22"/>
        </w:rPr>
        <w:t>,</w:t>
      </w:r>
      <w:r w:rsidR="00F56967">
        <w:rPr>
          <w:rFonts w:ascii="Corbel" w:hAnsi="Corbel"/>
          <w:color w:val="575757"/>
          <w:sz w:val="22"/>
          <w:szCs w:val="22"/>
        </w:rPr>
        <w:t xml:space="preserve"> </w:t>
      </w:r>
      <w:r w:rsidR="00C15136">
        <w:rPr>
          <w:rFonts w:ascii="Corbel" w:hAnsi="Corbel"/>
          <w:color w:val="575757"/>
          <w:sz w:val="22"/>
          <w:szCs w:val="22"/>
        </w:rPr>
        <w:t xml:space="preserve">každý </w:t>
      </w:r>
      <w:r w:rsidR="00F359B7">
        <w:rPr>
          <w:rFonts w:ascii="Corbel" w:hAnsi="Corbel"/>
          <w:color w:val="575757"/>
          <w:sz w:val="22"/>
          <w:szCs w:val="22"/>
        </w:rPr>
        <w:t>Prod</w:t>
      </w:r>
      <w:r w:rsidR="009702BC">
        <w:rPr>
          <w:rFonts w:ascii="Corbel" w:hAnsi="Corbel"/>
          <w:color w:val="575757"/>
          <w:sz w:val="22"/>
          <w:szCs w:val="22"/>
        </w:rPr>
        <w:t xml:space="preserve">ávající obdrží </w:t>
      </w:r>
      <w:r w:rsidR="00F56967">
        <w:rPr>
          <w:rFonts w:ascii="Corbel" w:hAnsi="Corbel"/>
          <w:color w:val="575757"/>
          <w:sz w:val="22"/>
          <w:szCs w:val="22"/>
        </w:rPr>
        <w:t>1 stejnopis</w:t>
      </w:r>
      <w:r w:rsidR="00162E52">
        <w:rPr>
          <w:rFonts w:ascii="Corbel" w:hAnsi="Corbel"/>
          <w:color w:val="575757"/>
          <w:sz w:val="22"/>
          <w:szCs w:val="22"/>
        </w:rPr>
        <w:t xml:space="preserve"> a 2 stejnopisy jsou určeny pro účely zápisu změn ve Společnostech od obchodního rejstříku.</w:t>
      </w:r>
    </w:p>
    <w:p w14:paraId="29D67FFF" w14:textId="4F891723" w:rsidR="003A4737" w:rsidRDefault="003B0464" w:rsidP="00230CA2">
      <w:pPr>
        <w:pStyle w:val="Heading3"/>
        <w:widowControl w:val="0"/>
        <w:rPr>
          <w:rFonts w:ascii="Corbel" w:hAnsi="Corbel"/>
          <w:color w:val="575757"/>
          <w:sz w:val="22"/>
          <w:szCs w:val="22"/>
        </w:rPr>
      </w:pPr>
      <w:r w:rsidRPr="00F56967">
        <w:rPr>
          <w:rFonts w:ascii="Corbel" w:hAnsi="Corbel"/>
          <w:color w:val="575757"/>
          <w:sz w:val="22"/>
          <w:szCs w:val="22"/>
        </w:rPr>
        <w:t>Každ</w:t>
      </w:r>
      <w:r w:rsidR="009702BC">
        <w:rPr>
          <w:rFonts w:ascii="Corbel" w:hAnsi="Corbel"/>
          <w:color w:val="575757"/>
          <w:sz w:val="22"/>
          <w:szCs w:val="22"/>
        </w:rPr>
        <w:t>á</w:t>
      </w:r>
      <w:r w:rsidRPr="00F56967">
        <w:rPr>
          <w:rFonts w:ascii="Corbel" w:hAnsi="Corbel"/>
          <w:color w:val="575757"/>
          <w:sz w:val="22"/>
          <w:szCs w:val="22"/>
        </w:rPr>
        <w:t xml:space="preserve"> </w:t>
      </w:r>
      <w:r w:rsidR="00AC4B7C">
        <w:rPr>
          <w:rFonts w:ascii="Corbel" w:hAnsi="Corbel"/>
          <w:color w:val="575757"/>
          <w:sz w:val="22"/>
          <w:szCs w:val="22"/>
        </w:rPr>
        <w:t>z</w:t>
      </w:r>
      <w:r w:rsidR="009702BC">
        <w:rPr>
          <w:rFonts w:ascii="Corbel" w:hAnsi="Corbel"/>
          <w:color w:val="575757"/>
          <w:sz w:val="22"/>
          <w:szCs w:val="22"/>
        </w:rPr>
        <w:t>e</w:t>
      </w:r>
      <w:r w:rsidR="00AC4B7C">
        <w:rPr>
          <w:rFonts w:ascii="Corbel" w:hAnsi="Corbel"/>
          <w:color w:val="575757"/>
          <w:sz w:val="22"/>
          <w:szCs w:val="22"/>
        </w:rPr>
        <w:t> </w:t>
      </w:r>
      <w:r w:rsidR="009702BC">
        <w:rPr>
          <w:rFonts w:ascii="Corbel" w:hAnsi="Corbel"/>
          <w:color w:val="575757"/>
          <w:sz w:val="22"/>
          <w:szCs w:val="22"/>
        </w:rPr>
        <w:t xml:space="preserve">Smluvních stran </w:t>
      </w:r>
      <w:r w:rsidRPr="00F56967">
        <w:rPr>
          <w:rFonts w:ascii="Corbel" w:hAnsi="Corbel"/>
          <w:color w:val="575757"/>
          <w:sz w:val="22"/>
          <w:szCs w:val="22"/>
        </w:rPr>
        <w:t>prohlašuje, že si tuto Smlouvu řádně přečetl</w:t>
      </w:r>
      <w:r w:rsidR="009702BC">
        <w:rPr>
          <w:rFonts w:ascii="Corbel" w:hAnsi="Corbel"/>
          <w:color w:val="575757"/>
          <w:sz w:val="22"/>
          <w:szCs w:val="22"/>
        </w:rPr>
        <w:t>a</w:t>
      </w:r>
      <w:r w:rsidR="00AC4B7C">
        <w:rPr>
          <w:rFonts w:ascii="Corbel" w:hAnsi="Corbel"/>
          <w:color w:val="575757"/>
          <w:sz w:val="22"/>
          <w:szCs w:val="22"/>
        </w:rPr>
        <w:t>, jejímu obsahu plně porozuměl</w:t>
      </w:r>
      <w:r w:rsidR="009702BC">
        <w:rPr>
          <w:rFonts w:ascii="Corbel" w:hAnsi="Corbel"/>
          <w:color w:val="575757"/>
          <w:sz w:val="22"/>
          <w:szCs w:val="22"/>
        </w:rPr>
        <w:t>a</w:t>
      </w:r>
      <w:r w:rsidRPr="00F56967">
        <w:rPr>
          <w:rFonts w:ascii="Corbel" w:hAnsi="Corbel"/>
          <w:color w:val="575757"/>
          <w:sz w:val="22"/>
          <w:szCs w:val="22"/>
        </w:rPr>
        <w:t xml:space="preserve">, že </w:t>
      </w:r>
      <w:r w:rsidR="008C0CA9" w:rsidRPr="00F56967">
        <w:rPr>
          <w:rFonts w:ascii="Corbel" w:hAnsi="Corbel"/>
          <w:color w:val="575757"/>
          <w:sz w:val="22"/>
          <w:szCs w:val="22"/>
        </w:rPr>
        <w:t xml:space="preserve">tato </w:t>
      </w:r>
      <w:r w:rsidRPr="00F56967">
        <w:rPr>
          <w:rFonts w:ascii="Corbel" w:hAnsi="Corbel"/>
          <w:color w:val="575757"/>
          <w:sz w:val="22"/>
          <w:szCs w:val="22"/>
        </w:rPr>
        <w:t>Smlouva je projevem je</w:t>
      </w:r>
      <w:r w:rsidR="009702BC">
        <w:rPr>
          <w:rFonts w:ascii="Corbel" w:hAnsi="Corbel"/>
          <w:color w:val="575757"/>
          <w:sz w:val="22"/>
          <w:szCs w:val="22"/>
        </w:rPr>
        <w:t>jí</w:t>
      </w:r>
      <w:r w:rsidRPr="00F56967">
        <w:rPr>
          <w:rFonts w:ascii="Corbel" w:hAnsi="Corbel"/>
          <w:color w:val="575757"/>
          <w:sz w:val="22"/>
          <w:szCs w:val="22"/>
        </w:rPr>
        <w:t xml:space="preserve"> pravé a svobodné vůle a na důkaz svého souhlasu s obsahem </w:t>
      </w:r>
      <w:r w:rsidR="008C0CA9" w:rsidRPr="00F56967">
        <w:rPr>
          <w:rFonts w:ascii="Corbel" w:hAnsi="Corbel"/>
          <w:color w:val="575757"/>
          <w:sz w:val="22"/>
          <w:szCs w:val="22"/>
        </w:rPr>
        <w:t xml:space="preserve">této </w:t>
      </w:r>
      <w:r w:rsidR="009702BC">
        <w:rPr>
          <w:rFonts w:ascii="Corbel" w:hAnsi="Corbel"/>
          <w:color w:val="575757"/>
          <w:sz w:val="22"/>
          <w:szCs w:val="22"/>
        </w:rPr>
        <w:t>Smlouvy připojuje sama</w:t>
      </w:r>
      <w:r w:rsidRPr="00F56967">
        <w:rPr>
          <w:rFonts w:ascii="Corbel" w:hAnsi="Corbel"/>
          <w:color w:val="575757"/>
          <w:sz w:val="22"/>
          <w:szCs w:val="22"/>
        </w:rPr>
        <w:t xml:space="preserve"> či je</w:t>
      </w:r>
      <w:r w:rsidR="009702BC">
        <w:rPr>
          <w:rFonts w:ascii="Corbel" w:hAnsi="Corbel"/>
          <w:color w:val="575757"/>
          <w:sz w:val="22"/>
          <w:szCs w:val="22"/>
        </w:rPr>
        <w:t>jí</w:t>
      </w:r>
      <w:r w:rsidRPr="00F56967">
        <w:rPr>
          <w:rFonts w:ascii="Corbel" w:hAnsi="Corbel"/>
          <w:color w:val="575757"/>
          <w:sz w:val="22"/>
          <w:szCs w:val="22"/>
        </w:rPr>
        <w:t xml:space="preserve"> oprávněný zástupce níže svůj vlastnoruční podpis.</w:t>
      </w:r>
    </w:p>
    <w:p w14:paraId="54015ADA" w14:textId="77777777" w:rsidR="0050020D" w:rsidRDefault="0050020D" w:rsidP="0050020D">
      <w:pPr>
        <w:pStyle w:val="Heading3"/>
        <w:widowControl w:val="0"/>
        <w:numPr>
          <w:ilvl w:val="0"/>
          <w:numId w:val="0"/>
        </w:numPr>
        <w:rPr>
          <w:rFonts w:ascii="Corbel" w:hAnsi="Corbel"/>
          <w:color w:val="575757"/>
          <w:sz w:val="22"/>
          <w:szCs w:val="22"/>
        </w:rPr>
      </w:pPr>
    </w:p>
    <w:p w14:paraId="1671EBEC" w14:textId="28836689" w:rsidR="0050020D" w:rsidRPr="0050020D" w:rsidRDefault="0050020D" w:rsidP="0050020D">
      <w:pPr>
        <w:pStyle w:val="Heading3"/>
        <w:widowControl w:val="0"/>
        <w:numPr>
          <w:ilvl w:val="0"/>
          <w:numId w:val="0"/>
        </w:numPr>
        <w:jc w:val="center"/>
        <w:rPr>
          <w:rFonts w:ascii="Corbel" w:hAnsi="Corbel"/>
          <w:color w:val="575757"/>
          <w:sz w:val="22"/>
          <w:szCs w:val="22"/>
        </w:rPr>
      </w:pPr>
      <w:r w:rsidRPr="0050020D">
        <w:rPr>
          <w:rFonts w:ascii="Corbel" w:hAnsi="Corbel"/>
          <w:color w:val="575757"/>
          <w:sz w:val="22"/>
          <w:szCs w:val="22"/>
        </w:rPr>
        <w:t>[podpisové řádky na následující straně]</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gridCol w:w="5031"/>
      </w:tblGrid>
      <w:tr w:rsidR="009702BC" w:rsidRPr="00F56967" w14:paraId="6D8374B7" w14:textId="77777777" w:rsidTr="00CE0CCC">
        <w:tc>
          <w:tcPr>
            <w:tcW w:w="5030" w:type="dxa"/>
          </w:tcPr>
          <w:p w14:paraId="76AEEC5E" w14:textId="77777777" w:rsidR="00DE7F76" w:rsidRPr="00F56967" w:rsidRDefault="009702BC" w:rsidP="00DE7F76">
            <w:pPr>
              <w:keepNext/>
              <w:keepLines/>
              <w:widowControl w:val="0"/>
              <w:spacing w:before="240" w:after="240" w:line="300" w:lineRule="exact"/>
              <w:rPr>
                <w:rFonts w:ascii="Corbel" w:hAnsi="Corbel"/>
                <w:color w:val="575757"/>
              </w:rPr>
            </w:pPr>
            <w:r w:rsidRPr="00F56967">
              <w:rPr>
                <w:rFonts w:ascii="Corbel" w:hAnsi="Corbel"/>
                <w:color w:val="575757"/>
              </w:rPr>
              <w:lastRenderedPageBreak/>
              <w:t>V </w:t>
            </w:r>
            <w:r w:rsidR="00DE7F76">
              <w:rPr>
                <w:rFonts w:ascii="Corbel" w:hAnsi="Corbel"/>
                <w:color w:val="575757"/>
              </w:rPr>
              <w:t>Praze</w:t>
            </w:r>
            <w:r w:rsidR="00DE7F76" w:rsidRPr="00F56967">
              <w:rPr>
                <w:rFonts w:ascii="Corbel" w:hAnsi="Corbel"/>
                <w:color w:val="575757"/>
              </w:rPr>
              <w:t xml:space="preserve"> dne </w:t>
            </w:r>
            <w:r w:rsidR="00DE7F76">
              <w:rPr>
                <w:rFonts w:ascii="Corbel" w:hAnsi="Corbel"/>
                <w:color w:val="575757"/>
              </w:rPr>
              <w:t>27. května 2022</w:t>
            </w:r>
          </w:p>
          <w:p w14:paraId="05A3533B" w14:textId="079622C0" w:rsidR="009702BC" w:rsidRPr="00F56967" w:rsidRDefault="00A03B12" w:rsidP="00DE7F76">
            <w:pPr>
              <w:keepNext/>
              <w:keepLines/>
              <w:widowControl w:val="0"/>
              <w:spacing w:before="240" w:after="240" w:line="300" w:lineRule="exact"/>
              <w:rPr>
                <w:rFonts w:ascii="Corbel" w:hAnsi="Corbel"/>
                <w:color w:val="575757"/>
              </w:rPr>
            </w:pPr>
            <w:r>
              <w:rPr>
                <w:rFonts w:ascii="Corbel" w:hAnsi="Corbel"/>
                <w:b/>
                <w:color w:val="575757"/>
              </w:rPr>
              <w:t>ENCAP s.r.o.</w:t>
            </w:r>
          </w:p>
          <w:p w14:paraId="65BCB714" w14:textId="77777777" w:rsidR="009702BC" w:rsidRPr="00F56967" w:rsidRDefault="009702BC" w:rsidP="00CE0CCC">
            <w:pPr>
              <w:keepNext/>
              <w:keepLines/>
              <w:widowControl w:val="0"/>
              <w:spacing w:after="120" w:line="300" w:lineRule="exact"/>
              <w:rPr>
                <w:rFonts w:ascii="Corbel" w:hAnsi="Corbel"/>
                <w:color w:val="575757"/>
              </w:rPr>
            </w:pPr>
          </w:p>
          <w:p w14:paraId="4DA61A64" w14:textId="77777777" w:rsidR="00A03B12" w:rsidRPr="00F56967" w:rsidRDefault="00A03B12" w:rsidP="00A03B12">
            <w:pPr>
              <w:keepNext/>
              <w:keepLines/>
              <w:widowControl w:val="0"/>
              <w:spacing w:after="120" w:line="300" w:lineRule="exact"/>
              <w:rPr>
                <w:rFonts w:ascii="Corbel" w:hAnsi="Corbel"/>
                <w:color w:val="575757"/>
              </w:rPr>
            </w:pPr>
            <w:r w:rsidRPr="00F56967">
              <w:rPr>
                <w:rFonts w:ascii="Corbel" w:hAnsi="Corbel"/>
                <w:color w:val="575757"/>
              </w:rPr>
              <w:t>Podpis: _________________________</w:t>
            </w:r>
          </w:p>
          <w:p w14:paraId="784F3BE0" w14:textId="77777777" w:rsidR="00A03B12" w:rsidRPr="00AC4B7C" w:rsidRDefault="00A03B12" w:rsidP="00A03B12">
            <w:pPr>
              <w:keepNext/>
              <w:keepLines/>
              <w:widowControl w:val="0"/>
              <w:spacing w:after="120" w:line="300" w:lineRule="exact"/>
              <w:rPr>
                <w:rFonts w:ascii="Corbel" w:hAnsi="Corbel"/>
                <w:i/>
                <w:color w:val="575757"/>
                <w:sz w:val="18"/>
              </w:rPr>
            </w:pPr>
            <w:r w:rsidRPr="00AC4B7C">
              <w:rPr>
                <w:rFonts w:ascii="Corbel" w:hAnsi="Corbel"/>
                <w:i/>
                <w:color w:val="575757"/>
                <w:sz w:val="18"/>
              </w:rPr>
              <w:t>Úředně ověřený podpis</w:t>
            </w:r>
          </w:p>
          <w:p w14:paraId="12B90081" w14:textId="77777777" w:rsidR="00A03B12" w:rsidRPr="00F56967" w:rsidRDefault="00A03B12" w:rsidP="00A03B12">
            <w:pPr>
              <w:keepNext/>
              <w:keepLines/>
              <w:widowControl w:val="0"/>
              <w:spacing w:after="120" w:line="300" w:lineRule="exact"/>
              <w:rPr>
                <w:rFonts w:ascii="Corbel" w:hAnsi="Corbel"/>
                <w:color w:val="575757"/>
              </w:rPr>
            </w:pPr>
            <w:r w:rsidRPr="00F56967">
              <w:rPr>
                <w:rFonts w:ascii="Corbel" w:hAnsi="Corbel"/>
                <w:color w:val="575757"/>
              </w:rPr>
              <w:t xml:space="preserve">Jméno: </w:t>
            </w:r>
          </w:p>
          <w:p w14:paraId="6DF05961" w14:textId="5E551FB7" w:rsidR="009702BC" w:rsidRPr="00F56967" w:rsidRDefault="00A03B12" w:rsidP="00A03B12">
            <w:pPr>
              <w:keepNext/>
              <w:keepLines/>
              <w:widowControl w:val="0"/>
              <w:spacing w:after="120" w:line="300" w:lineRule="exact"/>
              <w:rPr>
                <w:rFonts w:ascii="Corbel" w:hAnsi="Corbel"/>
                <w:i/>
                <w:color w:val="575757"/>
              </w:rPr>
            </w:pPr>
            <w:r w:rsidRPr="00F56967">
              <w:rPr>
                <w:rFonts w:ascii="Corbel" w:hAnsi="Corbel"/>
                <w:color w:val="575757"/>
              </w:rPr>
              <w:t xml:space="preserve">Funkce: </w:t>
            </w:r>
          </w:p>
        </w:tc>
        <w:tc>
          <w:tcPr>
            <w:tcW w:w="5031" w:type="dxa"/>
          </w:tcPr>
          <w:p w14:paraId="38A1CE42" w14:textId="35B8129F" w:rsidR="009702BC" w:rsidRPr="00F56967" w:rsidRDefault="009702BC" w:rsidP="00CE0CCC">
            <w:pPr>
              <w:keepNext/>
              <w:keepLines/>
              <w:widowControl w:val="0"/>
              <w:spacing w:before="240" w:after="240" w:line="300" w:lineRule="exact"/>
              <w:rPr>
                <w:rFonts w:ascii="Corbel" w:hAnsi="Corbel"/>
                <w:color w:val="575757"/>
              </w:rPr>
            </w:pPr>
            <w:r w:rsidRPr="00F56967">
              <w:rPr>
                <w:rFonts w:ascii="Corbel" w:hAnsi="Corbel"/>
                <w:color w:val="575757"/>
              </w:rPr>
              <w:t>V </w:t>
            </w:r>
            <w:r w:rsidR="000A1487">
              <w:rPr>
                <w:rFonts w:ascii="Corbel" w:hAnsi="Corbel"/>
                <w:color w:val="575757"/>
              </w:rPr>
              <w:t>Praze</w:t>
            </w:r>
            <w:r w:rsidR="000A1487" w:rsidRPr="00F56967">
              <w:rPr>
                <w:rFonts w:ascii="Corbel" w:hAnsi="Corbel"/>
                <w:color w:val="575757"/>
              </w:rPr>
              <w:t xml:space="preserve"> </w:t>
            </w:r>
            <w:r w:rsidRPr="00F56967">
              <w:rPr>
                <w:rFonts w:ascii="Corbel" w:hAnsi="Corbel"/>
                <w:color w:val="575757"/>
              </w:rPr>
              <w:t xml:space="preserve">dne </w:t>
            </w:r>
            <w:r w:rsidR="000A1487">
              <w:rPr>
                <w:rFonts w:ascii="Corbel" w:hAnsi="Corbel"/>
                <w:color w:val="575757"/>
              </w:rPr>
              <w:t>27. května 2022</w:t>
            </w:r>
          </w:p>
          <w:p w14:paraId="327282BC" w14:textId="0613EC8D" w:rsidR="009702BC" w:rsidRPr="00F56967" w:rsidRDefault="00A03B12" w:rsidP="00CE0CCC">
            <w:pPr>
              <w:keepNext/>
              <w:keepLines/>
              <w:widowControl w:val="0"/>
              <w:spacing w:after="120" w:line="300" w:lineRule="exact"/>
              <w:rPr>
                <w:rFonts w:ascii="Corbel" w:hAnsi="Corbel"/>
                <w:b/>
                <w:bCs/>
                <w:color w:val="575757"/>
                <w:lang w:eastAsia="en-US"/>
              </w:rPr>
            </w:pPr>
            <w:r>
              <w:rPr>
                <w:rFonts w:ascii="Corbel" w:hAnsi="Corbel"/>
                <w:b/>
                <w:bCs/>
                <w:color w:val="575757"/>
                <w:lang w:eastAsia="en-US"/>
              </w:rPr>
              <w:t>Pražské služby, a.s.</w:t>
            </w:r>
          </w:p>
          <w:p w14:paraId="6E0E2815" w14:textId="77777777" w:rsidR="009702BC" w:rsidRPr="00F56967" w:rsidRDefault="009702BC" w:rsidP="00CE0CCC">
            <w:pPr>
              <w:keepNext/>
              <w:keepLines/>
              <w:widowControl w:val="0"/>
              <w:spacing w:after="120" w:line="300" w:lineRule="exact"/>
              <w:rPr>
                <w:rFonts w:ascii="Corbel" w:hAnsi="Corbel"/>
                <w:color w:val="575757"/>
              </w:rPr>
            </w:pPr>
          </w:p>
          <w:p w14:paraId="302499E7" w14:textId="77777777" w:rsidR="009702BC" w:rsidRPr="00F56967" w:rsidRDefault="009702BC" w:rsidP="00CE0CCC">
            <w:pPr>
              <w:keepNext/>
              <w:keepLines/>
              <w:widowControl w:val="0"/>
              <w:spacing w:after="120" w:line="300" w:lineRule="exact"/>
              <w:rPr>
                <w:rFonts w:ascii="Corbel" w:hAnsi="Corbel"/>
                <w:color w:val="575757"/>
              </w:rPr>
            </w:pPr>
            <w:r w:rsidRPr="00F56967">
              <w:rPr>
                <w:rFonts w:ascii="Corbel" w:hAnsi="Corbel"/>
                <w:color w:val="575757"/>
              </w:rPr>
              <w:t>Podpis: _________________________</w:t>
            </w:r>
          </w:p>
          <w:p w14:paraId="0730F888" w14:textId="77777777" w:rsidR="009702BC" w:rsidRPr="00AC4B7C" w:rsidRDefault="009702BC" w:rsidP="00CE0CCC">
            <w:pPr>
              <w:keepNext/>
              <w:keepLines/>
              <w:widowControl w:val="0"/>
              <w:spacing w:after="120" w:line="300" w:lineRule="exact"/>
              <w:rPr>
                <w:rFonts w:ascii="Corbel" w:hAnsi="Corbel"/>
                <w:i/>
                <w:color w:val="575757"/>
                <w:sz w:val="18"/>
              </w:rPr>
            </w:pPr>
            <w:r w:rsidRPr="00AC4B7C">
              <w:rPr>
                <w:rFonts w:ascii="Corbel" w:hAnsi="Corbel"/>
                <w:i/>
                <w:color w:val="575757"/>
                <w:sz w:val="18"/>
              </w:rPr>
              <w:t>Úředně ověřený podpis</w:t>
            </w:r>
          </w:p>
          <w:p w14:paraId="7CBB2310" w14:textId="6307125D" w:rsidR="009702BC" w:rsidRPr="00F56967" w:rsidRDefault="009702BC" w:rsidP="00CE0CCC">
            <w:pPr>
              <w:keepNext/>
              <w:keepLines/>
              <w:widowControl w:val="0"/>
              <w:spacing w:after="120" w:line="300" w:lineRule="exact"/>
              <w:rPr>
                <w:rFonts w:ascii="Corbel" w:hAnsi="Corbel"/>
                <w:color w:val="575757"/>
              </w:rPr>
            </w:pPr>
            <w:r w:rsidRPr="00F56967">
              <w:rPr>
                <w:rFonts w:ascii="Corbel" w:hAnsi="Corbel"/>
                <w:color w:val="575757"/>
              </w:rPr>
              <w:t xml:space="preserve">Jméno: </w:t>
            </w:r>
            <w:r w:rsidR="000A1487">
              <w:rPr>
                <w:rFonts w:ascii="Corbel" w:hAnsi="Corbel"/>
                <w:color w:val="575757"/>
              </w:rPr>
              <w:t xml:space="preserve">Mgr. Michal </w:t>
            </w:r>
            <w:proofErr w:type="spellStart"/>
            <w:r w:rsidR="000A1487">
              <w:rPr>
                <w:rFonts w:ascii="Corbel" w:hAnsi="Corbel"/>
                <w:color w:val="575757"/>
              </w:rPr>
              <w:t>Čoupek</w:t>
            </w:r>
            <w:proofErr w:type="spellEnd"/>
          </w:p>
          <w:p w14:paraId="323D1CB7" w14:textId="4D9AC277" w:rsidR="009702BC" w:rsidRPr="00F56967" w:rsidRDefault="009702BC" w:rsidP="00CE0CCC">
            <w:pPr>
              <w:keepNext/>
              <w:keepLines/>
              <w:widowControl w:val="0"/>
              <w:spacing w:after="120" w:line="300" w:lineRule="exact"/>
              <w:rPr>
                <w:rFonts w:ascii="Corbel" w:hAnsi="Corbel"/>
                <w:color w:val="575757"/>
              </w:rPr>
            </w:pPr>
            <w:r w:rsidRPr="00F56967">
              <w:rPr>
                <w:rFonts w:ascii="Corbel" w:hAnsi="Corbel"/>
                <w:color w:val="575757"/>
              </w:rPr>
              <w:t xml:space="preserve">Funkce: </w:t>
            </w:r>
            <w:r w:rsidR="000A1487">
              <w:rPr>
                <w:rFonts w:ascii="Corbel" w:hAnsi="Corbel"/>
                <w:color w:val="575757"/>
              </w:rPr>
              <w:t>místopředseda představenstva</w:t>
            </w:r>
          </w:p>
        </w:tc>
      </w:tr>
      <w:tr w:rsidR="00C15136" w:rsidRPr="00F56967" w14:paraId="76899C0C" w14:textId="77777777" w:rsidTr="00CE0CCC">
        <w:tc>
          <w:tcPr>
            <w:tcW w:w="5030" w:type="dxa"/>
          </w:tcPr>
          <w:p w14:paraId="7F04BB66" w14:textId="77777777" w:rsidR="00DE7F76" w:rsidRPr="00F56967" w:rsidRDefault="00C15136" w:rsidP="00DE7F76">
            <w:pPr>
              <w:keepNext/>
              <w:keepLines/>
              <w:widowControl w:val="0"/>
              <w:spacing w:before="240" w:after="240" w:line="300" w:lineRule="exact"/>
              <w:rPr>
                <w:rFonts w:ascii="Corbel" w:hAnsi="Corbel"/>
                <w:color w:val="575757"/>
              </w:rPr>
            </w:pPr>
            <w:r w:rsidRPr="00F56967">
              <w:rPr>
                <w:rFonts w:ascii="Corbel" w:hAnsi="Corbel"/>
                <w:color w:val="575757"/>
              </w:rPr>
              <w:t>V </w:t>
            </w:r>
            <w:r w:rsidR="00DE7F76">
              <w:rPr>
                <w:rFonts w:ascii="Corbel" w:hAnsi="Corbel"/>
                <w:color w:val="575757"/>
              </w:rPr>
              <w:t>Praze</w:t>
            </w:r>
            <w:r w:rsidR="00DE7F76" w:rsidRPr="00F56967">
              <w:rPr>
                <w:rFonts w:ascii="Corbel" w:hAnsi="Corbel"/>
                <w:color w:val="575757"/>
              </w:rPr>
              <w:t xml:space="preserve"> dne </w:t>
            </w:r>
            <w:r w:rsidR="00DE7F76">
              <w:rPr>
                <w:rFonts w:ascii="Corbel" w:hAnsi="Corbel"/>
                <w:color w:val="575757"/>
              </w:rPr>
              <w:t>27. května 2022</w:t>
            </w:r>
          </w:p>
          <w:p w14:paraId="69F8C797" w14:textId="598307B8" w:rsidR="00C15136" w:rsidRPr="00F56967" w:rsidRDefault="00C15136" w:rsidP="00DE7F76">
            <w:pPr>
              <w:keepNext/>
              <w:keepLines/>
              <w:widowControl w:val="0"/>
              <w:spacing w:before="240" w:after="240" w:line="300" w:lineRule="exact"/>
              <w:rPr>
                <w:rFonts w:ascii="Corbel" w:hAnsi="Corbel"/>
                <w:color w:val="575757"/>
              </w:rPr>
            </w:pPr>
            <w:r>
              <w:rPr>
                <w:rFonts w:ascii="Corbel" w:hAnsi="Corbel"/>
                <w:b/>
                <w:color w:val="575757"/>
              </w:rPr>
              <w:t xml:space="preserve">Ing. </w:t>
            </w:r>
            <w:r w:rsidR="00A03B12">
              <w:rPr>
                <w:rFonts w:ascii="Corbel" w:hAnsi="Corbel"/>
                <w:b/>
                <w:color w:val="575757"/>
              </w:rPr>
              <w:t>Stanislav Braňka</w:t>
            </w:r>
          </w:p>
          <w:p w14:paraId="080DC998" w14:textId="77777777" w:rsidR="00C15136" w:rsidRPr="00F56967" w:rsidRDefault="00C15136" w:rsidP="00C15136">
            <w:pPr>
              <w:keepNext/>
              <w:keepLines/>
              <w:widowControl w:val="0"/>
              <w:spacing w:after="120" w:line="300" w:lineRule="exact"/>
              <w:rPr>
                <w:rFonts w:ascii="Corbel" w:hAnsi="Corbel"/>
                <w:color w:val="575757"/>
              </w:rPr>
            </w:pPr>
          </w:p>
          <w:p w14:paraId="13FB889D" w14:textId="77777777" w:rsidR="00C15136" w:rsidRPr="00F56967" w:rsidRDefault="00C15136" w:rsidP="00C15136">
            <w:pPr>
              <w:keepNext/>
              <w:keepLines/>
              <w:widowControl w:val="0"/>
              <w:spacing w:after="120" w:line="300" w:lineRule="exact"/>
              <w:rPr>
                <w:rFonts w:ascii="Corbel" w:hAnsi="Corbel"/>
                <w:color w:val="575757"/>
              </w:rPr>
            </w:pPr>
            <w:r w:rsidRPr="00F56967">
              <w:rPr>
                <w:rFonts w:ascii="Corbel" w:hAnsi="Corbel"/>
                <w:color w:val="575757"/>
              </w:rPr>
              <w:t>Podpis: _________________________</w:t>
            </w:r>
          </w:p>
          <w:p w14:paraId="05E9E836" w14:textId="36E89543" w:rsidR="00C15136" w:rsidRPr="00F56967" w:rsidRDefault="00C15136" w:rsidP="00D03806">
            <w:pPr>
              <w:keepNext/>
              <w:keepLines/>
              <w:widowControl w:val="0"/>
              <w:spacing w:after="120" w:line="300" w:lineRule="exact"/>
              <w:rPr>
                <w:rFonts w:ascii="Corbel" w:hAnsi="Corbel"/>
                <w:color w:val="575757"/>
              </w:rPr>
            </w:pPr>
            <w:r w:rsidRPr="00AC4B7C">
              <w:rPr>
                <w:rFonts w:ascii="Corbel" w:hAnsi="Corbel"/>
                <w:i/>
                <w:color w:val="575757"/>
                <w:sz w:val="18"/>
              </w:rPr>
              <w:t>Úředně ověřený podpis</w:t>
            </w:r>
          </w:p>
        </w:tc>
        <w:tc>
          <w:tcPr>
            <w:tcW w:w="5031" w:type="dxa"/>
          </w:tcPr>
          <w:p w14:paraId="24B78DAF" w14:textId="77777777" w:rsidR="00A03B12" w:rsidRDefault="00A03B12" w:rsidP="00A03B12">
            <w:pPr>
              <w:keepNext/>
              <w:keepLines/>
              <w:widowControl w:val="0"/>
              <w:spacing w:after="120" w:line="300" w:lineRule="exact"/>
              <w:rPr>
                <w:rFonts w:ascii="Corbel" w:hAnsi="Corbel"/>
                <w:color w:val="575757"/>
              </w:rPr>
            </w:pPr>
          </w:p>
          <w:p w14:paraId="6B33CD9C" w14:textId="1945C587" w:rsidR="00A03B12" w:rsidRPr="00F56967" w:rsidRDefault="00A03B12" w:rsidP="00A03B12">
            <w:pPr>
              <w:keepNext/>
              <w:keepLines/>
              <w:widowControl w:val="0"/>
              <w:spacing w:after="120" w:line="300" w:lineRule="exact"/>
              <w:rPr>
                <w:rFonts w:ascii="Corbel" w:hAnsi="Corbel"/>
                <w:color w:val="575757"/>
              </w:rPr>
            </w:pPr>
            <w:r w:rsidRPr="00F56967">
              <w:rPr>
                <w:rFonts w:ascii="Corbel" w:hAnsi="Corbel"/>
                <w:color w:val="575757"/>
              </w:rPr>
              <w:t>Podpis: _________________________</w:t>
            </w:r>
          </w:p>
          <w:p w14:paraId="3D63D335" w14:textId="77777777" w:rsidR="00A03B12" w:rsidRPr="00AC4B7C" w:rsidRDefault="00A03B12" w:rsidP="00A03B12">
            <w:pPr>
              <w:keepNext/>
              <w:keepLines/>
              <w:widowControl w:val="0"/>
              <w:spacing w:after="120" w:line="300" w:lineRule="exact"/>
              <w:rPr>
                <w:rFonts w:ascii="Corbel" w:hAnsi="Corbel"/>
                <w:i/>
                <w:color w:val="575757"/>
                <w:sz w:val="18"/>
              </w:rPr>
            </w:pPr>
            <w:r w:rsidRPr="00AC4B7C">
              <w:rPr>
                <w:rFonts w:ascii="Corbel" w:hAnsi="Corbel"/>
                <w:i/>
                <w:color w:val="575757"/>
                <w:sz w:val="18"/>
              </w:rPr>
              <w:t>Úředně ověřený podpis</w:t>
            </w:r>
          </w:p>
          <w:p w14:paraId="39AA63B5" w14:textId="656CDE83" w:rsidR="00A03B12" w:rsidRPr="00F56967" w:rsidRDefault="00A03B12" w:rsidP="00A03B12">
            <w:pPr>
              <w:keepNext/>
              <w:keepLines/>
              <w:widowControl w:val="0"/>
              <w:spacing w:after="120" w:line="300" w:lineRule="exact"/>
              <w:rPr>
                <w:rFonts w:ascii="Corbel" w:hAnsi="Corbel"/>
                <w:color w:val="575757"/>
              </w:rPr>
            </w:pPr>
            <w:r w:rsidRPr="00F56967">
              <w:rPr>
                <w:rFonts w:ascii="Corbel" w:hAnsi="Corbel"/>
                <w:color w:val="575757"/>
              </w:rPr>
              <w:t xml:space="preserve">Jméno: </w:t>
            </w:r>
            <w:r w:rsidR="000A1487">
              <w:rPr>
                <w:rFonts w:ascii="Corbel" w:hAnsi="Corbel"/>
                <w:color w:val="575757"/>
              </w:rPr>
              <w:t>Ing. František Hodan</w:t>
            </w:r>
          </w:p>
          <w:p w14:paraId="797E1F74" w14:textId="12F2C55C" w:rsidR="00C15136" w:rsidRPr="00F56967" w:rsidRDefault="00A03B12" w:rsidP="00162E52">
            <w:pPr>
              <w:keepNext/>
              <w:keepLines/>
              <w:widowControl w:val="0"/>
              <w:spacing w:after="120" w:line="300" w:lineRule="exact"/>
              <w:rPr>
                <w:rFonts w:ascii="Corbel" w:hAnsi="Corbel"/>
                <w:color w:val="575757"/>
              </w:rPr>
            </w:pPr>
            <w:r w:rsidRPr="00F56967">
              <w:rPr>
                <w:rFonts w:ascii="Corbel" w:hAnsi="Corbel"/>
                <w:color w:val="575757"/>
              </w:rPr>
              <w:t>Funkce:</w:t>
            </w:r>
            <w:r w:rsidR="000A1487">
              <w:rPr>
                <w:rFonts w:ascii="Corbel" w:hAnsi="Corbel"/>
                <w:color w:val="575757"/>
              </w:rPr>
              <w:t xml:space="preserve"> člen představenstva</w:t>
            </w:r>
          </w:p>
        </w:tc>
      </w:tr>
      <w:tr w:rsidR="00C15136" w:rsidRPr="00F56967" w14:paraId="178E01B5" w14:textId="77777777" w:rsidTr="00CE0CCC">
        <w:tc>
          <w:tcPr>
            <w:tcW w:w="5030" w:type="dxa"/>
          </w:tcPr>
          <w:p w14:paraId="52DBDC19" w14:textId="77777777" w:rsidR="00DE7F76" w:rsidRPr="00F56967" w:rsidRDefault="00C15136" w:rsidP="00DE7F76">
            <w:pPr>
              <w:keepNext/>
              <w:keepLines/>
              <w:widowControl w:val="0"/>
              <w:spacing w:before="240" w:after="240" w:line="300" w:lineRule="exact"/>
              <w:rPr>
                <w:rFonts w:ascii="Corbel" w:hAnsi="Corbel"/>
                <w:color w:val="575757"/>
              </w:rPr>
            </w:pPr>
            <w:r w:rsidRPr="00F56967">
              <w:rPr>
                <w:rFonts w:ascii="Corbel" w:hAnsi="Corbel"/>
                <w:color w:val="575757"/>
              </w:rPr>
              <w:t>V </w:t>
            </w:r>
            <w:r w:rsidR="00DE7F76">
              <w:rPr>
                <w:rFonts w:ascii="Corbel" w:hAnsi="Corbel"/>
                <w:color w:val="575757"/>
              </w:rPr>
              <w:t>Praze</w:t>
            </w:r>
            <w:r w:rsidR="00DE7F76" w:rsidRPr="00F56967">
              <w:rPr>
                <w:rFonts w:ascii="Corbel" w:hAnsi="Corbel"/>
                <w:color w:val="575757"/>
              </w:rPr>
              <w:t xml:space="preserve"> dne </w:t>
            </w:r>
            <w:r w:rsidR="00DE7F76">
              <w:rPr>
                <w:rFonts w:ascii="Corbel" w:hAnsi="Corbel"/>
                <w:color w:val="575757"/>
              </w:rPr>
              <w:t>27. května 2022</w:t>
            </w:r>
          </w:p>
          <w:p w14:paraId="34485248" w14:textId="3F975EB6" w:rsidR="00C15136" w:rsidRPr="00F56967" w:rsidRDefault="00A03B12" w:rsidP="00DE7F76">
            <w:pPr>
              <w:keepNext/>
              <w:keepLines/>
              <w:widowControl w:val="0"/>
              <w:spacing w:before="240" w:after="240" w:line="300" w:lineRule="exact"/>
              <w:rPr>
                <w:rFonts w:ascii="Corbel" w:hAnsi="Corbel"/>
                <w:color w:val="575757"/>
              </w:rPr>
            </w:pPr>
            <w:r>
              <w:rPr>
                <w:rFonts w:ascii="Corbel" w:hAnsi="Corbel"/>
                <w:b/>
                <w:color w:val="575757"/>
              </w:rPr>
              <w:t>Miroslav Braňka</w:t>
            </w:r>
          </w:p>
          <w:p w14:paraId="558951AC" w14:textId="77777777" w:rsidR="00C15136" w:rsidRPr="00F56967" w:rsidRDefault="00C15136" w:rsidP="00C15136">
            <w:pPr>
              <w:keepNext/>
              <w:keepLines/>
              <w:widowControl w:val="0"/>
              <w:spacing w:after="120" w:line="300" w:lineRule="exact"/>
              <w:rPr>
                <w:rFonts w:ascii="Corbel" w:hAnsi="Corbel"/>
                <w:color w:val="575757"/>
              </w:rPr>
            </w:pPr>
          </w:p>
          <w:p w14:paraId="100F1232" w14:textId="77777777" w:rsidR="00C15136" w:rsidRPr="00F56967" w:rsidRDefault="00C15136" w:rsidP="00C15136">
            <w:pPr>
              <w:keepNext/>
              <w:keepLines/>
              <w:widowControl w:val="0"/>
              <w:spacing w:after="120" w:line="300" w:lineRule="exact"/>
              <w:rPr>
                <w:rFonts w:ascii="Corbel" w:hAnsi="Corbel"/>
                <w:color w:val="575757"/>
              </w:rPr>
            </w:pPr>
            <w:r w:rsidRPr="00F56967">
              <w:rPr>
                <w:rFonts w:ascii="Corbel" w:hAnsi="Corbel"/>
                <w:color w:val="575757"/>
              </w:rPr>
              <w:t>Podpis: _________________________</w:t>
            </w:r>
          </w:p>
          <w:p w14:paraId="2D39D26B" w14:textId="77777777" w:rsidR="00C15136" w:rsidRPr="00AC4B7C" w:rsidRDefault="00C15136" w:rsidP="00C15136">
            <w:pPr>
              <w:keepNext/>
              <w:keepLines/>
              <w:widowControl w:val="0"/>
              <w:spacing w:after="120" w:line="300" w:lineRule="exact"/>
              <w:rPr>
                <w:rFonts w:ascii="Corbel" w:hAnsi="Corbel"/>
                <w:i/>
                <w:color w:val="575757"/>
                <w:sz w:val="18"/>
              </w:rPr>
            </w:pPr>
            <w:r w:rsidRPr="00AC4B7C">
              <w:rPr>
                <w:rFonts w:ascii="Corbel" w:hAnsi="Corbel"/>
                <w:i/>
                <w:color w:val="575757"/>
                <w:sz w:val="18"/>
              </w:rPr>
              <w:t>Úředně ověřený podpis</w:t>
            </w:r>
          </w:p>
          <w:p w14:paraId="2E547C00" w14:textId="77777777" w:rsidR="00C15136" w:rsidRPr="00F56967" w:rsidRDefault="00C15136" w:rsidP="00C15136">
            <w:pPr>
              <w:keepNext/>
              <w:keepLines/>
              <w:widowControl w:val="0"/>
              <w:spacing w:before="240" w:after="240" w:line="300" w:lineRule="exact"/>
              <w:rPr>
                <w:rFonts w:ascii="Corbel" w:hAnsi="Corbel"/>
                <w:color w:val="575757"/>
              </w:rPr>
            </w:pPr>
          </w:p>
        </w:tc>
        <w:tc>
          <w:tcPr>
            <w:tcW w:w="5031" w:type="dxa"/>
          </w:tcPr>
          <w:p w14:paraId="7A25CF48" w14:textId="77777777" w:rsidR="00C15136" w:rsidRPr="00F56967" w:rsidRDefault="00C15136" w:rsidP="00CE0CCC">
            <w:pPr>
              <w:keepNext/>
              <w:keepLines/>
              <w:widowControl w:val="0"/>
              <w:spacing w:before="240" w:after="240" w:line="300" w:lineRule="exact"/>
              <w:rPr>
                <w:rFonts w:ascii="Corbel" w:hAnsi="Corbel"/>
                <w:color w:val="575757"/>
              </w:rPr>
            </w:pPr>
          </w:p>
        </w:tc>
      </w:tr>
    </w:tbl>
    <w:p w14:paraId="67218152" w14:textId="77777777" w:rsidR="00C82582" w:rsidRDefault="00C82582" w:rsidP="00230CA2">
      <w:pPr>
        <w:widowControl w:val="0"/>
        <w:rPr>
          <w:rFonts w:ascii="Corbel" w:hAnsi="Corbel"/>
          <w:color w:val="575757"/>
          <w:lang w:eastAsia="en-US"/>
        </w:rPr>
      </w:pPr>
    </w:p>
    <w:p w14:paraId="3F8B613C" w14:textId="77777777" w:rsidR="00277B89" w:rsidRPr="00F56967" w:rsidRDefault="00277B89" w:rsidP="00230CA2">
      <w:pPr>
        <w:widowControl w:val="0"/>
        <w:tabs>
          <w:tab w:val="left" w:pos="5103"/>
        </w:tabs>
        <w:spacing w:before="120" w:after="120" w:line="300" w:lineRule="exact"/>
        <w:rPr>
          <w:rFonts w:ascii="Corbel" w:hAnsi="Corbel"/>
          <w:b/>
          <w:color w:val="575757"/>
        </w:rPr>
        <w:sectPr w:rsidR="00277B89" w:rsidRPr="00F56967" w:rsidSect="00277B89">
          <w:footerReference w:type="default" r:id="rId10"/>
          <w:headerReference w:type="first" r:id="rId11"/>
          <w:type w:val="oddPage"/>
          <w:pgSz w:w="11906" w:h="16838"/>
          <w:pgMar w:top="2552" w:right="851" w:bottom="1418" w:left="1134" w:header="1134" w:footer="851" w:gutter="0"/>
          <w:cols w:space="708"/>
          <w:titlePg/>
          <w:docGrid w:linePitch="360"/>
        </w:sectPr>
      </w:pPr>
    </w:p>
    <w:p w14:paraId="611E0054" w14:textId="05CB8F9F" w:rsidR="007F12B0" w:rsidRPr="00F56967" w:rsidRDefault="007F12B0" w:rsidP="00230CA2">
      <w:pPr>
        <w:widowControl w:val="0"/>
        <w:spacing w:before="120" w:after="120" w:line="300" w:lineRule="exact"/>
        <w:rPr>
          <w:rFonts w:ascii="Corbel" w:hAnsi="Corbel"/>
          <w:b/>
          <w:color w:val="575757"/>
          <w:sz w:val="24"/>
          <w:szCs w:val="24"/>
          <w:lang w:eastAsia="ja-JP"/>
        </w:rPr>
      </w:pPr>
      <w:r w:rsidRPr="00F56967">
        <w:rPr>
          <w:rFonts w:ascii="Corbel" w:hAnsi="Corbel"/>
          <w:b/>
          <w:color w:val="575757"/>
          <w:sz w:val="24"/>
          <w:szCs w:val="24"/>
          <w:lang w:eastAsia="ja-JP"/>
        </w:rPr>
        <w:lastRenderedPageBreak/>
        <w:t xml:space="preserve">Příloha č. </w:t>
      </w:r>
      <w:r w:rsidR="00A2378C">
        <w:rPr>
          <w:rFonts w:ascii="Corbel" w:hAnsi="Corbel"/>
          <w:b/>
          <w:color w:val="575757"/>
          <w:sz w:val="24"/>
          <w:szCs w:val="24"/>
          <w:lang w:eastAsia="ja-JP"/>
        </w:rPr>
        <w:fldChar w:fldCharType="begin"/>
      </w:r>
      <w:r w:rsidR="00A2378C">
        <w:rPr>
          <w:rFonts w:ascii="Corbel" w:hAnsi="Corbel"/>
          <w:b/>
          <w:color w:val="575757"/>
          <w:sz w:val="24"/>
          <w:szCs w:val="24"/>
          <w:lang w:eastAsia="ja-JP"/>
        </w:rPr>
        <w:instrText xml:space="preserve"> REF _Ref102375599 \r \h </w:instrText>
      </w:r>
      <w:r w:rsidR="00A2378C">
        <w:rPr>
          <w:rFonts w:ascii="Corbel" w:hAnsi="Corbel"/>
          <w:b/>
          <w:color w:val="575757"/>
          <w:sz w:val="24"/>
          <w:szCs w:val="24"/>
          <w:lang w:eastAsia="ja-JP"/>
        </w:rPr>
      </w:r>
      <w:r w:rsidR="00A2378C">
        <w:rPr>
          <w:rFonts w:ascii="Corbel" w:hAnsi="Corbel"/>
          <w:b/>
          <w:color w:val="575757"/>
          <w:sz w:val="24"/>
          <w:szCs w:val="24"/>
          <w:lang w:eastAsia="ja-JP"/>
        </w:rPr>
        <w:fldChar w:fldCharType="separate"/>
      </w:r>
      <w:r w:rsidR="00633A59">
        <w:rPr>
          <w:rFonts w:ascii="Corbel" w:hAnsi="Corbel"/>
          <w:b/>
          <w:color w:val="575757"/>
          <w:sz w:val="24"/>
          <w:szCs w:val="24"/>
          <w:lang w:eastAsia="ja-JP"/>
        </w:rPr>
        <w:t>7.4.2</w:t>
      </w:r>
      <w:r w:rsidR="00A2378C">
        <w:rPr>
          <w:rFonts w:ascii="Corbel" w:hAnsi="Corbel"/>
          <w:b/>
          <w:color w:val="575757"/>
          <w:sz w:val="24"/>
          <w:szCs w:val="24"/>
          <w:lang w:eastAsia="ja-JP"/>
        </w:rPr>
        <w:fldChar w:fldCharType="end"/>
      </w:r>
    </w:p>
    <w:p w14:paraId="647313D5" w14:textId="23387758" w:rsidR="003E248D" w:rsidRPr="00F56967" w:rsidRDefault="00AC4B7C" w:rsidP="00230CA2">
      <w:pPr>
        <w:widowControl w:val="0"/>
        <w:spacing w:before="120" w:after="120" w:line="300" w:lineRule="exact"/>
        <w:rPr>
          <w:rFonts w:ascii="Corbel" w:hAnsi="Corbel"/>
          <w:caps/>
          <w:color w:val="575757"/>
          <w:spacing w:val="20"/>
          <w:sz w:val="28"/>
          <w:szCs w:val="28"/>
        </w:rPr>
      </w:pPr>
      <w:r>
        <w:rPr>
          <w:rFonts w:ascii="Corbel" w:hAnsi="Corbel"/>
          <w:b/>
          <w:color w:val="575757"/>
          <w:sz w:val="24"/>
          <w:szCs w:val="24"/>
          <w:lang w:eastAsia="ja-JP"/>
        </w:rPr>
        <w:t>Závazný v</w:t>
      </w:r>
      <w:r w:rsidR="007F12B0" w:rsidRPr="00F56967">
        <w:rPr>
          <w:rFonts w:ascii="Corbel" w:hAnsi="Corbel"/>
          <w:b/>
          <w:color w:val="575757"/>
          <w:sz w:val="24"/>
          <w:szCs w:val="24"/>
          <w:lang w:eastAsia="ja-JP"/>
        </w:rPr>
        <w:t xml:space="preserve">zor </w:t>
      </w:r>
      <w:r w:rsidR="00A2378C">
        <w:rPr>
          <w:rFonts w:ascii="Corbel" w:hAnsi="Corbel"/>
          <w:b/>
          <w:color w:val="575757"/>
          <w:sz w:val="24"/>
          <w:szCs w:val="24"/>
          <w:lang w:eastAsia="ja-JP"/>
        </w:rPr>
        <w:t>p</w:t>
      </w:r>
      <w:r w:rsidR="00231E1F">
        <w:rPr>
          <w:rFonts w:ascii="Corbel" w:hAnsi="Corbel"/>
          <w:b/>
          <w:color w:val="575757"/>
          <w:sz w:val="24"/>
          <w:szCs w:val="24"/>
          <w:lang w:eastAsia="ja-JP"/>
        </w:rPr>
        <w:t>otvrzení o doručení účinné Smlouvy</w:t>
      </w:r>
    </w:p>
    <w:p w14:paraId="73427015" w14:textId="77777777" w:rsidR="00231E1F" w:rsidRDefault="00231E1F" w:rsidP="00231E1F">
      <w:pPr>
        <w:widowControl w:val="0"/>
        <w:spacing w:after="240" w:line="300" w:lineRule="atLeast"/>
        <w:rPr>
          <w:rFonts w:ascii="Corbel" w:hAnsi="Corbel"/>
          <w:b/>
          <w:bCs/>
          <w:color w:val="575757"/>
          <w:sz w:val="24"/>
          <w:szCs w:val="24"/>
        </w:rPr>
      </w:pPr>
    </w:p>
    <w:p w14:paraId="4777BB02" w14:textId="692CB5AC" w:rsidR="003E248D" w:rsidRPr="00F56967" w:rsidRDefault="003E248D" w:rsidP="00231E1F">
      <w:pPr>
        <w:widowControl w:val="0"/>
        <w:spacing w:after="240" w:line="300" w:lineRule="atLeast"/>
        <w:rPr>
          <w:rFonts w:ascii="Corbel" w:hAnsi="Corbel"/>
          <w:b/>
          <w:bCs/>
          <w:color w:val="575757"/>
          <w:sz w:val="24"/>
          <w:szCs w:val="24"/>
        </w:rPr>
      </w:pPr>
      <w:r w:rsidRPr="00F56967">
        <w:rPr>
          <w:rFonts w:ascii="Corbel" w:hAnsi="Corbel"/>
          <w:b/>
          <w:bCs/>
          <w:color w:val="575757"/>
          <w:sz w:val="24"/>
          <w:szCs w:val="24"/>
        </w:rPr>
        <w:t>Potvrzení o doručení účinné Smlouvy</w:t>
      </w:r>
    </w:p>
    <w:p w14:paraId="574E22C0" w14:textId="75E327A4" w:rsidR="003E248D" w:rsidRPr="00F56967" w:rsidRDefault="00356041" w:rsidP="00230CA2">
      <w:pPr>
        <w:widowControl w:val="0"/>
        <w:spacing w:before="120" w:after="120" w:line="300" w:lineRule="exact"/>
        <w:rPr>
          <w:rFonts w:ascii="Corbel" w:hAnsi="Corbel"/>
          <w:color w:val="575757"/>
          <w:sz w:val="21"/>
          <w:szCs w:val="20"/>
        </w:rPr>
      </w:pPr>
      <w:r>
        <w:rPr>
          <w:rFonts w:ascii="Corbel" w:hAnsi="Corbel"/>
          <w:bCs/>
          <w:color w:val="575757"/>
          <w:sz w:val="21"/>
          <w:szCs w:val="21"/>
        </w:rPr>
        <w:t>Společnost</w:t>
      </w:r>
      <w:r w:rsidR="00A2378C">
        <w:rPr>
          <w:rFonts w:ascii="Corbel" w:hAnsi="Corbel"/>
          <w:bCs/>
          <w:color w:val="575757"/>
          <w:sz w:val="21"/>
          <w:szCs w:val="21"/>
        </w:rPr>
        <w:t xml:space="preserve"> [</w:t>
      </w:r>
      <w:r w:rsidR="00A2378C" w:rsidRPr="00A2378C">
        <w:rPr>
          <w:rFonts w:ascii="Corbel" w:hAnsi="Corbel"/>
          <w:b/>
          <w:color w:val="575757"/>
          <w:sz w:val="21"/>
          <w:szCs w:val="21"/>
          <w:highlight w:val="yellow"/>
        </w:rPr>
        <w:t>obchodní firma</w:t>
      </w:r>
      <w:r w:rsidR="00A2378C">
        <w:rPr>
          <w:rFonts w:ascii="Corbel" w:hAnsi="Corbel"/>
          <w:bCs/>
          <w:color w:val="575757"/>
          <w:sz w:val="21"/>
          <w:szCs w:val="21"/>
        </w:rPr>
        <w:t>], IČO: [</w:t>
      </w:r>
      <w:r w:rsidR="00A2378C" w:rsidRPr="00A2378C">
        <w:rPr>
          <w:rFonts w:ascii="Corbel" w:hAnsi="Corbel"/>
          <w:bCs/>
          <w:color w:val="575757"/>
          <w:sz w:val="21"/>
          <w:szCs w:val="21"/>
          <w:highlight w:val="yellow"/>
        </w:rPr>
        <w:t>doplnit</w:t>
      </w:r>
      <w:r w:rsidR="00A2378C">
        <w:rPr>
          <w:rFonts w:ascii="Corbel" w:hAnsi="Corbel"/>
          <w:bCs/>
          <w:color w:val="575757"/>
          <w:sz w:val="21"/>
          <w:szCs w:val="21"/>
        </w:rPr>
        <w:t>], se sídlem [</w:t>
      </w:r>
      <w:r w:rsidR="00A2378C" w:rsidRPr="00A2378C">
        <w:rPr>
          <w:rFonts w:ascii="Corbel" w:hAnsi="Corbel"/>
          <w:bCs/>
          <w:color w:val="575757"/>
          <w:sz w:val="21"/>
          <w:szCs w:val="21"/>
          <w:highlight w:val="yellow"/>
        </w:rPr>
        <w:t>sídlo</w:t>
      </w:r>
      <w:r w:rsidR="00A2378C">
        <w:rPr>
          <w:rFonts w:ascii="Corbel" w:hAnsi="Corbel"/>
          <w:bCs/>
          <w:color w:val="575757"/>
          <w:sz w:val="21"/>
          <w:szCs w:val="21"/>
        </w:rPr>
        <w:t>], zapsaná v obchodním rejstříku vedeném [r</w:t>
      </w:r>
      <w:r w:rsidR="00A2378C" w:rsidRPr="00A2378C">
        <w:rPr>
          <w:rFonts w:ascii="Corbel" w:hAnsi="Corbel"/>
          <w:bCs/>
          <w:color w:val="575757"/>
          <w:sz w:val="21"/>
          <w:szCs w:val="21"/>
          <w:highlight w:val="yellow"/>
        </w:rPr>
        <w:t>ejstříkový soud</w:t>
      </w:r>
      <w:r w:rsidR="00A2378C">
        <w:rPr>
          <w:rFonts w:ascii="Corbel" w:hAnsi="Corbel"/>
          <w:bCs/>
          <w:color w:val="575757"/>
          <w:sz w:val="21"/>
          <w:szCs w:val="21"/>
        </w:rPr>
        <w:t>], oddíl C, vložka [</w:t>
      </w:r>
      <w:r w:rsidR="00A2378C" w:rsidRPr="00A2378C">
        <w:rPr>
          <w:rFonts w:ascii="Corbel" w:hAnsi="Corbel"/>
          <w:bCs/>
          <w:color w:val="575757"/>
          <w:sz w:val="21"/>
          <w:szCs w:val="21"/>
          <w:highlight w:val="yellow"/>
        </w:rPr>
        <w:t>doplnit</w:t>
      </w:r>
      <w:r w:rsidR="00A2378C">
        <w:rPr>
          <w:rFonts w:ascii="Corbel" w:hAnsi="Corbel"/>
          <w:bCs/>
          <w:color w:val="575757"/>
          <w:sz w:val="21"/>
          <w:szCs w:val="21"/>
        </w:rPr>
        <w:t>],</w:t>
      </w:r>
      <w:r>
        <w:rPr>
          <w:rFonts w:ascii="Corbel" w:hAnsi="Corbel"/>
          <w:bCs/>
          <w:color w:val="575757"/>
          <w:sz w:val="21"/>
          <w:szCs w:val="21"/>
        </w:rPr>
        <w:t xml:space="preserve"> </w:t>
      </w:r>
      <w:r w:rsidR="003E248D" w:rsidRPr="00F56967">
        <w:rPr>
          <w:rFonts w:ascii="Corbel" w:hAnsi="Corbel"/>
          <w:color w:val="575757"/>
          <w:sz w:val="21"/>
          <w:szCs w:val="21"/>
        </w:rPr>
        <w:t>tímto potvrzuje,</w:t>
      </w:r>
      <w:r w:rsidR="003E248D" w:rsidRPr="00F56967">
        <w:rPr>
          <w:rFonts w:ascii="Corbel" w:hAnsi="Corbel"/>
          <w:color w:val="575757"/>
          <w:sz w:val="21"/>
          <w:szCs w:val="20"/>
        </w:rPr>
        <w:t xml:space="preserve"> že jí byla</w:t>
      </w:r>
      <w:r w:rsidR="00A2378C">
        <w:rPr>
          <w:rFonts w:ascii="Corbel" w:hAnsi="Corbel"/>
          <w:color w:val="575757"/>
          <w:sz w:val="21"/>
          <w:szCs w:val="20"/>
        </w:rPr>
        <w:t xml:space="preserve"> účinná Smlouva řádně doručena dne [</w:t>
      </w:r>
      <w:r w:rsidR="00A2378C" w:rsidRPr="00A2378C">
        <w:rPr>
          <w:rFonts w:ascii="Corbel" w:hAnsi="Corbel"/>
          <w:color w:val="575757"/>
          <w:sz w:val="21"/>
          <w:szCs w:val="20"/>
          <w:highlight w:val="yellow"/>
        </w:rPr>
        <w:t>doplnit</w:t>
      </w:r>
      <w:r w:rsidR="00A2378C">
        <w:rPr>
          <w:rFonts w:ascii="Corbel" w:hAnsi="Corbel"/>
          <w:color w:val="575757"/>
          <w:sz w:val="21"/>
          <w:szCs w:val="20"/>
        </w:rPr>
        <w:t>]</w:t>
      </w:r>
      <w:r w:rsidR="003E248D" w:rsidRPr="00F56967">
        <w:rPr>
          <w:rFonts w:ascii="Corbel" w:hAnsi="Corbel"/>
          <w:color w:val="575757"/>
          <w:sz w:val="21"/>
          <w:szCs w:val="20"/>
        </w:rPr>
        <w:t>.</w:t>
      </w:r>
    </w:p>
    <w:p w14:paraId="6B981695" w14:textId="77777777" w:rsidR="00B6110B" w:rsidRPr="00F56967" w:rsidRDefault="00B6110B" w:rsidP="00230CA2">
      <w:pPr>
        <w:widowControl w:val="0"/>
        <w:spacing w:before="240" w:after="240" w:line="300" w:lineRule="exact"/>
        <w:rPr>
          <w:rFonts w:ascii="Corbel" w:hAnsi="Corbel"/>
          <w:color w:val="575757"/>
          <w:sz w:val="21"/>
          <w:szCs w:val="21"/>
        </w:rPr>
      </w:pPr>
      <w:r w:rsidRPr="00F56967">
        <w:rPr>
          <w:rFonts w:ascii="Corbel" w:hAnsi="Corbel"/>
          <w:color w:val="575757"/>
          <w:sz w:val="21"/>
          <w:szCs w:val="21"/>
        </w:rPr>
        <w:t>V ___________ dne ___________</w:t>
      </w:r>
    </w:p>
    <w:tbl>
      <w:tblPr>
        <w:tblStyle w:val="Mkatabulky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7"/>
        <w:gridCol w:w="4747"/>
      </w:tblGrid>
      <w:tr w:rsidR="00223878" w:rsidRPr="00F56967" w14:paraId="04387BB0" w14:textId="77777777" w:rsidTr="000260A5">
        <w:tc>
          <w:tcPr>
            <w:tcW w:w="4747" w:type="dxa"/>
          </w:tcPr>
          <w:p w14:paraId="44A7557A" w14:textId="2674A3F5" w:rsidR="00B6110B" w:rsidRPr="00F56967" w:rsidRDefault="00A2378C" w:rsidP="00F43C41">
            <w:pPr>
              <w:widowControl w:val="0"/>
              <w:spacing w:after="120" w:line="300" w:lineRule="atLeast"/>
              <w:rPr>
                <w:rFonts w:ascii="Corbel" w:hAnsi="Corbel"/>
                <w:color w:val="575757"/>
                <w:sz w:val="21"/>
                <w:szCs w:val="21"/>
              </w:rPr>
            </w:pPr>
            <w:r>
              <w:rPr>
                <w:rFonts w:ascii="Corbel" w:eastAsiaTheme="majorEastAsia" w:hAnsi="Corbel" w:cstheme="majorBidi"/>
                <w:bCs/>
                <w:color w:val="575757"/>
                <w:sz w:val="21"/>
                <w:szCs w:val="21"/>
              </w:rPr>
              <w:t xml:space="preserve">Za </w:t>
            </w:r>
            <w:r w:rsidR="003B793A" w:rsidRPr="00F56967">
              <w:rPr>
                <w:rFonts w:ascii="Corbel" w:eastAsiaTheme="majorEastAsia" w:hAnsi="Corbel" w:cstheme="majorBidi"/>
                <w:bCs/>
                <w:color w:val="575757"/>
                <w:sz w:val="21"/>
                <w:szCs w:val="21"/>
              </w:rPr>
              <w:t>[</w:t>
            </w:r>
            <w:r>
              <w:rPr>
                <w:rFonts w:ascii="Corbel" w:eastAsiaTheme="majorEastAsia" w:hAnsi="Corbel" w:cstheme="majorBidi"/>
                <w:bCs/>
                <w:color w:val="575757"/>
                <w:sz w:val="21"/>
                <w:szCs w:val="21"/>
              </w:rPr>
              <w:t>obchodní firma</w:t>
            </w:r>
            <w:r w:rsidR="003B793A" w:rsidRPr="00F56967">
              <w:rPr>
                <w:rFonts w:ascii="Corbel" w:eastAsiaTheme="majorEastAsia" w:hAnsi="Corbel" w:cstheme="majorBidi"/>
                <w:bCs/>
                <w:color w:val="575757"/>
                <w:sz w:val="21"/>
                <w:szCs w:val="21"/>
              </w:rPr>
              <w:t>]</w:t>
            </w:r>
          </w:p>
          <w:p w14:paraId="62871331" w14:textId="77777777" w:rsidR="00B6110B" w:rsidRPr="00F56967" w:rsidRDefault="00B6110B" w:rsidP="00F43C41">
            <w:pPr>
              <w:widowControl w:val="0"/>
              <w:spacing w:after="120" w:line="300" w:lineRule="atLeast"/>
              <w:rPr>
                <w:rFonts w:ascii="Corbel" w:hAnsi="Corbel"/>
                <w:color w:val="575757"/>
                <w:sz w:val="21"/>
                <w:szCs w:val="21"/>
              </w:rPr>
            </w:pPr>
          </w:p>
          <w:p w14:paraId="72F831E3" w14:textId="77777777" w:rsidR="00B6110B" w:rsidRPr="00F56967" w:rsidRDefault="00B6110B" w:rsidP="00F43C41">
            <w:pPr>
              <w:widowControl w:val="0"/>
              <w:spacing w:after="120" w:line="300" w:lineRule="atLeast"/>
              <w:rPr>
                <w:rFonts w:ascii="Corbel" w:hAnsi="Corbel"/>
                <w:color w:val="575757"/>
                <w:sz w:val="21"/>
                <w:szCs w:val="21"/>
              </w:rPr>
            </w:pPr>
          </w:p>
          <w:p w14:paraId="369ED1AB" w14:textId="77777777" w:rsidR="00B6110B" w:rsidRPr="00F56967" w:rsidRDefault="00B6110B" w:rsidP="00F43C41">
            <w:pPr>
              <w:widowControl w:val="0"/>
              <w:spacing w:after="120" w:line="300" w:lineRule="exact"/>
              <w:rPr>
                <w:rFonts w:ascii="Corbel" w:hAnsi="Corbel"/>
                <w:color w:val="575757"/>
                <w:sz w:val="21"/>
                <w:szCs w:val="21"/>
              </w:rPr>
            </w:pPr>
            <w:r w:rsidRPr="00F56967">
              <w:rPr>
                <w:rFonts w:ascii="Corbel" w:hAnsi="Corbel"/>
                <w:color w:val="575757"/>
                <w:sz w:val="21"/>
                <w:szCs w:val="21"/>
              </w:rPr>
              <w:t>Podpis: _________________________</w:t>
            </w:r>
          </w:p>
          <w:p w14:paraId="05DE5EDF" w14:textId="77777777" w:rsidR="00B6110B" w:rsidRPr="00F56967" w:rsidRDefault="00B6110B" w:rsidP="00F43C41">
            <w:pPr>
              <w:widowControl w:val="0"/>
              <w:spacing w:after="120" w:line="300" w:lineRule="exact"/>
              <w:rPr>
                <w:rFonts w:ascii="Corbel" w:hAnsi="Corbel"/>
                <w:color w:val="575757"/>
                <w:sz w:val="21"/>
                <w:szCs w:val="21"/>
              </w:rPr>
            </w:pPr>
            <w:r w:rsidRPr="00F56967">
              <w:rPr>
                <w:rFonts w:ascii="Corbel" w:hAnsi="Corbel"/>
                <w:color w:val="575757"/>
                <w:sz w:val="21"/>
                <w:szCs w:val="21"/>
              </w:rPr>
              <w:t xml:space="preserve">Jméno: </w:t>
            </w:r>
            <w:r w:rsidRPr="00F56967">
              <w:rPr>
                <w:rFonts w:ascii="Corbel" w:eastAsiaTheme="majorEastAsia" w:hAnsi="Corbel" w:cstheme="majorBidi"/>
                <w:bCs/>
                <w:color w:val="575757"/>
                <w:sz w:val="21"/>
                <w:szCs w:val="21"/>
              </w:rPr>
              <w:t>[</w:t>
            </w:r>
            <w:r w:rsidRPr="00CE0A15">
              <w:rPr>
                <w:rFonts w:ascii="Corbel" w:eastAsiaTheme="majorEastAsia" w:hAnsi="Corbel" w:cstheme="majorBidi"/>
                <w:bCs/>
                <w:color w:val="575757"/>
                <w:sz w:val="21"/>
                <w:szCs w:val="21"/>
                <w:highlight w:val="yellow"/>
              </w:rPr>
              <w:t>bude doplněno</w:t>
            </w:r>
            <w:r w:rsidRPr="00F56967">
              <w:rPr>
                <w:rFonts w:ascii="Corbel" w:eastAsiaTheme="majorEastAsia" w:hAnsi="Corbel" w:cstheme="majorBidi"/>
                <w:bCs/>
                <w:color w:val="575757"/>
                <w:sz w:val="21"/>
                <w:szCs w:val="21"/>
              </w:rPr>
              <w:t>]</w:t>
            </w:r>
          </w:p>
          <w:p w14:paraId="3EEA4B02" w14:textId="3BE776CF" w:rsidR="00B6110B" w:rsidRPr="00F56967" w:rsidRDefault="00B6110B" w:rsidP="00F43C41">
            <w:pPr>
              <w:widowControl w:val="0"/>
              <w:spacing w:after="120" w:line="300" w:lineRule="atLeast"/>
              <w:rPr>
                <w:rFonts w:ascii="Corbel" w:hAnsi="Corbel"/>
                <w:color w:val="575757"/>
                <w:sz w:val="21"/>
                <w:szCs w:val="21"/>
              </w:rPr>
            </w:pPr>
            <w:r w:rsidRPr="00F56967">
              <w:rPr>
                <w:rFonts w:ascii="Corbel" w:hAnsi="Corbel"/>
                <w:color w:val="575757"/>
                <w:sz w:val="21"/>
                <w:szCs w:val="21"/>
              </w:rPr>
              <w:t xml:space="preserve">Funkce: </w:t>
            </w:r>
            <w:r w:rsidR="00A2378C">
              <w:rPr>
                <w:rFonts w:ascii="Corbel" w:eastAsiaTheme="majorEastAsia" w:hAnsi="Corbel" w:cstheme="majorBidi"/>
                <w:bCs/>
                <w:color w:val="575757"/>
                <w:sz w:val="21"/>
                <w:szCs w:val="21"/>
              </w:rPr>
              <w:t>jednatel</w:t>
            </w:r>
          </w:p>
          <w:p w14:paraId="3D4C55D5" w14:textId="77777777" w:rsidR="00B6110B" w:rsidRPr="00F56967" w:rsidRDefault="00B6110B" w:rsidP="00F43C41">
            <w:pPr>
              <w:widowControl w:val="0"/>
              <w:spacing w:after="120" w:line="300" w:lineRule="atLeast"/>
              <w:rPr>
                <w:rFonts w:ascii="Corbel" w:hAnsi="Corbel"/>
                <w:color w:val="575757"/>
                <w:sz w:val="21"/>
                <w:szCs w:val="21"/>
              </w:rPr>
            </w:pPr>
          </w:p>
        </w:tc>
        <w:tc>
          <w:tcPr>
            <w:tcW w:w="4747" w:type="dxa"/>
          </w:tcPr>
          <w:p w14:paraId="0E781B3D" w14:textId="77777777" w:rsidR="00B6110B" w:rsidRDefault="00B6110B" w:rsidP="00F43C41">
            <w:pPr>
              <w:widowControl w:val="0"/>
              <w:spacing w:after="120" w:line="300" w:lineRule="atLeast"/>
              <w:rPr>
                <w:rFonts w:ascii="Corbel" w:hAnsi="Corbel"/>
                <w:b/>
                <w:color w:val="575757"/>
                <w:sz w:val="21"/>
                <w:szCs w:val="21"/>
              </w:rPr>
            </w:pPr>
          </w:p>
          <w:p w14:paraId="5CC7920F" w14:textId="77777777" w:rsidR="00A2378C" w:rsidRDefault="00A2378C" w:rsidP="00F43C41">
            <w:pPr>
              <w:widowControl w:val="0"/>
              <w:spacing w:after="120" w:line="300" w:lineRule="atLeast"/>
              <w:rPr>
                <w:rFonts w:ascii="Corbel" w:hAnsi="Corbel"/>
                <w:b/>
                <w:color w:val="575757"/>
                <w:sz w:val="21"/>
                <w:szCs w:val="21"/>
              </w:rPr>
            </w:pPr>
          </w:p>
          <w:p w14:paraId="4C694CAC" w14:textId="77777777" w:rsidR="00A2378C" w:rsidRDefault="00A2378C" w:rsidP="00F43C41">
            <w:pPr>
              <w:widowControl w:val="0"/>
              <w:spacing w:after="120" w:line="300" w:lineRule="atLeast"/>
              <w:rPr>
                <w:rFonts w:ascii="Corbel" w:hAnsi="Corbel"/>
                <w:b/>
                <w:color w:val="575757"/>
                <w:sz w:val="21"/>
                <w:szCs w:val="21"/>
              </w:rPr>
            </w:pPr>
          </w:p>
          <w:p w14:paraId="5F327B17" w14:textId="77777777" w:rsidR="00A2378C" w:rsidRPr="00F56967" w:rsidRDefault="00A2378C" w:rsidP="00A2378C">
            <w:pPr>
              <w:widowControl w:val="0"/>
              <w:spacing w:after="120" w:line="300" w:lineRule="exact"/>
              <w:rPr>
                <w:rFonts w:ascii="Corbel" w:hAnsi="Corbel"/>
                <w:color w:val="575757"/>
                <w:sz w:val="21"/>
                <w:szCs w:val="21"/>
              </w:rPr>
            </w:pPr>
            <w:r w:rsidRPr="00F56967">
              <w:rPr>
                <w:rFonts w:ascii="Corbel" w:hAnsi="Corbel"/>
                <w:color w:val="575757"/>
                <w:sz w:val="21"/>
                <w:szCs w:val="21"/>
              </w:rPr>
              <w:t>Podpis: _________________________</w:t>
            </w:r>
          </w:p>
          <w:p w14:paraId="2EA90935" w14:textId="77777777" w:rsidR="00A2378C" w:rsidRPr="00F56967" w:rsidRDefault="00A2378C" w:rsidP="00A2378C">
            <w:pPr>
              <w:widowControl w:val="0"/>
              <w:spacing w:after="120" w:line="300" w:lineRule="exact"/>
              <w:rPr>
                <w:rFonts w:ascii="Corbel" w:hAnsi="Corbel"/>
                <w:color w:val="575757"/>
                <w:sz w:val="21"/>
                <w:szCs w:val="21"/>
              </w:rPr>
            </w:pPr>
            <w:r w:rsidRPr="00F56967">
              <w:rPr>
                <w:rFonts w:ascii="Corbel" w:hAnsi="Corbel"/>
                <w:color w:val="575757"/>
                <w:sz w:val="21"/>
                <w:szCs w:val="21"/>
              </w:rPr>
              <w:t xml:space="preserve">Jméno: </w:t>
            </w:r>
            <w:r w:rsidRPr="00F56967">
              <w:rPr>
                <w:rFonts w:ascii="Corbel" w:eastAsiaTheme="majorEastAsia" w:hAnsi="Corbel" w:cstheme="majorBidi"/>
                <w:bCs/>
                <w:color w:val="575757"/>
                <w:sz w:val="21"/>
                <w:szCs w:val="21"/>
              </w:rPr>
              <w:t>[</w:t>
            </w:r>
            <w:r w:rsidRPr="00CE0A15">
              <w:rPr>
                <w:rFonts w:ascii="Corbel" w:eastAsiaTheme="majorEastAsia" w:hAnsi="Corbel" w:cstheme="majorBidi"/>
                <w:bCs/>
                <w:color w:val="575757"/>
                <w:sz w:val="21"/>
                <w:szCs w:val="21"/>
                <w:highlight w:val="yellow"/>
              </w:rPr>
              <w:t>bude doplněno</w:t>
            </w:r>
            <w:r w:rsidRPr="00F56967">
              <w:rPr>
                <w:rFonts w:ascii="Corbel" w:eastAsiaTheme="majorEastAsia" w:hAnsi="Corbel" w:cstheme="majorBidi"/>
                <w:bCs/>
                <w:color w:val="575757"/>
                <w:sz w:val="21"/>
                <w:szCs w:val="21"/>
              </w:rPr>
              <w:t>]</w:t>
            </w:r>
          </w:p>
          <w:p w14:paraId="25D306A7" w14:textId="214299D1" w:rsidR="00A2378C" w:rsidRPr="00F56967" w:rsidRDefault="00A2378C" w:rsidP="00A2378C">
            <w:pPr>
              <w:widowControl w:val="0"/>
              <w:spacing w:after="120" w:line="300" w:lineRule="atLeast"/>
              <w:rPr>
                <w:rFonts w:ascii="Corbel" w:hAnsi="Corbel"/>
                <w:color w:val="575757"/>
                <w:sz w:val="21"/>
                <w:szCs w:val="21"/>
              </w:rPr>
            </w:pPr>
            <w:r w:rsidRPr="00F56967">
              <w:rPr>
                <w:rFonts w:ascii="Corbel" w:hAnsi="Corbel"/>
                <w:color w:val="575757"/>
                <w:sz w:val="21"/>
                <w:szCs w:val="21"/>
              </w:rPr>
              <w:t xml:space="preserve">Funkce: </w:t>
            </w:r>
            <w:r>
              <w:rPr>
                <w:rFonts w:ascii="Corbel" w:hAnsi="Corbel"/>
                <w:color w:val="575757"/>
                <w:sz w:val="21"/>
                <w:szCs w:val="21"/>
              </w:rPr>
              <w:t>jednatel</w:t>
            </w:r>
          </w:p>
          <w:p w14:paraId="34859882" w14:textId="7EAF4802" w:rsidR="00A2378C" w:rsidRPr="00F56967" w:rsidRDefault="00A2378C" w:rsidP="00F43C41">
            <w:pPr>
              <w:widowControl w:val="0"/>
              <w:spacing w:after="120" w:line="300" w:lineRule="atLeast"/>
              <w:rPr>
                <w:rFonts w:ascii="Corbel" w:hAnsi="Corbel"/>
                <w:b/>
                <w:color w:val="575757"/>
                <w:sz w:val="21"/>
                <w:szCs w:val="21"/>
              </w:rPr>
            </w:pPr>
          </w:p>
        </w:tc>
      </w:tr>
    </w:tbl>
    <w:p w14:paraId="3DBED3D5" w14:textId="77777777" w:rsidR="00D47206" w:rsidRDefault="00D47206" w:rsidP="00D47206">
      <w:pPr>
        <w:widowControl w:val="0"/>
        <w:spacing w:after="0" w:line="240" w:lineRule="auto"/>
        <w:rPr>
          <w:rFonts w:ascii="Corbel" w:hAnsi="Corbel"/>
          <w:b/>
          <w:color w:val="575757"/>
          <w:sz w:val="24"/>
          <w:szCs w:val="24"/>
          <w:lang w:eastAsia="ja-JP"/>
        </w:rPr>
      </w:pPr>
    </w:p>
    <w:p w14:paraId="7B1FB80F" w14:textId="31A61F4F" w:rsidR="00DE7F76" w:rsidRDefault="00DE7F76">
      <w:pPr>
        <w:spacing w:after="0" w:line="240" w:lineRule="auto"/>
        <w:rPr>
          <w:rFonts w:ascii="Corbel" w:eastAsia="Calibri" w:hAnsi="Corbel"/>
          <w:color w:val="575757"/>
          <w:lang w:eastAsia="en-US"/>
        </w:rPr>
      </w:pPr>
      <w:r>
        <w:rPr>
          <w:rFonts w:ascii="Corbel" w:eastAsia="Calibri" w:hAnsi="Corbel"/>
          <w:color w:val="575757"/>
          <w:lang w:eastAsia="en-US"/>
        </w:rPr>
        <w:br w:type="page"/>
      </w:r>
    </w:p>
    <w:p w14:paraId="4D0BED18" w14:textId="69CB47D4" w:rsidR="00F8669B" w:rsidRDefault="00DE7F76" w:rsidP="00B76584">
      <w:pPr>
        <w:widowControl w:val="0"/>
        <w:spacing w:before="120" w:after="120" w:line="300" w:lineRule="exact"/>
        <w:rPr>
          <w:rFonts w:ascii="Corbel" w:hAnsi="Corbel"/>
          <w:b/>
          <w:bCs/>
          <w:color w:val="575757"/>
          <w:lang w:eastAsia="ja-JP"/>
        </w:rPr>
      </w:pPr>
      <w:r w:rsidRPr="00DE7F76">
        <w:rPr>
          <w:rFonts w:ascii="Corbel" w:hAnsi="Corbel"/>
          <w:b/>
          <w:bCs/>
          <w:color w:val="575757"/>
          <w:lang w:eastAsia="ja-JP"/>
        </w:rPr>
        <w:lastRenderedPageBreak/>
        <w:t xml:space="preserve">Příloha č. </w:t>
      </w:r>
      <w:r w:rsidRPr="00DE7F76">
        <w:rPr>
          <w:rFonts w:ascii="Corbel" w:hAnsi="Corbel"/>
          <w:b/>
          <w:bCs/>
          <w:color w:val="575757"/>
          <w:lang w:eastAsia="ja-JP"/>
        </w:rPr>
        <w:fldChar w:fldCharType="begin"/>
      </w:r>
      <w:r w:rsidRPr="00DE7F76">
        <w:rPr>
          <w:rFonts w:ascii="Corbel" w:hAnsi="Corbel"/>
          <w:b/>
          <w:bCs/>
          <w:color w:val="575757"/>
          <w:lang w:eastAsia="ja-JP"/>
        </w:rPr>
        <w:instrText xml:space="preserve"> REF _Ref102375909 \r \h </w:instrText>
      </w:r>
      <w:r>
        <w:rPr>
          <w:rFonts w:ascii="Corbel" w:hAnsi="Corbel"/>
          <w:b/>
          <w:bCs/>
          <w:color w:val="575757"/>
          <w:lang w:eastAsia="ja-JP"/>
        </w:rPr>
        <w:instrText xml:space="preserve"> \* MERGEFORMAT </w:instrText>
      </w:r>
      <w:r w:rsidRPr="00DE7F76">
        <w:rPr>
          <w:rFonts w:ascii="Corbel" w:hAnsi="Corbel"/>
          <w:b/>
          <w:bCs/>
          <w:color w:val="575757"/>
          <w:lang w:eastAsia="ja-JP"/>
        </w:rPr>
      </w:r>
      <w:r w:rsidRPr="00DE7F76">
        <w:rPr>
          <w:rFonts w:ascii="Corbel" w:hAnsi="Corbel"/>
          <w:b/>
          <w:bCs/>
          <w:color w:val="575757"/>
          <w:lang w:eastAsia="ja-JP"/>
        </w:rPr>
        <w:fldChar w:fldCharType="separate"/>
      </w:r>
      <w:r w:rsidR="00633A59">
        <w:rPr>
          <w:rFonts w:ascii="Corbel" w:hAnsi="Corbel"/>
          <w:b/>
          <w:bCs/>
          <w:color w:val="575757"/>
          <w:lang w:eastAsia="ja-JP"/>
        </w:rPr>
        <w:t>1.1.29</w:t>
      </w:r>
      <w:r w:rsidRPr="00DE7F76">
        <w:rPr>
          <w:rFonts w:ascii="Corbel" w:hAnsi="Corbel"/>
          <w:b/>
          <w:bCs/>
          <w:color w:val="575757"/>
          <w:lang w:eastAsia="ja-JP"/>
        </w:rPr>
        <w:fldChar w:fldCharType="end"/>
      </w:r>
    </w:p>
    <w:p w14:paraId="7EB37CEF" w14:textId="72D323E4" w:rsidR="00DE7F76" w:rsidRDefault="00DE7F76" w:rsidP="00B76584">
      <w:pPr>
        <w:widowControl w:val="0"/>
        <w:spacing w:before="120" w:after="120" w:line="300" w:lineRule="exact"/>
        <w:rPr>
          <w:rFonts w:ascii="Corbel" w:hAnsi="Corbel"/>
          <w:b/>
          <w:bCs/>
          <w:color w:val="575757"/>
          <w:lang w:eastAsia="ja-JP"/>
        </w:rPr>
      </w:pPr>
      <w:r>
        <w:rPr>
          <w:rFonts w:ascii="Corbel" w:hAnsi="Corbel"/>
          <w:b/>
          <w:bCs/>
          <w:color w:val="575757"/>
          <w:lang w:eastAsia="ja-JP"/>
        </w:rPr>
        <w:t>Závazný vzor Prohlášení</w:t>
      </w:r>
    </w:p>
    <w:p w14:paraId="28CA03F7" w14:textId="77777777" w:rsidR="003D279D" w:rsidRDefault="003D279D" w:rsidP="00B76584">
      <w:pPr>
        <w:widowControl w:val="0"/>
        <w:spacing w:before="120" w:after="120" w:line="300" w:lineRule="exact"/>
        <w:rPr>
          <w:rFonts w:ascii="Corbel" w:hAnsi="Corbel"/>
          <w:color w:val="575757"/>
          <w:lang w:eastAsia="ja-JP"/>
        </w:rPr>
      </w:pPr>
    </w:p>
    <w:p w14:paraId="2F698AD2" w14:textId="014E02B1" w:rsidR="00DE7F76" w:rsidRPr="00DE7F76" w:rsidRDefault="00DE7F76" w:rsidP="00B76584">
      <w:pPr>
        <w:widowControl w:val="0"/>
        <w:spacing w:before="120" w:after="120" w:line="300" w:lineRule="exact"/>
        <w:rPr>
          <w:rFonts w:ascii="Corbel" w:hAnsi="Corbel"/>
          <w:color w:val="575757"/>
          <w:lang w:eastAsia="ja-JP"/>
        </w:rPr>
      </w:pPr>
      <w:r w:rsidRPr="00DE7F76">
        <w:rPr>
          <w:rFonts w:ascii="Corbel" w:hAnsi="Corbel"/>
          <w:color w:val="575757"/>
          <w:lang w:eastAsia="ja-JP"/>
        </w:rPr>
        <w:t>Níže uvedené strany</w:t>
      </w:r>
    </w:p>
    <w:p w14:paraId="2D60EE3C" w14:textId="77777777" w:rsidR="00DE7F76" w:rsidRPr="00893FDB" w:rsidRDefault="00DE7F76" w:rsidP="00DE7F76">
      <w:pPr>
        <w:pStyle w:val="ListParagraph"/>
        <w:widowControl w:val="0"/>
        <w:numPr>
          <w:ilvl w:val="0"/>
          <w:numId w:val="12"/>
        </w:numPr>
        <w:spacing w:before="120" w:after="120" w:line="300" w:lineRule="exact"/>
        <w:ind w:hanging="720"/>
        <w:contextualSpacing w:val="0"/>
        <w:rPr>
          <w:rFonts w:ascii="Corbel" w:hAnsi="Corbel"/>
          <w:bCs/>
          <w:color w:val="575757"/>
        </w:rPr>
      </w:pPr>
      <w:r w:rsidRPr="00CD1282">
        <w:rPr>
          <w:rFonts w:ascii="Corbel" w:hAnsi="Corbel"/>
          <w:b/>
          <w:color w:val="595959" w:themeColor="text1" w:themeTint="A6"/>
        </w:rPr>
        <w:t>ENCAP s.r.o.</w:t>
      </w:r>
      <w:r w:rsidRPr="00CD1282">
        <w:rPr>
          <w:rFonts w:ascii="Corbel" w:hAnsi="Corbel"/>
          <w:color w:val="595959" w:themeColor="text1" w:themeTint="A6"/>
        </w:rPr>
        <w:t>, IČO: 09332219, se sídlem Rybná 716/24, Staré Město, 110 00 Praha 1, zapsaná v</w:t>
      </w:r>
      <w:r>
        <w:rPr>
          <w:rFonts w:ascii="Corbel" w:hAnsi="Corbel"/>
          <w:color w:val="595959" w:themeColor="text1" w:themeTint="A6"/>
        </w:rPr>
        <w:t> </w:t>
      </w:r>
      <w:r w:rsidRPr="00CD1282">
        <w:rPr>
          <w:rFonts w:ascii="Corbel" w:hAnsi="Corbel"/>
          <w:color w:val="595959" w:themeColor="text1" w:themeTint="A6"/>
        </w:rPr>
        <w:t xml:space="preserve">obchodním rejstříku vedeném Městským soudem v Praze, oddíl C, vložka </w:t>
      </w:r>
      <w:r w:rsidRPr="00CD1282">
        <w:rPr>
          <w:rFonts w:ascii="Corbel" w:hAnsi="Corbel"/>
          <w:color w:val="595959" w:themeColor="text1" w:themeTint="A6"/>
          <w:shd w:val="clear" w:color="auto" w:fill="FFFFFF"/>
        </w:rPr>
        <w:t>334648 </w:t>
      </w:r>
    </w:p>
    <w:p w14:paraId="71006CB5" w14:textId="77777777" w:rsidR="00DE7F76" w:rsidRPr="00F56967" w:rsidRDefault="00DE7F76" w:rsidP="00DE7F76">
      <w:pPr>
        <w:widowControl w:val="0"/>
        <w:spacing w:before="240" w:after="240" w:line="300" w:lineRule="exact"/>
        <w:rPr>
          <w:rFonts w:ascii="Corbel" w:hAnsi="Corbel"/>
          <w:bCs/>
          <w:color w:val="575757"/>
          <w:lang w:eastAsia="en-US"/>
        </w:rPr>
      </w:pPr>
      <w:r w:rsidRPr="00F56967">
        <w:rPr>
          <w:rFonts w:ascii="Corbel" w:hAnsi="Corbel"/>
          <w:bCs/>
          <w:color w:val="575757"/>
          <w:lang w:eastAsia="en-US"/>
        </w:rPr>
        <w:t>a</w:t>
      </w:r>
    </w:p>
    <w:p w14:paraId="38574089" w14:textId="77777777" w:rsidR="00DE7F76" w:rsidRDefault="00DE7F76" w:rsidP="00DE7F76">
      <w:pPr>
        <w:pStyle w:val="ListParagraph"/>
        <w:widowControl w:val="0"/>
        <w:numPr>
          <w:ilvl w:val="0"/>
          <w:numId w:val="12"/>
        </w:numPr>
        <w:spacing w:before="120" w:after="120" w:line="300" w:lineRule="exact"/>
        <w:ind w:left="709" w:hanging="709"/>
        <w:contextualSpacing w:val="0"/>
        <w:rPr>
          <w:rFonts w:ascii="Corbel" w:hAnsi="Corbel"/>
          <w:bCs/>
          <w:color w:val="575757"/>
          <w:lang w:eastAsia="en-US"/>
        </w:rPr>
      </w:pPr>
      <w:r w:rsidRPr="00893FDB">
        <w:rPr>
          <w:rFonts w:ascii="Corbel" w:hAnsi="Corbel"/>
          <w:b/>
          <w:color w:val="575757"/>
          <w:lang w:eastAsia="en-US"/>
        </w:rPr>
        <w:t xml:space="preserve">Ing. </w:t>
      </w:r>
      <w:r w:rsidRPr="00CD1282">
        <w:rPr>
          <w:rFonts w:ascii="Corbel" w:hAnsi="Corbel"/>
          <w:b/>
          <w:bCs/>
          <w:color w:val="595959" w:themeColor="text1" w:themeTint="A6"/>
        </w:rPr>
        <w:t>Stanislav Braňka</w:t>
      </w:r>
      <w:r w:rsidRPr="00CD1282">
        <w:rPr>
          <w:rFonts w:ascii="Corbel" w:hAnsi="Corbel"/>
          <w:color w:val="595959" w:themeColor="text1" w:themeTint="A6"/>
        </w:rPr>
        <w:t xml:space="preserve">, dat. nar. 22. února 1967, </w:t>
      </w:r>
      <w:r>
        <w:rPr>
          <w:rFonts w:ascii="Corbel" w:hAnsi="Corbel"/>
          <w:color w:val="595959" w:themeColor="text1" w:themeTint="A6"/>
        </w:rPr>
        <w:t xml:space="preserve">bytem </w:t>
      </w:r>
      <w:r w:rsidRPr="00B715E8">
        <w:rPr>
          <w:rFonts w:ascii="Corbel" w:hAnsi="Corbel"/>
          <w:color w:val="595959" w:themeColor="text1" w:themeTint="A6"/>
        </w:rPr>
        <w:t xml:space="preserve">č.p. </w:t>
      </w:r>
      <w:r w:rsidRPr="00CD1282">
        <w:rPr>
          <w:rFonts w:ascii="Corbel" w:hAnsi="Corbel"/>
          <w:color w:val="595959" w:themeColor="text1" w:themeTint="A6"/>
        </w:rPr>
        <w:t>205</w:t>
      </w:r>
      <w:r w:rsidRPr="00B715E8">
        <w:rPr>
          <w:rFonts w:ascii="Corbel" w:hAnsi="Corbel"/>
          <w:color w:val="595959" w:themeColor="text1" w:themeTint="A6"/>
        </w:rPr>
        <w:t>, 289 14 Chrást</w:t>
      </w:r>
    </w:p>
    <w:p w14:paraId="4D721D20" w14:textId="77777777" w:rsidR="00DE7F76" w:rsidRPr="00893FDB" w:rsidRDefault="00DE7F76" w:rsidP="00DE7F76">
      <w:pPr>
        <w:widowControl w:val="0"/>
        <w:spacing w:before="120" w:after="120" w:line="300" w:lineRule="exact"/>
        <w:rPr>
          <w:rFonts w:ascii="Corbel" w:hAnsi="Corbel"/>
          <w:bCs/>
          <w:color w:val="575757"/>
          <w:lang w:eastAsia="en-US"/>
        </w:rPr>
      </w:pPr>
      <w:r>
        <w:rPr>
          <w:rFonts w:ascii="Corbel" w:hAnsi="Corbel"/>
          <w:bCs/>
          <w:color w:val="575757"/>
          <w:lang w:eastAsia="en-US"/>
        </w:rPr>
        <w:t>a</w:t>
      </w:r>
    </w:p>
    <w:p w14:paraId="2DD42F11" w14:textId="77777777" w:rsidR="00DE7F76" w:rsidRDefault="00DE7F76" w:rsidP="00DE7F76">
      <w:pPr>
        <w:pStyle w:val="ListParagraph"/>
        <w:widowControl w:val="0"/>
        <w:numPr>
          <w:ilvl w:val="0"/>
          <w:numId w:val="12"/>
        </w:numPr>
        <w:spacing w:before="120" w:after="120" w:line="300" w:lineRule="exact"/>
        <w:ind w:left="709" w:hanging="709"/>
        <w:contextualSpacing w:val="0"/>
        <w:rPr>
          <w:rFonts w:ascii="Corbel" w:hAnsi="Corbel"/>
          <w:bCs/>
          <w:color w:val="575757"/>
          <w:lang w:eastAsia="en-US"/>
        </w:rPr>
      </w:pPr>
      <w:r w:rsidRPr="00CD1282">
        <w:rPr>
          <w:rFonts w:ascii="Corbel" w:hAnsi="Corbel"/>
          <w:b/>
          <w:bCs/>
          <w:color w:val="595959" w:themeColor="text1" w:themeTint="A6"/>
        </w:rPr>
        <w:t>Miroslav Braňka</w:t>
      </w:r>
      <w:r w:rsidRPr="00CD1282">
        <w:rPr>
          <w:rFonts w:ascii="Corbel" w:hAnsi="Corbel"/>
          <w:color w:val="595959" w:themeColor="text1" w:themeTint="A6"/>
        </w:rPr>
        <w:t xml:space="preserve">, dat. nar. 26. října 1972, </w:t>
      </w:r>
      <w:r>
        <w:rPr>
          <w:rFonts w:ascii="Corbel" w:hAnsi="Corbel"/>
          <w:color w:val="595959" w:themeColor="text1" w:themeTint="A6"/>
        </w:rPr>
        <w:t xml:space="preserve">bytem </w:t>
      </w:r>
      <w:r w:rsidRPr="00B715E8">
        <w:rPr>
          <w:rFonts w:ascii="Corbel" w:hAnsi="Corbel"/>
          <w:color w:val="595959" w:themeColor="text1" w:themeTint="A6"/>
        </w:rPr>
        <w:t>č.p. 208, 289 14 Chrást</w:t>
      </w:r>
    </w:p>
    <w:p w14:paraId="67B7326E" w14:textId="77777777" w:rsidR="00DE7F76" w:rsidRPr="00893FDB" w:rsidRDefault="00DE7F76" w:rsidP="00DE7F76">
      <w:pPr>
        <w:widowControl w:val="0"/>
        <w:spacing w:before="120" w:after="120" w:line="300" w:lineRule="exact"/>
        <w:rPr>
          <w:rFonts w:ascii="Corbel" w:hAnsi="Corbel"/>
          <w:bCs/>
          <w:color w:val="575757"/>
          <w:lang w:eastAsia="en-US"/>
        </w:rPr>
      </w:pPr>
      <w:r>
        <w:rPr>
          <w:rFonts w:ascii="Corbel" w:hAnsi="Corbel"/>
          <w:bCs/>
          <w:color w:val="575757"/>
          <w:lang w:eastAsia="en-US"/>
        </w:rPr>
        <w:t>a</w:t>
      </w:r>
    </w:p>
    <w:p w14:paraId="7A169D8B" w14:textId="77777777" w:rsidR="00DE7F76" w:rsidRPr="00F56967" w:rsidRDefault="00DE7F76" w:rsidP="00DE7F76">
      <w:pPr>
        <w:pStyle w:val="ListParagraph"/>
        <w:widowControl w:val="0"/>
        <w:numPr>
          <w:ilvl w:val="0"/>
          <w:numId w:val="12"/>
        </w:numPr>
        <w:spacing w:before="120" w:after="120" w:line="300" w:lineRule="exact"/>
        <w:ind w:left="709" w:hanging="709"/>
        <w:contextualSpacing w:val="0"/>
        <w:rPr>
          <w:rFonts w:ascii="Corbel" w:hAnsi="Corbel"/>
          <w:bCs/>
          <w:color w:val="575757"/>
          <w:lang w:eastAsia="en-US"/>
        </w:rPr>
      </w:pPr>
      <w:r w:rsidRPr="00CD1282">
        <w:rPr>
          <w:rFonts w:ascii="Corbel" w:hAnsi="Corbel"/>
          <w:b/>
          <w:color w:val="595959" w:themeColor="text1" w:themeTint="A6"/>
        </w:rPr>
        <w:t>Pražské služby, a.s.</w:t>
      </w:r>
      <w:r w:rsidRPr="00CD1282">
        <w:rPr>
          <w:rFonts w:ascii="Corbel" w:hAnsi="Corbel"/>
          <w:color w:val="595959" w:themeColor="text1" w:themeTint="A6"/>
        </w:rPr>
        <w:t>, IČO: 60194120, se sídlem Praha 9, Pod Šancemi 444/1, zapsaná v obchodním rejstříku vedeném Městským soudem v Praze, oddíl B, vložka 2432</w:t>
      </w:r>
    </w:p>
    <w:p w14:paraId="482AF4E2" w14:textId="14450F4D" w:rsidR="006405CC" w:rsidRDefault="003D279D" w:rsidP="00B76584">
      <w:pPr>
        <w:widowControl w:val="0"/>
        <w:spacing w:before="120" w:after="120" w:line="300" w:lineRule="exact"/>
        <w:rPr>
          <w:rFonts w:ascii="Corbel" w:eastAsia="Calibri" w:hAnsi="Corbel"/>
          <w:color w:val="575757"/>
          <w:lang w:eastAsia="en-US"/>
        </w:rPr>
      </w:pPr>
      <w:r>
        <w:rPr>
          <w:rFonts w:ascii="Corbel" w:eastAsia="Calibri" w:hAnsi="Corbel"/>
          <w:color w:val="575757"/>
          <w:lang w:eastAsia="en-US"/>
        </w:rPr>
        <w:t>t</w:t>
      </w:r>
      <w:r w:rsidR="00DE7F76" w:rsidRPr="00DA6E82">
        <w:rPr>
          <w:rFonts w:ascii="Corbel" w:eastAsia="Calibri" w:hAnsi="Corbel"/>
          <w:color w:val="575757"/>
          <w:lang w:eastAsia="en-US"/>
        </w:rPr>
        <w:t>ímto v souvislosti s</w:t>
      </w:r>
      <w:r w:rsidR="00DA6E82" w:rsidRPr="00DA6E82">
        <w:rPr>
          <w:rFonts w:ascii="Corbel" w:eastAsia="Calibri" w:hAnsi="Corbel"/>
          <w:color w:val="575757"/>
          <w:lang w:eastAsia="en-US"/>
        </w:rPr>
        <w:t xml:space="preserve">e </w:t>
      </w:r>
      <w:r w:rsidR="00DA6E82" w:rsidRPr="00DA6E82">
        <w:rPr>
          <w:rFonts w:ascii="Corbel" w:hAnsi="Corbel"/>
          <w:color w:val="575757"/>
          <w:lang w:eastAsia="en-US"/>
        </w:rPr>
        <w:t xml:space="preserve">smlouvou o převodu podílů ve společnostech RELAKA s.r.o. a AGROBIOPLYN s.r.o. </w:t>
      </w:r>
      <w:r w:rsidR="00DE7F76" w:rsidRPr="00DA6E82">
        <w:rPr>
          <w:rFonts w:ascii="Corbel" w:eastAsia="Calibri" w:hAnsi="Corbel"/>
          <w:color w:val="575757"/>
          <w:lang w:eastAsia="en-US"/>
        </w:rPr>
        <w:t xml:space="preserve"> </w:t>
      </w:r>
      <w:r>
        <w:rPr>
          <w:rFonts w:ascii="Corbel" w:eastAsia="Calibri" w:hAnsi="Corbel"/>
          <w:color w:val="575757"/>
          <w:lang w:eastAsia="en-US"/>
        </w:rPr>
        <w:t>uzavřenou</w:t>
      </w:r>
      <w:r w:rsidR="00DA6E82" w:rsidRPr="00DA6E82">
        <w:rPr>
          <w:rFonts w:ascii="Corbel" w:eastAsia="Calibri" w:hAnsi="Corbel"/>
          <w:color w:val="575757"/>
          <w:lang w:eastAsia="en-US"/>
        </w:rPr>
        <w:t xml:space="preserve"> dne 27. května 2022 </w:t>
      </w:r>
      <w:r>
        <w:rPr>
          <w:rFonts w:ascii="Corbel" w:eastAsia="Calibri" w:hAnsi="Corbel"/>
          <w:color w:val="575757"/>
          <w:lang w:eastAsia="en-US"/>
        </w:rPr>
        <w:t xml:space="preserve">mezi výše uvedenými stranami </w:t>
      </w:r>
      <w:r w:rsidR="00DA6E82" w:rsidRPr="00DA6E82">
        <w:rPr>
          <w:rFonts w:ascii="Corbel" w:eastAsia="Calibri" w:hAnsi="Corbel"/>
          <w:color w:val="575757"/>
          <w:lang w:eastAsia="en-US"/>
        </w:rPr>
        <w:t>(dále jen „</w:t>
      </w:r>
      <w:r w:rsidR="00DA6E82" w:rsidRPr="006405CC">
        <w:rPr>
          <w:rFonts w:ascii="Corbel" w:eastAsia="Calibri" w:hAnsi="Corbel"/>
          <w:b/>
          <w:bCs/>
          <w:color w:val="575757"/>
          <w:lang w:eastAsia="en-US"/>
        </w:rPr>
        <w:t>Smlo</w:t>
      </w:r>
      <w:r w:rsidR="006405CC">
        <w:rPr>
          <w:rFonts w:ascii="Corbel" w:eastAsia="Calibri" w:hAnsi="Corbel"/>
          <w:b/>
          <w:bCs/>
          <w:color w:val="575757"/>
          <w:lang w:eastAsia="en-US"/>
        </w:rPr>
        <w:t>uv</w:t>
      </w:r>
      <w:r w:rsidR="00DA6E82" w:rsidRPr="006405CC">
        <w:rPr>
          <w:rFonts w:ascii="Corbel" w:eastAsia="Calibri" w:hAnsi="Corbel"/>
          <w:b/>
          <w:bCs/>
          <w:color w:val="575757"/>
          <w:lang w:eastAsia="en-US"/>
        </w:rPr>
        <w:t>a</w:t>
      </w:r>
      <w:r w:rsidR="00DA6E82" w:rsidRPr="00DA6E82">
        <w:rPr>
          <w:rFonts w:ascii="Corbel" w:eastAsia="Calibri" w:hAnsi="Corbel"/>
          <w:color w:val="575757"/>
          <w:lang w:eastAsia="en-US"/>
        </w:rPr>
        <w:t>“) potvrzují, že</w:t>
      </w:r>
      <w:r w:rsidR="006405CC">
        <w:rPr>
          <w:rFonts w:ascii="Corbel" w:eastAsia="Calibri" w:hAnsi="Corbel"/>
          <w:color w:val="575757"/>
          <w:lang w:eastAsia="en-US"/>
        </w:rPr>
        <w:t>:</w:t>
      </w:r>
    </w:p>
    <w:p w14:paraId="74CEE9E5" w14:textId="77777777" w:rsidR="006405CC" w:rsidRDefault="00DA6E82" w:rsidP="006405CC">
      <w:pPr>
        <w:pStyle w:val="ListParagraph"/>
        <w:widowControl w:val="0"/>
        <w:numPr>
          <w:ilvl w:val="0"/>
          <w:numId w:val="13"/>
        </w:numPr>
        <w:spacing w:before="120" w:after="120" w:line="300" w:lineRule="exact"/>
        <w:rPr>
          <w:rFonts w:ascii="Corbel" w:eastAsia="Calibri" w:hAnsi="Corbel"/>
          <w:color w:val="575757"/>
          <w:lang w:eastAsia="en-US"/>
        </w:rPr>
      </w:pPr>
      <w:r w:rsidRPr="006405CC">
        <w:rPr>
          <w:rFonts w:ascii="Corbel" w:eastAsia="Calibri" w:hAnsi="Corbel"/>
          <w:color w:val="575757"/>
          <w:lang w:eastAsia="en-US"/>
        </w:rPr>
        <w:t>došlo ke splnění všech Odkládacích podmínek</w:t>
      </w:r>
      <w:r w:rsidR="006405CC" w:rsidRPr="006405CC">
        <w:rPr>
          <w:rFonts w:ascii="Corbel" w:eastAsia="Calibri" w:hAnsi="Corbel"/>
          <w:color w:val="575757"/>
          <w:lang w:eastAsia="en-US"/>
        </w:rPr>
        <w:t>,</w:t>
      </w:r>
      <w:r w:rsidRPr="006405CC">
        <w:rPr>
          <w:rFonts w:ascii="Corbel" w:eastAsia="Calibri" w:hAnsi="Corbel"/>
          <w:color w:val="575757"/>
          <w:lang w:eastAsia="en-US"/>
        </w:rPr>
        <w:t xml:space="preserve"> jak je tento pojem definován ve Smlouvě</w:t>
      </w:r>
      <w:r w:rsidR="006405CC" w:rsidRPr="006405CC">
        <w:rPr>
          <w:rFonts w:ascii="Corbel" w:eastAsia="Calibri" w:hAnsi="Corbel"/>
          <w:color w:val="575757"/>
          <w:lang w:eastAsia="en-US"/>
        </w:rPr>
        <w:t xml:space="preserve">, </w:t>
      </w:r>
      <w:r w:rsidRPr="006405CC">
        <w:rPr>
          <w:rFonts w:ascii="Corbel" w:eastAsia="Calibri" w:hAnsi="Corbel"/>
          <w:color w:val="575757"/>
          <w:lang w:eastAsia="en-US"/>
        </w:rPr>
        <w:t xml:space="preserve">a </w:t>
      </w:r>
    </w:p>
    <w:p w14:paraId="51E18F9A" w14:textId="62AAAA5D" w:rsidR="00DE7F76" w:rsidRDefault="00DA6E82" w:rsidP="006405CC">
      <w:pPr>
        <w:pStyle w:val="ListParagraph"/>
        <w:widowControl w:val="0"/>
        <w:numPr>
          <w:ilvl w:val="0"/>
          <w:numId w:val="13"/>
        </w:numPr>
        <w:spacing w:before="120" w:after="120" w:line="300" w:lineRule="exact"/>
        <w:rPr>
          <w:rFonts w:ascii="Corbel" w:eastAsia="Calibri" w:hAnsi="Corbel"/>
          <w:color w:val="575757"/>
          <w:lang w:eastAsia="en-US"/>
        </w:rPr>
      </w:pPr>
      <w:r w:rsidRPr="006405CC">
        <w:rPr>
          <w:rFonts w:ascii="Corbel" w:eastAsia="Calibri" w:hAnsi="Corbel"/>
          <w:color w:val="575757"/>
          <w:lang w:eastAsia="en-US"/>
        </w:rPr>
        <w:t xml:space="preserve">Smlouva v celém rozsahu nabyla účinnosti dne </w:t>
      </w:r>
      <w:r w:rsidR="003B6829">
        <w:rPr>
          <w:rFonts w:ascii="Corbel" w:hAnsi="Corbel"/>
          <w:bCs/>
          <w:color w:val="575757"/>
          <w:sz w:val="21"/>
          <w:szCs w:val="21"/>
        </w:rPr>
        <w:t>[</w:t>
      </w:r>
      <w:r w:rsidR="003B6829" w:rsidRPr="00A2378C">
        <w:rPr>
          <w:rFonts w:ascii="Corbel" w:hAnsi="Corbel"/>
          <w:bCs/>
          <w:color w:val="575757"/>
          <w:sz w:val="21"/>
          <w:szCs w:val="21"/>
          <w:highlight w:val="yellow"/>
        </w:rPr>
        <w:t>doplnit</w:t>
      </w:r>
      <w:r w:rsidR="003B6829">
        <w:rPr>
          <w:rFonts w:ascii="Corbel" w:hAnsi="Corbel"/>
          <w:bCs/>
          <w:color w:val="575757"/>
          <w:sz w:val="21"/>
          <w:szCs w:val="21"/>
        </w:rPr>
        <w:t>]</w:t>
      </w:r>
      <w:r w:rsidRPr="006405CC">
        <w:rPr>
          <w:rFonts w:ascii="Corbel" w:eastAsia="Calibri" w:hAnsi="Corbel"/>
          <w:color w:val="575757"/>
          <w:lang w:eastAsia="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gridCol w:w="5031"/>
      </w:tblGrid>
      <w:tr w:rsidR="003D279D" w:rsidRPr="003D279D" w14:paraId="42619BC1" w14:textId="77777777" w:rsidTr="00676099">
        <w:tc>
          <w:tcPr>
            <w:tcW w:w="5030" w:type="dxa"/>
          </w:tcPr>
          <w:p w14:paraId="3FD4537B" w14:textId="77777777" w:rsidR="003D279D" w:rsidRPr="003D279D" w:rsidRDefault="003D279D" w:rsidP="003D279D">
            <w:pPr>
              <w:keepNext/>
              <w:keepLines/>
              <w:widowControl w:val="0"/>
              <w:spacing w:before="240" w:after="240" w:line="300" w:lineRule="exact"/>
              <w:rPr>
                <w:rFonts w:ascii="Corbel" w:hAnsi="Corbel"/>
                <w:color w:val="575757"/>
              </w:rPr>
            </w:pPr>
            <w:r w:rsidRPr="003D279D">
              <w:rPr>
                <w:rFonts w:ascii="Corbel" w:hAnsi="Corbel"/>
                <w:color w:val="575757"/>
              </w:rPr>
              <w:lastRenderedPageBreak/>
              <w:t>V ___________ dne ___________</w:t>
            </w:r>
          </w:p>
          <w:p w14:paraId="4F937777"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b/>
                <w:color w:val="575757"/>
              </w:rPr>
              <w:t>ENCAP s.r.o.</w:t>
            </w:r>
          </w:p>
          <w:p w14:paraId="675AEBA4" w14:textId="77777777" w:rsidR="003D279D" w:rsidRPr="003D279D" w:rsidRDefault="003D279D" w:rsidP="003D279D">
            <w:pPr>
              <w:keepNext/>
              <w:keepLines/>
              <w:widowControl w:val="0"/>
              <w:spacing w:after="120" w:line="300" w:lineRule="exact"/>
              <w:rPr>
                <w:rFonts w:ascii="Corbel" w:hAnsi="Corbel"/>
                <w:color w:val="575757"/>
              </w:rPr>
            </w:pPr>
          </w:p>
          <w:p w14:paraId="260EE37F"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color w:val="575757"/>
              </w:rPr>
              <w:t>Podpis: _________________________</w:t>
            </w:r>
          </w:p>
          <w:p w14:paraId="6BEA7235"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color w:val="575757"/>
              </w:rPr>
              <w:t xml:space="preserve">Jméno: </w:t>
            </w:r>
          </w:p>
          <w:p w14:paraId="1C2C5025" w14:textId="77777777" w:rsidR="003D279D" w:rsidRPr="003D279D" w:rsidRDefault="003D279D" w:rsidP="003D279D">
            <w:pPr>
              <w:keepNext/>
              <w:keepLines/>
              <w:widowControl w:val="0"/>
              <w:spacing w:after="120" w:line="300" w:lineRule="exact"/>
              <w:rPr>
                <w:rFonts w:ascii="Corbel" w:hAnsi="Corbel"/>
                <w:i/>
                <w:color w:val="575757"/>
              </w:rPr>
            </w:pPr>
            <w:r w:rsidRPr="003D279D">
              <w:rPr>
                <w:rFonts w:ascii="Corbel" w:hAnsi="Corbel"/>
                <w:color w:val="575757"/>
              </w:rPr>
              <w:t xml:space="preserve">Funkce: </w:t>
            </w:r>
          </w:p>
        </w:tc>
        <w:tc>
          <w:tcPr>
            <w:tcW w:w="5031" w:type="dxa"/>
          </w:tcPr>
          <w:p w14:paraId="6B0B5CB4" w14:textId="77777777" w:rsidR="003D279D" w:rsidRPr="003D279D" w:rsidRDefault="003D279D" w:rsidP="003D279D">
            <w:pPr>
              <w:keepNext/>
              <w:keepLines/>
              <w:widowControl w:val="0"/>
              <w:spacing w:before="240" w:after="240" w:line="300" w:lineRule="exact"/>
              <w:rPr>
                <w:rFonts w:ascii="Corbel" w:hAnsi="Corbel"/>
                <w:color w:val="575757"/>
              </w:rPr>
            </w:pPr>
            <w:r w:rsidRPr="003D279D">
              <w:rPr>
                <w:rFonts w:ascii="Corbel" w:hAnsi="Corbel"/>
                <w:color w:val="575757"/>
              </w:rPr>
              <w:t>V ___________ dne ___________</w:t>
            </w:r>
          </w:p>
          <w:p w14:paraId="2DF04740" w14:textId="77777777" w:rsidR="003D279D" w:rsidRPr="003D279D" w:rsidRDefault="003D279D" w:rsidP="003D279D">
            <w:pPr>
              <w:keepNext/>
              <w:keepLines/>
              <w:widowControl w:val="0"/>
              <w:spacing w:after="120" w:line="300" w:lineRule="exact"/>
              <w:rPr>
                <w:rFonts w:ascii="Corbel" w:hAnsi="Corbel"/>
                <w:b/>
                <w:bCs/>
                <w:color w:val="575757"/>
                <w:lang w:eastAsia="en-US"/>
              </w:rPr>
            </w:pPr>
            <w:r w:rsidRPr="003D279D">
              <w:rPr>
                <w:rFonts w:ascii="Corbel" w:hAnsi="Corbel"/>
                <w:b/>
                <w:bCs/>
                <w:color w:val="575757"/>
                <w:lang w:eastAsia="en-US"/>
              </w:rPr>
              <w:t>Pražské služby, a.s.</w:t>
            </w:r>
          </w:p>
          <w:p w14:paraId="75EA1E6A" w14:textId="77777777" w:rsidR="003D279D" w:rsidRPr="003D279D" w:rsidRDefault="003D279D" w:rsidP="003D279D">
            <w:pPr>
              <w:keepNext/>
              <w:keepLines/>
              <w:widowControl w:val="0"/>
              <w:spacing w:after="120" w:line="300" w:lineRule="exact"/>
              <w:rPr>
                <w:rFonts w:ascii="Corbel" w:hAnsi="Corbel"/>
                <w:color w:val="575757"/>
              </w:rPr>
            </w:pPr>
          </w:p>
          <w:p w14:paraId="319DC33E"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color w:val="575757"/>
              </w:rPr>
              <w:t>Podpis: _________________________</w:t>
            </w:r>
          </w:p>
          <w:p w14:paraId="23A10F7F"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color w:val="575757"/>
              </w:rPr>
              <w:t xml:space="preserve">Jméno: </w:t>
            </w:r>
          </w:p>
          <w:p w14:paraId="74DC4C22"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color w:val="575757"/>
              </w:rPr>
              <w:t xml:space="preserve">Funkce: </w:t>
            </w:r>
          </w:p>
        </w:tc>
      </w:tr>
      <w:tr w:rsidR="003D279D" w:rsidRPr="003D279D" w14:paraId="024EC8AD" w14:textId="77777777" w:rsidTr="00676099">
        <w:tc>
          <w:tcPr>
            <w:tcW w:w="5030" w:type="dxa"/>
          </w:tcPr>
          <w:p w14:paraId="35A10811" w14:textId="77777777" w:rsidR="003D279D" w:rsidRPr="003D279D" w:rsidRDefault="003D279D" w:rsidP="003D279D">
            <w:pPr>
              <w:keepNext/>
              <w:keepLines/>
              <w:widowControl w:val="0"/>
              <w:spacing w:before="240" w:after="240" w:line="300" w:lineRule="exact"/>
              <w:rPr>
                <w:rFonts w:ascii="Corbel" w:hAnsi="Corbel"/>
                <w:color w:val="575757"/>
              </w:rPr>
            </w:pPr>
            <w:r w:rsidRPr="003D279D">
              <w:rPr>
                <w:rFonts w:ascii="Corbel" w:hAnsi="Corbel"/>
                <w:color w:val="575757"/>
              </w:rPr>
              <w:t>V ___________ dne ___________</w:t>
            </w:r>
          </w:p>
          <w:p w14:paraId="7DBF3C8E"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b/>
                <w:color w:val="575757"/>
              </w:rPr>
              <w:t>Ing. Stanislav Braňka</w:t>
            </w:r>
          </w:p>
          <w:p w14:paraId="2C82FF42" w14:textId="77777777" w:rsidR="003D279D" w:rsidRPr="003D279D" w:rsidRDefault="003D279D" w:rsidP="003D279D">
            <w:pPr>
              <w:keepNext/>
              <w:keepLines/>
              <w:widowControl w:val="0"/>
              <w:spacing w:after="120" w:line="300" w:lineRule="exact"/>
              <w:rPr>
                <w:rFonts w:ascii="Corbel" w:hAnsi="Corbel"/>
                <w:color w:val="575757"/>
              </w:rPr>
            </w:pPr>
          </w:p>
          <w:p w14:paraId="3CB6C24E" w14:textId="12C8F2E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color w:val="575757"/>
              </w:rPr>
              <w:t>Podpis: _________________________</w:t>
            </w:r>
          </w:p>
        </w:tc>
        <w:tc>
          <w:tcPr>
            <w:tcW w:w="5031" w:type="dxa"/>
          </w:tcPr>
          <w:p w14:paraId="4A4900E1" w14:textId="77777777" w:rsidR="003D279D" w:rsidRPr="003D279D" w:rsidRDefault="003D279D" w:rsidP="003D279D">
            <w:pPr>
              <w:keepNext/>
              <w:keepLines/>
              <w:widowControl w:val="0"/>
              <w:spacing w:after="120" w:line="300" w:lineRule="exact"/>
              <w:rPr>
                <w:rFonts w:ascii="Corbel" w:hAnsi="Corbel"/>
                <w:color w:val="575757"/>
              </w:rPr>
            </w:pPr>
          </w:p>
          <w:p w14:paraId="6DB389B5"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color w:val="575757"/>
              </w:rPr>
              <w:t>Podpis: _________________________</w:t>
            </w:r>
          </w:p>
          <w:p w14:paraId="50D6AFA2"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color w:val="575757"/>
              </w:rPr>
              <w:t xml:space="preserve">Jméno: </w:t>
            </w:r>
          </w:p>
          <w:p w14:paraId="571CAE12"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color w:val="575757"/>
              </w:rPr>
              <w:t>Funkce:</w:t>
            </w:r>
          </w:p>
        </w:tc>
      </w:tr>
      <w:tr w:rsidR="003D279D" w:rsidRPr="003D279D" w14:paraId="67B1E89D" w14:textId="77777777" w:rsidTr="00676099">
        <w:tc>
          <w:tcPr>
            <w:tcW w:w="5030" w:type="dxa"/>
          </w:tcPr>
          <w:p w14:paraId="23754A0C" w14:textId="77777777" w:rsidR="003D279D" w:rsidRPr="003D279D" w:rsidRDefault="003D279D" w:rsidP="003D279D">
            <w:pPr>
              <w:keepNext/>
              <w:keepLines/>
              <w:widowControl w:val="0"/>
              <w:spacing w:before="240" w:after="240" w:line="300" w:lineRule="exact"/>
              <w:rPr>
                <w:rFonts w:ascii="Corbel" w:hAnsi="Corbel"/>
                <w:color w:val="575757"/>
              </w:rPr>
            </w:pPr>
            <w:r w:rsidRPr="003D279D">
              <w:rPr>
                <w:rFonts w:ascii="Corbel" w:hAnsi="Corbel"/>
                <w:color w:val="575757"/>
              </w:rPr>
              <w:t>V ___________ dne ___________</w:t>
            </w:r>
          </w:p>
          <w:p w14:paraId="65A686DA"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b/>
                <w:color w:val="575757"/>
              </w:rPr>
              <w:t>Miroslav Braňka</w:t>
            </w:r>
          </w:p>
          <w:p w14:paraId="40903788" w14:textId="77777777" w:rsidR="003D279D" w:rsidRPr="003D279D" w:rsidRDefault="003D279D" w:rsidP="003D279D">
            <w:pPr>
              <w:keepNext/>
              <w:keepLines/>
              <w:widowControl w:val="0"/>
              <w:spacing w:after="120" w:line="300" w:lineRule="exact"/>
              <w:rPr>
                <w:rFonts w:ascii="Corbel" w:hAnsi="Corbel"/>
                <w:color w:val="575757"/>
              </w:rPr>
            </w:pPr>
          </w:p>
          <w:p w14:paraId="032B0F05" w14:textId="2FF4FEAF"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color w:val="575757"/>
              </w:rPr>
              <w:t>Podpis: _________________________</w:t>
            </w:r>
          </w:p>
        </w:tc>
        <w:tc>
          <w:tcPr>
            <w:tcW w:w="5031" w:type="dxa"/>
          </w:tcPr>
          <w:p w14:paraId="25EBF20F" w14:textId="77777777" w:rsidR="003D279D" w:rsidRPr="003D279D" w:rsidRDefault="003D279D" w:rsidP="003D279D">
            <w:pPr>
              <w:keepNext/>
              <w:keepLines/>
              <w:widowControl w:val="0"/>
              <w:spacing w:before="240" w:after="240" w:line="300" w:lineRule="exact"/>
              <w:rPr>
                <w:rFonts w:ascii="Corbel" w:hAnsi="Corbel"/>
                <w:color w:val="575757"/>
              </w:rPr>
            </w:pPr>
          </w:p>
        </w:tc>
      </w:tr>
    </w:tbl>
    <w:p w14:paraId="1ED9CD28" w14:textId="17F81A1D" w:rsidR="005B1763" w:rsidRDefault="005B1763" w:rsidP="003D279D">
      <w:pPr>
        <w:widowControl w:val="0"/>
        <w:spacing w:before="120" w:after="120" w:line="300" w:lineRule="exact"/>
        <w:rPr>
          <w:rFonts w:ascii="Corbel" w:eastAsia="Calibri" w:hAnsi="Corbel"/>
          <w:color w:val="575757"/>
          <w:lang w:eastAsia="en-US"/>
        </w:rPr>
      </w:pPr>
    </w:p>
    <w:p w14:paraId="240E9B4F" w14:textId="77777777" w:rsidR="005B1763" w:rsidRDefault="005B1763">
      <w:pPr>
        <w:spacing w:after="0" w:line="240" w:lineRule="auto"/>
        <w:rPr>
          <w:rFonts w:ascii="Corbel" w:eastAsia="Calibri" w:hAnsi="Corbel"/>
          <w:color w:val="575757"/>
          <w:lang w:eastAsia="en-US"/>
        </w:rPr>
      </w:pPr>
      <w:r>
        <w:rPr>
          <w:rFonts w:ascii="Corbel" w:eastAsia="Calibri" w:hAnsi="Corbel"/>
          <w:color w:val="575757"/>
          <w:lang w:eastAsia="en-US"/>
        </w:rPr>
        <w:br w:type="page"/>
      </w:r>
    </w:p>
    <w:p w14:paraId="71240511" w14:textId="3C910689" w:rsidR="005B1763" w:rsidRPr="005B1763" w:rsidRDefault="005B1763" w:rsidP="005B1763">
      <w:pPr>
        <w:keepNext/>
        <w:keepLines/>
        <w:widowControl w:val="0"/>
        <w:tabs>
          <w:tab w:val="left" w:pos="2963"/>
        </w:tabs>
        <w:spacing w:after="0" w:line="300" w:lineRule="exact"/>
        <w:ind w:right="-108"/>
        <w:rPr>
          <w:rFonts w:ascii="Corbel" w:hAnsi="Corbel"/>
          <w:b/>
          <w:bCs/>
          <w:color w:val="575757"/>
          <w:lang w:eastAsia="ja-JP"/>
        </w:rPr>
      </w:pPr>
      <w:r w:rsidRPr="005B1763">
        <w:rPr>
          <w:rFonts w:ascii="Corbel" w:hAnsi="Corbel"/>
          <w:b/>
          <w:bCs/>
          <w:color w:val="575757"/>
          <w:lang w:eastAsia="ja-JP"/>
        </w:rPr>
        <w:lastRenderedPageBreak/>
        <w:t xml:space="preserve">Příloha č. </w:t>
      </w:r>
      <w:r w:rsidRPr="005B1763">
        <w:rPr>
          <w:rFonts w:ascii="Corbel" w:hAnsi="Corbel"/>
          <w:b/>
          <w:bCs/>
          <w:color w:val="575757"/>
        </w:rPr>
        <w:fldChar w:fldCharType="begin"/>
      </w:r>
      <w:r w:rsidRPr="005B1763">
        <w:rPr>
          <w:rFonts w:ascii="Corbel" w:hAnsi="Corbel"/>
          <w:b/>
          <w:bCs/>
          <w:color w:val="575757"/>
          <w:lang w:eastAsia="ja-JP"/>
        </w:rPr>
        <w:instrText xml:space="preserve"> REF _Ref445378516 \r \h </w:instrText>
      </w:r>
      <w:r w:rsidRPr="005B1763">
        <w:rPr>
          <w:rFonts w:ascii="Corbel" w:hAnsi="Corbel"/>
          <w:b/>
          <w:bCs/>
          <w:color w:val="575757"/>
        </w:rPr>
        <w:instrText xml:space="preserve"> \* MERGEFORMAT </w:instrText>
      </w:r>
      <w:r w:rsidRPr="005B1763">
        <w:rPr>
          <w:rFonts w:ascii="Corbel" w:hAnsi="Corbel"/>
          <w:b/>
          <w:bCs/>
          <w:color w:val="575757"/>
        </w:rPr>
      </w:r>
      <w:r w:rsidRPr="005B1763">
        <w:rPr>
          <w:rFonts w:ascii="Corbel" w:hAnsi="Corbel"/>
          <w:b/>
          <w:bCs/>
          <w:color w:val="575757"/>
        </w:rPr>
        <w:fldChar w:fldCharType="separate"/>
      </w:r>
      <w:r w:rsidR="00633A59">
        <w:rPr>
          <w:rFonts w:ascii="Corbel" w:hAnsi="Corbel"/>
          <w:b/>
          <w:bCs/>
          <w:color w:val="575757"/>
          <w:lang w:eastAsia="ja-JP"/>
        </w:rPr>
        <w:t>1.1.33</w:t>
      </w:r>
      <w:r w:rsidRPr="005B1763">
        <w:rPr>
          <w:rFonts w:ascii="Corbel" w:hAnsi="Corbel"/>
          <w:b/>
          <w:bCs/>
          <w:color w:val="575757"/>
        </w:rPr>
        <w:fldChar w:fldCharType="end"/>
      </w:r>
      <w:r w:rsidRPr="005B1763">
        <w:rPr>
          <w:rFonts w:ascii="Corbel" w:hAnsi="Corbel"/>
          <w:b/>
          <w:bCs/>
          <w:color w:val="575757"/>
          <w:lang w:eastAsia="ja-JP"/>
        </w:rPr>
        <w:t xml:space="preserve"> </w:t>
      </w:r>
      <w:r w:rsidRPr="005B1763">
        <w:rPr>
          <w:rFonts w:ascii="Corbel" w:hAnsi="Corbel"/>
          <w:b/>
          <w:bCs/>
          <w:color w:val="575757"/>
          <w:lang w:eastAsia="ja-JP"/>
        </w:rPr>
        <w:tab/>
      </w:r>
    </w:p>
    <w:p w14:paraId="6D76FBDF" w14:textId="548799CC" w:rsidR="005B1763" w:rsidRPr="005B1763" w:rsidRDefault="005B1763" w:rsidP="005B1763">
      <w:pPr>
        <w:keepNext/>
        <w:keepLines/>
        <w:widowControl w:val="0"/>
        <w:tabs>
          <w:tab w:val="left" w:pos="2963"/>
        </w:tabs>
        <w:spacing w:after="0" w:line="300" w:lineRule="exact"/>
        <w:ind w:right="-108"/>
        <w:rPr>
          <w:rFonts w:ascii="Corbel" w:hAnsi="Corbel"/>
          <w:b/>
          <w:bCs/>
          <w:color w:val="575757"/>
          <w:lang w:eastAsia="ja-JP"/>
        </w:rPr>
      </w:pPr>
      <w:r w:rsidRPr="005B1763">
        <w:rPr>
          <w:rFonts w:ascii="Corbel" w:hAnsi="Corbel"/>
          <w:b/>
          <w:bCs/>
          <w:color w:val="575757"/>
          <w:lang w:eastAsia="ja-JP"/>
        </w:rPr>
        <w:t>Seznam bankovních účtů</w:t>
      </w:r>
    </w:p>
    <w:p w14:paraId="2D2FA5CB" w14:textId="4B0A93B4" w:rsidR="005B1763" w:rsidRDefault="005B1763" w:rsidP="003D279D">
      <w:pPr>
        <w:widowControl w:val="0"/>
        <w:spacing w:before="120" w:after="120" w:line="300" w:lineRule="exact"/>
        <w:rPr>
          <w:rFonts w:ascii="Corbel" w:eastAsia="Calibri" w:hAnsi="Corbel"/>
          <w:color w:val="575757"/>
          <w:lang w:eastAsia="en-US"/>
        </w:rPr>
      </w:pPr>
    </w:p>
    <w:p w14:paraId="6FD1405F" w14:textId="07C1A9E9" w:rsidR="005B1763" w:rsidRPr="005B1763" w:rsidRDefault="005B1763" w:rsidP="003D279D">
      <w:pPr>
        <w:widowControl w:val="0"/>
        <w:spacing w:before="120" w:after="120" w:line="300" w:lineRule="exact"/>
        <w:rPr>
          <w:rFonts w:ascii="Corbel" w:eastAsia="Calibri" w:hAnsi="Corbel"/>
          <w:color w:val="575757"/>
          <w:lang w:eastAsia="en-US"/>
        </w:rPr>
      </w:pPr>
      <w:r>
        <w:rPr>
          <w:rFonts w:ascii="Corbel" w:eastAsia="Calibri" w:hAnsi="Corbel"/>
          <w:color w:val="575757"/>
          <w:lang w:eastAsia="en-US"/>
        </w:rPr>
        <w:t xml:space="preserve">Společnost RELAKA: </w:t>
      </w:r>
      <w:r w:rsidRPr="005B1763">
        <w:rPr>
          <w:rFonts w:ascii="Corbel" w:eastAsia="Calibri" w:hAnsi="Corbel"/>
          <w:color w:val="575757"/>
          <w:lang w:eastAsia="en-US"/>
        </w:rPr>
        <w:t>1397837005/2700</w:t>
      </w:r>
    </w:p>
    <w:p w14:paraId="2B9FF257" w14:textId="03907D43" w:rsidR="005B1763" w:rsidRDefault="005B1763" w:rsidP="003D279D">
      <w:pPr>
        <w:widowControl w:val="0"/>
        <w:spacing w:before="120" w:after="120" w:line="300" w:lineRule="exact"/>
        <w:rPr>
          <w:rFonts w:ascii="Corbel" w:eastAsia="Calibri" w:hAnsi="Corbel"/>
          <w:color w:val="575757"/>
          <w:lang w:eastAsia="en-US"/>
        </w:rPr>
      </w:pPr>
      <w:r w:rsidRPr="005B1763">
        <w:rPr>
          <w:rFonts w:ascii="Corbel" w:eastAsia="Calibri" w:hAnsi="Corbel"/>
          <w:color w:val="575757"/>
          <w:lang w:eastAsia="en-US"/>
        </w:rPr>
        <w:t>Společnost AGROBIOPLYN: 2202002898/2010</w:t>
      </w:r>
    </w:p>
    <w:p w14:paraId="67E5325B" w14:textId="74DBAD02" w:rsidR="00773A91" w:rsidRDefault="00773A91">
      <w:pPr>
        <w:spacing w:after="0" w:line="240" w:lineRule="auto"/>
        <w:rPr>
          <w:rFonts w:ascii="Corbel" w:eastAsia="Calibri" w:hAnsi="Corbel"/>
          <w:color w:val="575757"/>
          <w:lang w:eastAsia="en-US"/>
        </w:rPr>
      </w:pPr>
      <w:r>
        <w:rPr>
          <w:rFonts w:ascii="Corbel" w:eastAsia="Calibri" w:hAnsi="Corbel"/>
          <w:color w:val="575757"/>
          <w:lang w:eastAsia="en-US"/>
        </w:rPr>
        <w:br w:type="page"/>
      </w:r>
    </w:p>
    <w:p w14:paraId="49FA20D3" w14:textId="009D8BE3" w:rsidR="00773A91" w:rsidRPr="00773A91" w:rsidRDefault="00773A91" w:rsidP="004A73ED">
      <w:pPr>
        <w:keepNext/>
        <w:keepLines/>
        <w:widowControl w:val="0"/>
        <w:tabs>
          <w:tab w:val="left" w:pos="2963"/>
        </w:tabs>
        <w:spacing w:after="0" w:line="300" w:lineRule="exact"/>
        <w:rPr>
          <w:rFonts w:ascii="Corbel" w:hAnsi="Corbel"/>
          <w:b/>
          <w:bCs/>
          <w:color w:val="575757"/>
          <w:lang w:eastAsia="ja-JP"/>
        </w:rPr>
      </w:pPr>
      <w:r w:rsidRPr="00773A91">
        <w:rPr>
          <w:rFonts w:ascii="Corbel" w:hAnsi="Corbel"/>
          <w:b/>
          <w:bCs/>
          <w:color w:val="575757"/>
          <w:lang w:eastAsia="ja-JP"/>
        </w:rPr>
        <w:lastRenderedPageBreak/>
        <w:t xml:space="preserve">Příloha č. </w:t>
      </w:r>
      <w:r w:rsidRPr="00773A91">
        <w:rPr>
          <w:rFonts w:ascii="Corbel" w:hAnsi="Corbel"/>
          <w:b/>
          <w:bCs/>
          <w:color w:val="575757"/>
        </w:rPr>
        <w:fldChar w:fldCharType="begin"/>
      </w:r>
      <w:r w:rsidRPr="00773A91">
        <w:rPr>
          <w:rFonts w:ascii="Corbel" w:hAnsi="Corbel"/>
          <w:b/>
          <w:bCs/>
          <w:color w:val="575757"/>
          <w:lang w:eastAsia="ja-JP"/>
        </w:rPr>
        <w:instrText xml:space="preserve"> REF _Ref427938684 \r \h </w:instrText>
      </w:r>
      <w:r w:rsidRPr="00773A91">
        <w:rPr>
          <w:rFonts w:ascii="Corbel" w:hAnsi="Corbel"/>
          <w:b/>
          <w:bCs/>
          <w:color w:val="575757"/>
        </w:rPr>
        <w:instrText xml:space="preserve"> \* MERGEFORMAT </w:instrText>
      </w:r>
      <w:r w:rsidRPr="00773A91">
        <w:rPr>
          <w:rFonts w:ascii="Corbel" w:hAnsi="Corbel"/>
          <w:b/>
          <w:bCs/>
          <w:color w:val="575757"/>
        </w:rPr>
      </w:r>
      <w:r w:rsidRPr="00773A91">
        <w:rPr>
          <w:rFonts w:ascii="Corbel" w:hAnsi="Corbel"/>
          <w:b/>
          <w:bCs/>
          <w:color w:val="575757"/>
        </w:rPr>
        <w:fldChar w:fldCharType="separate"/>
      </w:r>
      <w:r w:rsidR="00633A59">
        <w:rPr>
          <w:rFonts w:ascii="Corbel" w:hAnsi="Corbel"/>
          <w:b/>
          <w:bCs/>
          <w:color w:val="575757"/>
          <w:lang w:eastAsia="ja-JP"/>
        </w:rPr>
        <w:t>1.1.35</w:t>
      </w:r>
      <w:r w:rsidRPr="00773A91">
        <w:rPr>
          <w:rFonts w:ascii="Corbel" w:hAnsi="Corbel"/>
          <w:b/>
          <w:bCs/>
          <w:color w:val="575757"/>
        </w:rPr>
        <w:fldChar w:fldCharType="end"/>
      </w:r>
      <w:r w:rsidRPr="00773A91">
        <w:rPr>
          <w:rFonts w:ascii="Corbel" w:hAnsi="Corbel"/>
          <w:b/>
          <w:bCs/>
          <w:color w:val="575757"/>
          <w:lang w:eastAsia="ja-JP"/>
        </w:rPr>
        <w:tab/>
      </w:r>
    </w:p>
    <w:p w14:paraId="0526351D" w14:textId="3D7198A7" w:rsidR="00773A91" w:rsidRPr="00773A91" w:rsidRDefault="00773A91" w:rsidP="004A73ED">
      <w:pPr>
        <w:keepNext/>
        <w:keepLines/>
        <w:widowControl w:val="0"/>
        <w:tabs>
          <w:tab w:val="left" w:pos="2963"/>
        </w:tabs>
        <w:spacing w:after="0" w:line="300" w:lineRule="exact"/>
        <w:rPr>
          <w:rFonts w:ascii="Corbel" w:hAnsi="Corbel"/>
          <w:b/>
          <w:bCs/>
          <w:color w:val="575757"/>
          <w:lang w:eastAsia="ja-JP"/>
        </w:rPr>
      </w:pPr>
      <w:r w:rsidRPr="00773A91">
        <w:rPr>
          <w:rFonts w:ascii="Corbel" w:hAnsi="Corbel"/>
          <w:b/>
          <w:bCs/>
          <w:color w:val="575757"/>
          <w:lang w:eastAsia="ja-JP"/>
        </w:rPr>
        <w:t>Seznam smluv</w:t>
      </w:r>
    </w:p>
    <w:p w14:paraId="73DFC23E" w14:textId="70DD80F3" w:rsidR="00773A91" w:rsidRPr="003B6829" w:rsidRDefault="00773A91">
      <w:pPr>
        <w:spacing w:after="0" w:line="240" w:lineRule="auto"/>
        <w:rPr>
          <w:rFonts w:ascii="Corbel" w:eastAsia="Calibri" w:hAnsi="Corbel"/>
          <w:color w:val="595959" w:themeColor="text1" w:themeTint="A6"/>
          <w:lang w:eastAsia="en-US"/>
        </w:rPr>
      </w:pPr>
    </w:p>
    <w:p w14:paraId="097775E3" w14:textId="0A26A328" w:rsidR="004A73ED" w:rsidRPr="003B6829" w:rsidRDefault="004A73ED" w:rsidP="004A73ED">
      <w:pPr>
        <w:rPr>
          <w:rFonts w:ascii="Corbel" w:hAnsi="Corbel"/>
          <w:b/>
          <w:bCs/>
          <w:color w:val="595959" w:themeColor="text1" w:themeTint="A6"/>
          <w:u w:val="single"/>
        </w:rPr>
      </w:pPr>
      <w:r w:rsidRPr="003B6829">
        <w:rPr>
          <w:rFonts w:ascii="Corbel" w:hAnsi="Corbel"/>
          <w:b/>
          <w:bCs/>
          <w:color w:val="595959" w:themeColor="text1" w:themeTint="A6"/>
          <w:u w:val="single"/>
        </w:rPr>
        <w:t>Společnost AGROBIOPLYN:</w:t>
      </w:r>
    </w:p>
    <w:p w14:paraId="05A19633" w14:textId="793BE2C4" w:rsidR="004A73ED" w:rsidRPr="003B6829" w:rsidRDefault="004A73ED" w:rsidP="004A73ED">
      <w:pPr>
        <w:rPr>
          <w:rFonts w:ascii="Corbel" w:hAnsi="Corbel"/>
          <w:color w:val="595959" w:themeColor="text1" w:themeTint="A6"/>
        </w:rPr>
      </w:pPr>
      <w:r w:rsidRPr="003B6829">
        <w:rPr>
          <w:rFonts w:ascii="Corbel" w:hAnsi="Corbel"/>
          <w:color w:val="595959" w:themeColor="text1" w:themeTint="A6"/>
        </w:rPr>
        <w:t>Smlouvy</w:t>
      </w:r>
    </w:p>
    <w:p w14:paraId="019FA213" w14:textId="77777777"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Pojistná smlouva s </w:t>
      </w:r>
      <w:proofErr w:type="spellStart"/>
      <w:r w:rsidRPr="003B6829">
        <w:rPr>
          <w:rFonts w:ascii="Corbel" w:hAnsi="Corbel"/>
          <w:color w:val="595959" w:themeColor="text1" w:themeTint="A6"/>
        </w:rPr>
        <w:t>Generali</w:t>
      </w:r>
      <w:proofErr w:type="spellEnd"/>
      <w:r w:rsidRPr="003B6829">
        <w:rPr>
          <w:rFonts w:ascii="Corbel" w:hAnsi="Corbel"/>
          <w:color w:val="595959" w:themeColor="text1" w:themeTint="A6"/>
        </w:rPr>
        <w:t xml:space="preserve"> Česká </w:t>
      </w:r>
      <w:proofErr w:type="spellStart"/>
      <w:r w:rsidRPr="003B6829">
        <w:rPr>
          <w:rFonts w:ascii="Corbel" w:hAnsi="Corbel"/>
          <w:color w:val="595959" w:themeColor="text1" w:themeTint="A6"/>
        </w:rPr>
        <w:t>pojišťova</w:t>
      </w:r>
      <w:proofErr w:type="spellEnd"/>
      <w:r w:rsidRPr="003B6829">
        <w:rPr>
          <w:rFonts w:ascii="Corbel" w:hAnsi="Corbel"/>
          <w:color w:val="595959" w:themeColor="text1" w:themeTint="A6"/>
        </w:rPr>
        <w:t xml:space="preserve"> a.s. IČ: 45272956– číslo 4581917368</w:t>
      </w:r>
    </w:p>
    <w:p w14:paraId="64197417" w14:textId="77777777"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Smlouva o výkupu elektřiny na rok 2022 s ČEZ ESCO a.s. IČ: 03592880  </w:t>
      </w:r>
    </w:p>
    <w:p w14:paraId="3F87713F" w14:textId="3D26FE96"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Smlouva o připojení výrobny s ČEZ Distribuce a.s. IČ: 24729035 – číslo 21_VN_1009997628</w:t>
      </w:r>
    </w:p>
    <w:p w14:paraId="4A10497D" w14:textId="77777777"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 xml:space="preserve">Smlouva o zprostředkování a správě pojištění s RENOMIA, a.s. IČ: 48391301 </w:t>
      </w:r>
    </w:p>
    <w:p w14:paraId="6DE024D0" w14:textId="27703A07"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 xml:space="preserve">Rámcová smlouva o poskytování platebních služeb s Fio banka a.s. </w:t>
      </w:r>
      <w:del w:id="418" w:author="Jan Kubica" w:date="2024-11-09T20:28:00Z" w16du:dateUtc="2024-11-09T19:28:00Z">
        <w:r w:rsidRPr="003B6829" w:rsidDel="00BB5BC0">
          <w:rPr>
            <w:rFonts w:ascii="Corbel" w:hAnsi="Corbel"/>
            <w:color w:val="595959" w:themeColor="text1" w:themeTint="A6"/>
          </w:rPr>
          <w:delText xml:space="preserve">IČ 61857374 </w:delText>
        </w:r>
      </w:del>
      <w:r w:rsidRPr="003B6829">
        <w:rPr>
          <w:rFonts w:ascii="Corbel" w:hAnsi="Corbel"/>
          <w:color w:val="595959" w:themeColor="text1" w:themeTint="A6"/>
        </w:rPr>
        <w:t>– číslo účtu: 2202002898/</w:t>
      </w:r>
      <w:proofErr w:type="gramStart"/>
      <w:r w:rsidRPr="003B6829">
        <w:rPr>
          <w:rFonts w:ascii="Corbel" w:hAnsi="Corbel"/>
          <w:color w:val="595959" w:themeColor="text1" w:themeTint="A6"/>
        </w:rPr>
        <w:t>2010  CZK</w:t>
      </w:r>
      <w:proofErr w:type="gramEnd"/>
    </w:p>
    <w:p w14:paraId="4AF128B0" w14:textId="77777777" w:rsidR="004A73ED" w:rsidRPr="003B6829" w:rsidRDefault="004A73ED" w:rsidP="004A73ED">
      <w:pPr>
        <w:pStyle w:val="ListParagraph"/>
        <w:numPr>
          <w:ilvl w:val="0"/>
          <w:numId w:val="47"/>
        </w:numPr>
        <w:spacing w:after="0" w:line="240" w:lineRule="auto"/>
        <w:contextualSpacing w:val="0"/>
        <w:jc w:val="both"/>
        <w:rPr>
          <w:rFonts w:ascii="Corbel" w:eastAsiaTheme="minorHAnsi" w:hAnsi="Corbel"/>
          <w:color w:val="595959" w:themeColor="text1" w:themeTint="A6"/>
        </w:rPr>
      </w:pPr>
      <w:r w:rsidRPr="003B6829">
        <w:rPr>
          <w:rFonts w:ascii="Corbel" w:hAnsi="Corbel"/>
          <w:color w:val="595959" w:themeColor="text1" w:themeTint="A6"/>
        </w:rPr>
        <w:t xml:space="preserve">Smlouva o poskytování služeb </w:t>
      </w:r>
      <w:proofErr w:type="gramStart"/>
      <w:r w:rsidRPr="003B6829">
        <w:rPr>
          <w:rFonts w:ascii="Corbel" w:hAnsi="Corbel"/>
          <w:color w:val="595959" w:themeColor="text1" w:themeTint="A6"/>
        </w:rPr>
        <w:t xml:space="preserve">-  </w:t>
      </w:r>
      <w:proofErr w:type="spellStart"/>
      <w:r w:rsidRPr="003B6829">
        <w:rPr>
          <w:rFonts w:ascii="Corbel" w:hAnsi="Corbel"/>
          <w:color w:val="595959" w:themeColor="text1" w:themeTint="A6"/>
        </w:rPr>
        <w:t>Agroracio</w:t>
      </w:r>
      <w:proofErr w:type="spellEnd"/>
      <w:proofErr w:type="gramEnd"/>
      <w:r w:rsidRPr="003B6829">
        <w:rPr>
          <w:rFonts w:ascii="Corbel" w:hAnsi="Corbel"/>
          <w:color w:val="595959" w:themeColor="text1" w:themeTint="A6"/>
        </w:rPr>
        <w:t xml:space="preserve"> s.r.o. </w:t>
      </w:r>
      <w:r w:rsidRPr="003B6829">
        <w:rPr>
          <w:rFonts w:ascii="Corbel" w:hAnsi="Corbel" w:cs="LiberationSans"/>
          <w:color w:val="595959" w:themeColor="text1" w:themeTint="A6"/>
        </w:rPr>
        <w:t>IČ 489 49 434</w:t>
      </w:r>
    </w:p>
    <w:p w14:paraId="7BB685DD" w14:textId="77777777" w:rsidR="004A73ED" w:rsidRPr="003B6829" w:rsidRDefault="004A73ED" w:rsidP="004A73ED">
      <w:pPr>
        <w:rPr>
          <w:rFonts w:ascii="Corbel" w:hAnsi="Corbel"/>
          <w:color w:val="595959" w:themeColor="text1" w:themeTint="A6"/>
        </w:rPr>
      </w:pPr>
      <w:r w:rsidRPr="003B6829">
        <w:rPr>
          <w:rFonts w:ascii="Corbel" w:hAnsi="Corbel"/>
          <w:color w:val="595959" w:themeColor="text1" w:themeTint="A6"/>
        </w:rPr>
        <w:t xml:space="preserve">Doklady </w:t>
      </w:r>
    </w:p>
    <w:p w14:paraId="705845A4" w14:textId="77777777"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 xml:space="preserve">Registrace výrobce elektřiny </w:t>
      </w:r>
      <w:proofErr w:type="gramStart"/>
      <w:r w:rsidRPr="003B6829">
        <w:rPr>
          <w:rFonts w:ascii="Corbel" w:hAnsi="Corbel"/>
          <w:color w:val="595959" w:themeColor="text1" w:themeTint="A6"/>
        </w:rPr>
        <w:t>OTE  IČ</w:t>
      </w:r>
      <w:proofErr w:type="gramEnd"/>
      <w:r w:rsidRPr="003B6829">
        <w:rPr>
          <w:rFonts w:ascii="Corbel" w:hAnsi="Corbel"/>
          <w:color w:val="595959" w:themeColor="text1" w:themeTint="A6"/>
        </w:rPr>
        <w:t>: 26463318– číslo 43457</w:t>
      </w:r>
    </w:p>
    <w:p w14:paraId="057495B9" w14:textId="77777777"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proofErr w:type="spellStart"/>
      <w:r w:rsidRPr="003B6829">
        <w:rPr>
          <w:rFonts w:ascii="Corbel" w:hAnsi="Corbel"/>
          <w:color w:val="595959" w:themeColor="text1" w:themeTint="A6"/>
        </w:rPr>
        <w:t>Bioanalytika</w:t>
      </w:r>
      <w:proofErr w:type="spellEnd"/>
      <w:r w:rsidRPr="003B6829">
        <w:rPr>
          <w:rFonts w:ascii="Corbel" w:hAnsi="Corbel"/>
          <w:color w:val="595959" w:themeColor="text1" w:themeTint="A6"/>
        </w:rPr>
        <w:t xml:space="preserve"> CZ s.r.o., IČ: 25916629– autorizované měření emisí – protokol č. 294E/</w:t>
      </w:r>
      <w:proofErr w:type="gramStart"/>
      <w:r w:rsidRPr="003B6829">
        <w:rPr>
          <w:rFonts w:ascii="Corbel" w:hAnsi="Corbel"/>
          <w:color w:val="595959" w:themeColor="text1" w:themeTint="A6"/>
        </w:rPr>
        <w:t>1A</w:t>
      </w:r>
      <w:proofErr w:type="gramEnd"/>
      <w:r w:rsidRPr="003B6829">
        <w:rPr>
          <w:rFonts w:ascii="Corbel" w:hAnsi="Corbel"/>
          <w:color w:val="595959" w:themeColor="text1" w:themeTint="A6"/>
        </w:rPr>
        <w:t>/2021</w:t>
      </w:r>
    </w:p>
    <w:p w14:paraId="64A09878" w14:textId="77777777"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 xml:space="preserve">Ústřední kontrolní a zkušební ústav </w:t>
      </w:r>
      <w:proofErr w:type="gramStart"/>
      <w:r w:rsidRPr="003B6829">
        <w:rPr>
          <w:rFonts w:ascii="Corbel" w:hAnsi="Corbel"/>
          <w:color w:val="595959" w:themeColor="text1" w:themeTint="A6"/>
        </w:rPr>
        <w:t>zemědělský  IČ</w:t>
      </w:r>
      <w:proofErr w:type="gramEnd"/>
      <w:r w:rsidRPr="003B6829">
        <w:rPr>
          <w:rFonts w:ascii="Corbel" w:hAnsi="Corbel"/>
          <w:color w:val="595959" w:themeColor="text1" w:themeTint="A6"/>
        </w:rPr>
        <w:t>: 00020338- rozhodnutí o registraci hnojiva – digestátu – č.j.: UKZUZ 214617/2021</w:t>
      </w:r>
    </w:p>
    <w:p w14:paraId="000631A1" w14:textId="77777777"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Rozhodnutí o udělení licence číslo 112136906 – Energetický regulační úřad č.j.: 05649-12/2021-ERU</w:t>
      </w:r>
    </w:p>
    <w:p w14:paraId="122AD539" w14:textId="77777777"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Přiznání k dani z nemovitých věcí na zdaňovací období 2022</w:t>
      </w:r>
    </w:p>
    <w:p w14:paraId="1042965D" w14:textId="77777777"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Přihláška k registraci k daně z příjmů právnických osob</w:t>
      </w:r>
    </w:p>
    <w:p w14:paraId="658F26F9" w14:textId="32F53952"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Přihláška k registraci k dani z přidané hodnoty</w:t>
      </w:r>
    </w:p>
    <w:p w14:paraId="04A4D58F" w14:textId="6FF63922" w:rsidR="003B6829" w:rsidRPr="003B6829" w:rsidRDefault="003B6829" w:rsidP="003B6829">
      <w:pPr>
        <w:spacing w:after="0" w:line="240" w:lineRule="auto"/>
        <w:rPr>
          <w:rFonts w:ascii="Corbel" w:hAnsi="Corbel"/>
          <w:color w:val="595959" w:themeColor="text1" w:themeTint="A6"/>
        </w:rPr>
      </w:pPr>
    </w:p>
    <w:p w14:paraId="5E676E33" w14:textId="77777777" w:rsidR="003B6829" w:rsidRDefault="003B6829" w:rsidP="003B6829">
      <w:pPr>
        <w:rPr>
          <w:rFonts w:ascii="Corbel" w:hAnsi="Corbel"/>
          <w:b/>
          <w:bCs/>
          <w:color w:val="595959" w:themeColor="text1" w:themeTint="A6"/>
          <w:u w:val="single"/>
        </w:rPr>
      </w:pPr>
    </w:p>
    <w:p w14:paraId="6EC8E7CA" w14:textId="04DE4771" w:rsidR="003B6829" w:rsidRPr="003B6829" w:rsidRDefault="003B6829" w:rsidP="003B6829">
      <w:pPr>
        <w:rPr>
          <w:rFonts w:ascii="Corbel" w:hAnsi="Corbel"/>
          <w:b/>
          <w:bCs/>
          <w:color w:val="595959" w:themeColor="text1" w:themeTint="A6"/>
          <w:u w:val="single"/>
        </w:rPr>
      </w:pPr>
      <w:r w:rsidRPr="003B6829">
        <w:rPr>
          <w:rFonts w:ascii="Corbel" w:hAnsi="Corbel"/>
          <w:b/>
          <w:bCs/>
          <w:color w:val="595959" w:themeColor="text1" w:themeTint="A6"/>
          <w:u w:val="single"/>
        </w:rPr>
        <w:t>Společnost RELAKA:</w:t>
      </w:r>
    </w:p>
    <w:p w14:paraId="344044C7" w14:textId="77777777" w:rsidR="003B6829" w:rsidRPr="003B6829" w:rsidRDefault="003B6829" w:rsidP="003B6829">
      <w:pPr>
        <w:spacing w:after="0" w:line="240" w:lineRule="auto"/>
        <w:rPr>
          <w:rFonts w:ascii="Corbel" w:hAnsi="Corbel"/>
          <w:color w:val="595959" w:themeColor="text1" w:themeTint="A6"/>
        </w:rPr>
      </w:pPr>
    </w:p>
    <w:p w14:paraId="17054053" w14:textId="77777777" w:rsidR="003B6829" w:rsidRPr="003B6829" w:rsidRDefault="003B6829" w:rsidP="003B6829">
      <w:pPr>
        <w:pStyle w:val="ListParagraph"/>
        <w:widowControl w:val="0"/>
        <w:numPr>
          <w:ilvl w:val="0"/>
          <w:numId w:val="48"/>
        </w:numPr>
        <w:spacing w:after="120" w:line="240" w:lineRule="auto"/>
        <w:jc w:val="both"/>
        <w:rPr>
          <w:rFonts w:ascii="Corbel" w:hAnsi="Corbel"/>
          <w:bCs/>
          <w:color w:val="595959" w:themeColor="text1" w:themeTint="A6"/>
        </w:rPr>
      </w:pPr>
      <w:r w:rsidRPr="003B6829">
        <w:rPr>
          <w:rFonts w:ascii="Corbel" w:hAnsi="Corbel"/>
          <w:bCs/>
          <w:color w:val="595959" w:themeColor="text1" w:themeTint="A6"/>
        </w:rPr>
        <w:t xml:space="preserve">Smlouva o zpracování žádosti a výkonu administrace ze dne 30.11.2020 se společností EBW </w:t>
      </w:r>
      <w:proofErr w:type="spellStart"/>
      <w:r w:rsidRPr="003B6829">
        <w:rPr>
          <w:rFonts w:ascii="Corbel" w:hAnsi="Corbel"/>
          <w:bCs/>
          <w:color w:val="595959" w:themeColor="text1" w:themeTint="A6"/>
        </w:rPr>
        <w:t>Solution</w:t>
      </w:r>
      <w:proofErr w:type="spellEnd"/>
      <w:r w:rsidRPr="003B6829">
        <w:rPr>
          <w:rFonts w:ascii="Corbel" w:hAnsi="Corbel"/>
          <w:bCs/>
          <w:color w:val="595959" w:themeColor="text1" w:themeTint="A6"/>
        </w:rPr>
        <w:t xml:space="preserve"> s.r.o., se sídlem Vrážská 100/</w:t>
      </w:r>
      <w:proofErr w:type="gramStart"/>
      <w:r w:rsidRPr="003B6829">
        <w:rPr>
          <w:rFonts w:ascii="Corbel" w:hAnsi="Corbel"/>
          <w:bCs/>
          <w:color w:val="595959" w:themeColor="text1" w:themeTint="A6"/>
        </w:rPr>
        <w:t>12a</w:t>
      </w:r>
      <w:proofErr w:type="gramEnd"/>
      <w:r w:rsidRPr="003B6829">
        <w:rPr>
          <w:rFonts w:ascii="Corbel" w:hAnsi="Corbel"/>
          <w:bCs/>
          <w:color w:val="595959" w:themeColor="text1" w:themeTint="A6"/>
        </w:rPr>
        <w:t>, Radotín, 153 00 Praha 5, IČ: 04042093.</w:t>
      </w:r>
    </w:p>
    <w:p w14:paraId="3F8160B5" w14:textId="77777777" w:rsidR="003B6829" w:rsidRPr="003B6829" w:rsidRDefault="003B6829" w:rsidP="003B6829">
      <w:pPr>
        <w:pStyle w:val="ListParagraph"/>
        <w:widowControl w:val="0"/>
        <w:numPr>
          <w:ilvl w:val="0"/>
          <w:numId w:val="48"/>
        </w:numPr>
        <w:spacing w:after="120" w:line="240" w:lineRule="auto"/>
        <w:ind w:left="714" w:hanging="357"/>
        <w:jc w:val="both"/>
        <w:rPr>
          <w:rFonts w:ascii="Corbel" w:hAnsi="Corbel"/>
          <w:bCs/>
          <w:color w:val="595959" w:themeColor="text1" w:themeTint="A6"/>
        </w:rPr>
      </w:pPr>
      <w:r w:rsidRPr="003B6829">
        <w:rPr>
          <w:rFonts w:ascii="Corbel" w:hAnsi="Corbel"/>
          <w:bCs/>
          <w:color w:val="595959" w:themeColor="text1" w:themeTint="A6"/>
        </w:rPr>
        <w:t xml:space="preserve">Smlouva o nájmu ze dne 10.12.2020 původně se společností </w:t>
      </w:r>
      <w:proofErr w:type="spellStart"/>
      <w:r w:rsidRPr="003B6829">
        <w:rPr>
          <w:rFonts w:ascii="Corbel" w:hAnsi="Corbel"/>
          <w:bCs/>
          <w:color w:val="595959" w:themeColor="text1" w:themeTint="A6"/>
        </w:rPr>
        <w:t>Agroracio</w:t>
      </w:r>
      <w:proofErr w:type="spellEnd"/>
      <w:r w:rsidRPr="003B6829">
        <w:rPr>
          <w:rFonts w:ascii="Corbel" w:hAnsi="Corbel"/>
          <w:bCs/>
          <w:color w:val="595959" w:themeColor="text1" w:themeTint="A6"/>
        </w:rPr>
        <w:t>, s.r.o., se sídlem Praha 5, Náměstí 14. října 1307/2, PSČ 150 00, IČ: 48949434, která přešla v rámci rozštěpení na nově založenou nástupnickou společnost AGROBIOPLYN s.r.o., se sídlem Ječná 550/1, Nové Město, 120 00 Praha 2, IČ: 10967192.</w:t>
      </w:r>
    </w:p>
    <w:p w14:paraId="6167CE34" w14:textId="77777777" w:rsidR="003B6829" w:rsidRPr="003B6829" w:rsidRDefault="003B6829" w:rsidP="003B6829">
      <w:pPr>
        <w:pStyle w:val="ListParagraph"/>
        <w:widowControl w:val="0"/>
        <w:numPr>
          <w:ilvl w:val="0"/>
          <w:numId w:val="48"/>
        </w:numPr>
        <w:spacing w:after="120" w:line="240" w:lineRule="auto"/>
        <w:jc w:val="both"/>
        <w:rPr>
          <w:rFonts w:ascii="Corbel" w:hAnsi="Corbel"/>
          <w:bCs/>
          <w:color w:val="595959" w:themeColor="text1" w:themeTint="A6"/>
        </w:rPr>
      </w:pPr>
      <w:r w:rsidRPr="003B6829">
        <w:rPr>
          <w:rFonts w:ascii="Corbel" w:hAnsi="Corbel"/>
          <w:bCs/>
          <w:color w:val="595959" w:themeColor="text1" w:themeTint="A6"/>
        </w:rPr>
        <w:t xml:space="preserve">Smlouva o zřízení a vedení U Konta Business ze dne 19.1.2021 se společností </w:t>
      </w:r>
      <w:proofErr w:type="spellStart"/>
      <w:r w:rsidRPr="003B6829">
        <w:rPr>
          <w:rFonts w:ascii="Corbel" w:hAnsi="Corbel"/>
          <w:bCs/>
          <w:color w:val="595959" w:themeColor="text1" w:themeTint="A6"/>
        </w:rPr>
        <w:t>UniCredit</w:t>
      </w:r>
      <w:proofErr w:type="spellEnd"/>
      <w:r w:rsidRPr="003B6829">
        <w:rPr>
          <w:rFonts w:ascii="Corbel" w:hAnsi="Corbel"/>
          <w:bCs/>
          <w:color w:val="595959" w:themeColor="text1" w:themeTint="A6"/>
        </w:rPr>
        <w:t xml:space="preserve"> Bank Czech Republic and Slovakia, a.s., se sídlem Praha 4 - Michle, Želetavská 1525/1, PSČ 140 92, IČ: 64948242.</w:t>
      </w:r>
    </w:p>
    <w:p w14:paraId="665E818C" w14:textId="77777777" w:rsidR="003B6829" w:rsidRPr="003B6829" w:rsidRDefault="003B6829" w:rsidP="003B6829">
      <w:pPr>
        <w:pStyle w:val="ListParagraph"/>
        <w:widowControl w:val="0"/>
        <w:numPr>
          <w:ilvl w:val="0"/>
          <w:numId w:val="48"/>
        </w:numPr>
        <w:spacing w:after="120" w:line="240" w:lineRule="auto"/>
        <w:jc w:val="both"/>
        <w:rPr>
          <w:rFonts w:ascii="Corbel" w:hAnsi="Corbel"/>
          <w:bCs/>
          <w:color w:val="595959" w:themeColor="text1" w:themeTint="A6"/>
        </w:rPr>
      </w:pPr>
      <w:r w:rsidRPr="003B6829">
        <w:rPr>
          <w:rFonts w:ascii="Corbel" w:hAnsi="Corbel"/>
          <w:bCs/>
          <w:color w:val="595959" w:themeColor="text1" w:themeTint="A6"/>
        </w:rPr>
        <w:t>Objednávka projekčních prací na projektu modernizace BPS Chrást (instalace technologie výroby biometanu s kapacitou vstupního bioplynu 180 Nm3/hod a stavba těžebního plynovodu a související technické infrastruktury pro vtláčení biometanu do plynárenské soustavy) dle nabídky ze dne 22.2.2021 od společnosti BIOPROFIT s.r.o., se sídlem Na Dolinách 876/6, 373 72 Lišov, IČ: 26017377.</w:t>
      </w:r>
    </w:p>
    <w:p w14:paraId="529CBDD6" w14:textId="77777777" w:rsidR="003B6829" w:rsidRPr="003B6829" w:rsidRDefault="003B6829" w:rsidP="003B6829">
      <w:pPr>
        <w:pStyle w:val="ListParagraph"/>
        <w:widowControl w:val="0"/>
        <w:numPr>
          <w:ilvl w:val="0"/>
          <w:numId w:val="48"/>
        </w:numPr>
        <w:spacing w:after="120" w:line="240" w:lineRule="auto"/>
        <w:jc w:val="both"/>
        <w:rPr>
          <w:rFonts w:ascii="Corbel" w:hAnsi="Corbel"/>
          <w:bCs/>
          <w:color w:val="595959" w:themeColor="text1" w:themeTint="A6"/>
        </w:rPr>
      </w:pPr>
      <w:r w:rsidRPr="003B6829">
        <w:rPr>
          <w:rFonts w:ascii="Corbel" w:hAnsi="Corbel"/>
          <w:bCs/>
          <w:color w:val="595959" w:themeColor="text1" w:themeTint="A6"/>
        </w:rPr>
        <w:t>Objednávka projekčních prací na projektu modernizace BPS Chrást (rozšíření kapacity BPS na 28 – 30 000 tun vstupních surovin ročně, dovybavení o tzv. předřazené zařízení, tj. soubory staveb a technologií umožňující příjem a zpracování biologicky rozložitelných odpadů a vedlejších živočišných produktů kategorie II. a III. v BPS) dle nabídky ze dne 9.3.2021 od společnosti BIOPROFIT s.r.o., se sídlem Na Dolinách 876/6, 373 72 Lišov, IČ: 26017377.</w:t>
      </w:r>
    </w:p>
    <w:p w14:paraId="622B9CBF" w14:textId="77777777" w:rsidR="003B6829" w:rsidRPr="003B6829" w:rsidRDefault="003B6829" w:rsidP="003B6829">
      <w:pPr>
        <w:pStyle w:val="ListParagraph"/>
        <w:widowControl w:val="0"/>
        <w:numPr>
          <w:ilvl w:val="0"/>
          <w:numId w:val="48"/>
        </w:numPr>
        <w:spacing w:after="120" w:line="240" w:lineRule="auto"/>
        <w:jc w:val="both"/>
        <w:rPr>
          <w:rFonts w:ascii="Corbel" w:hAnsi="Corbel"/>
          <w:bCs/>
          <w:color w:val="595959" w:themeColor="text1" w:themeTint="A6"/>
        </w:rPr>
      </w:pPr>
      <w:r w:rsidRPr="003B6829">
        <w:rPr>
          <w:rFonts w:ascii="Corbel" w:hAnsi="Corbel"/>
          <w:bCs/>
          <w:color w:val="595959" w:themeColor="text1" w:themeTint="A6"/>
        </w:rPr>
        <w:t xml:space="preserve">Smlouva o umístění sídla a poskytování dalších služeb ze dne 2.6.2021 se společností </w:t>
      </w:r>
      <w:proofErr w:type="spellStart"/>
      <w:r w:rsidRPr="003B6829">
        <w:rPr>
          <w:rFonts w:ascii="Corbel" w:hAnsi="Corbel"/>
          <w:bCs/>
          <w:color w:val="595959" w:themeColor="text1" w:themeTint="A6"/>
        </w:rPr>
        <w:t>Simply</w:t>
      </w:r>
      <w:proofErr w:type="spellEnd"/>
      <w:r w:rsidRPr="003B6829">
        <w:rPr>
          <w:rFonts w:ascii="Corbel" w:hAnsi="Corbel"/>
          <w:bCs/>
          <w:color w:val="595959" w:themeColor="text1" w:themeTint="A6"/>
        </w:rPr>
        <w:t xml:space="preserve"> Office </w:t>
      </w:r>
      <w:r w:rsidRPr="003B6829">
        <w:rPr>
          <w:rFonts w:ascii="Corbel" w:hAnsi="Corbel"/>
          <w:bCs/>
          <w:color w:val="595959" w:themeColor="text1" w:themeTint="A6"/>
        </w:rPr>
        <w:lastRenderedPageBreak/>
        <w:t>s.r.o., se sídlem Rybná 716/24, Staré Město, 110 00 Praha 1, IČ: 24299987.</w:t>
      </w:r>
    </w:p>
    <w:p w14:paraId="3E293BB4" w14:textId="77777777" w:rsidR="003B6829" w:rsidRPr="003B6829" w:rsidRDefault="003B6829" w:rsidP="003B6829">
      <w:pPr>
        <w:pStyle w:val="ListParagraph"/>
        <w:widowControl w:val="0"/>
        <w:numPr>
          <w:ilvl w:val="0"/>
          <w:numId w:val="48"/>
        </w:numPr>
        <w:spacing w:after="120" w:line="240" w:lineRule="auto"/>
        <w:jc w:val="both"/>
        <w:rPr>
          <w:rFonts w:ascii="Corbel" w:hAnsi="Corbel"/>
          <w:bCs/>
          <w:color w:val="595959" w:themeColor="text1" w:themeTint="A6"/>
        </w:rPr>
      </w:pPr>
      <w:r w:rsidRPr="003B6829">
        <w:rPr>
          <w:rFonts w:ascii="Corbel" w:hAnsi="Corbel"/>
          <w:bCs/>
          <w:color w:val="595959" w:themeColor="text1" w:themeTint="A6"/>
        </w:rPr>
        <w:t>Smlouva o zápůjčce ze dne 19.8.2021 se společností ENCAP s.r.o., se sídlem Rybná 716/24, Staré Město, 110 00 Praha 1, IČ: 09332219.</w:t>
      </w:r>
    </w:p>
    <w:p w14:paraId="4EE44CF2" w14:textId="77777777" w:rsidR="003B6829" w:rsidRPr="003B6829" w:rsidRDefault="003B6829" w:rsidP="003B6829">
      <w:pPr>
        <w:pStyle w:val="ListParagraph"/>
        <w:widowControl w:val="0"/>
        <w:numPr>
          <w:ilvl w:val="0"/>
          <w:numId w:val="48"/>
        </w:numPr>
        <w:spacing w:after="120" w:line="240" w:lineRule="auto"/>
        <w:jc w:val="both"/>
        <w:rPr>
          <w:rFonts w:ascii="Corbel" w:hAnsi="Corbel"/>
          <w:bCs/>
          <w:color w:val="595959" w:themeColor="text1" w:themeTint="A6"/>
        </w:rPr>
      </w:pPr>
      <w:r w:rsidRPr="003B6829">
        <w:rPr>
          <w:rFonts w:ascii="Corbel" w:hAnsi="Corbel"/>
          <w:bCs/>
          <w:color w:val="595959" w:themeColor="text1" w:themeTint="A6"/>
        </w:rPr>
        <w:t>Smlouva o poskytnutí peněžitého příplatku mimo základní kapitál a započtení ze dne 27.5.2022 se společností ENCAP s.r.o., se sídlem Rybná 716/24, Staré Město, 110 00 Praha 1, IČ: 09332219.</w:t>
      </w:r>
    </w:p>
    <w:p w14:paraId="43C77CBD" w14:textId="77777777" w:rsidR="003B6829" w:rsidRPr="003B6829" w:rsidRDefault="003B6829" w:rsidP="003B6829">
      <w:pPr>
        <w:spacing w:after="0" w:line="240" w:lineRule="auto"/>
        <w:rPr>
          <w:rFonts w:ascii="Corbel" w:hAnsi="Corbel"/>
          <w:color w:val="595959" w:themeColor="text1" w:themeTint="A6"/>
        </w:rPr>
      </w:pPr>
    </w:p>
    <w:p w14:paraId="7CA8D499" w14:textId="77777777" w:rsidR="004A73ED" w:rsidRPr="003B6829" w:rsidRDefault="004A73ED">
      <w:pPr>
        <w:spacing w:after="0" w:line="240" w:lineRule="auto"/>
        <w:rPr>
          <w:rFonts w:ascii="Corbel" w:eastAsia="Calibri" w:hAnsi="Corbel"/>
          <w:color w:val="595959" w:themeColor="text1" w:themeTint="A6"/>
          <w:lang w:eastAsia="en-US"/>
        </w:rPr>
      </w:pPr>
    </w:p>
    <w:p w14:paraId="299BED0E" w14:textId="77777777" w:rsidR="00773A91" w:rsidRPr="003B6829" w:rsidRDefault="00773A91">
      <w:pPr>
        <w:spacing w:after="0" w:line="240" w:lineRule="auto"/>
        <w:rPr>
          <w:rFonts w:ascii="Corbel" w:eastAsia="Calibri" w:hAnsi="Corbel"/>
          <w:color w:val="595959" w:themeColor="text1" w:themeTint="A6"/>
          <w:lang w:eastAsia="en-US"/>
        </w:rPr>
      </w:pPr>
      <w:r w:rsidRPr="003B6829">
        <w:rPr>
          <w:rFonts w:ascii="Corbel" w:eastAsia="Calibri" w:hAnsi="Corbel"/>
          <w:color w:val="595959" w:themeColor="text1" w:themeTint="A6"/>
          <w:lang w:eastAsia="en-US"/>
        </w:rPr>
        <w:br w:type="page"/>
      </w:r>
    </w:p>
    <w:p w14:paraId="233D9AA9" w14:textId="77777777" w:rsidR="005B1763" w:rsidRDefault="005B1763">
      <w:pPr>
        <w:spacing w:after="0" w:line="240" w:lineRule="auto"/>
        <w:rPr>
          <w:rFonts w:ascii="Corbel" w:eastAsia="Calibri" w:hAnsi="Corbel"/>
          <w:color w:val="575757"/>
          <w:lang w:eastAsia="en-US"/>
        </w:rPr>
      </w:pPr>
    </w:p>
    <w:p w14:paraId="6D7C8DD8" w14:textId="6AA48D39" w:rsidR="005B1763" w:rsidRPr="005B1763" w:rsidRDefault="005B1763" w:rsidP="005B1763">
      <w:pPr>
        <w:pStyle w:val="ListParagraph"/>
        <w:widowControl w:val="0"/>
        <w:spacing w:before="120" w:after="240" w:line="300" w:lineRule="exact"/>
        <w:ind w:left="0"/>
        <w:contextualSpacing w:val="0"/>
        <w:rPr>
          <w:rFonts w:ascii="Corbel" w:hAnsi="Corbel"/>
          <w:b/>
          <w:bCs/>
          <w:color w:val="575757"/>
          <w:lang w:eastAsia="ja-JP"/>
        </w:rPr>
      </w:pPr>
      <w:r w:rsidRPr="005B1763">
        <w:rPr>
          <w:rFonts w:ascii="Corbel" w:hAnsi="Corbel"/>
          <w:b/>
          <w:bCs/>
          <w:color w:val="575757"/>
          <w:lang w:eastAsia="ja-JP"/>
        </w:rPr>
        <w:t xml:space="preserve">Příloha č. </w:t>
      </w:r>
      <w:r w:rsidRPr="005B1763">
        <w:rPr>
          <w:rFonts w:ascii="Corbel" w:hAnsi="Corbel"/>
          <w:b/>
          <w:bCs/>
          <w:color w:val="575757"/>
          <w:lang w:eastAsia="ja-JP"/>
        </w:rPr>
        <w:fldChar w:fldCharType="begin"/>
      </w:r>
      <w:r w:rsidRPr="005B1763">
        <w:rPr>
          <w:rFonts w:ascii="Corbel" w:hAnsi="Corbel"/>
          <w:b/>
          <w:bCs/>
          <w:color w:val="575757"/>
          <w:lang w:eastAsia="ja-JP"/>
        </w:rPr>
        <w:instrText xml:space="preserve"> REF _Ref102339319 \r \h </w:instrText>
      </w:r>
      <w:r>
        <w:rPr>
          <w:rFonts w:ascii="Corbel" w:hAnsi="Corbel"/>
          <w:b/>
          <w:bCs/>
          <w:color w:val="575757"/>
          <w:lang w:eastAsia="ja-JP"/>
        </w:rPr>
        <w:instrText xml:space="preserve"> \* MERGEFORMAT </w:instrText>
      </w:r>
      <w:r w:rsidRPr="005B1763">
        <w:rPr>
          <w:rFonts w:ascii="Corbel" w:hAnsi="Corbel"/>
          <w:b/>
          <w:bCs/>
          <w:color w:val="575757"/>
          <w:lang w:eastAsia="ja-JP"/>
        </w:rPr>
      </w:r>
      <w:r w:rsidRPr="005B1763">
        <w:rPr>
          <w:rFonts w:ascii="Corbel" w:hAnsi="Corbel"/>
          <w:b/>
          <w:bCs/>
          <w:color w:val="575757"/>
          <w:lang w:eastAsia="ja-JP"/>
        </w:rPr>
        <w:fldChar w:fldCharType="separate"/>
      </w:r>
      <w:r w:rsidR="00633A59">
        <w:rPr>
          <w:rFonts w:ascii="Corbel" w:hAnsi="Corbel"/>
          <w:b/>
          <w:bCs/>
          <w:color w:val="575757"/>
          <w:lang w:eastAsia="ja-JP"/>
        </w:rPr>
        <w:t>8.2</w:t>
      </w:r>
      <w:r w:rsidRPr="005B1763">
        <w:rPr>
          <w:rFonts w:ascii="Corbel" w:hAnsi="Corbel"/>
          <w:b/>
          <w:bCs/>
          <w:color w:val="575757"/>
          <w:lang w:eastAsia="ja-JP"/>
        </w:rPr>
        <w:fldChar w:fldCharType="end"/>
      </w:r>
    </w:p>
    <w:p w14:paraId="6347B22F" w14:textId="751898EB" w:rsidR="005B1763" w:rsidRPr="005B1763" w:rsidRDefault="005B1763" w:rsidP="005B1763">
      <w:pPr>
        <w:pStyle w:val="ListParagraph"/>
        <w:widowControl w:val="0"/>
        <w:spacing w:before="120" w:after="240" w:line="300" w:lineRule="exact"/>
        <w:ind w:left="0"/>
        <w:contextualSpacing w:val="0"/>
        <w:rPr>
          <w:rFonts w:ascii="Corbel" w:hAnsi="Corbel"/>
          <w:b/>
          <w:bCs/>
          <w:color w:val="575757"/>
          <w:sz w:val="24"/>
          <w:szCs w:val="24"/>
        </w:rPr>
      </w:pPr>
      <w:r w:rsidRPr="005B1763">
        <w:rPr>
          <w:rFonts w:ascii="Corbel" w:hAnsi="Corbel"/>
          <w:b/>
          <w:bCs/>
          <w:color w:val="575757"/>
          <w:lang w:eastAsia="ja-JP"/>
        </w:rPr>
        <w:t xml:space="preserve">Prohlášení a </w:t>
      </w:r>
      <w:r w:rsidRPr="005B1763">
        <w:rPr>
          <w:rFonts w:ascii="Corbel" w:hAnsi="Corbel"/>
          <w:b/>
          <w:bCs/>
          <w:color w:val="575757"/>
          <w:sz w:val="24"/>
          <w:szCs w:val="24"/>
        </w:rPr>
        <w:t>záruky</w:t>
      </w:r>
    </w:p>
    <w:p w14:paraId="508B943C" w14:textId="77777777" w:rsidR="005B1763" w:rsidRPr="001F48D2" w:rsidRDefault="005B1763" w:rsidP="005B1763">
      <w:pPr>
        <w:widowControl w:val="0"/>
        <w:numPr>
          <w:ilvl w:val="0"/>
          <w:numId w:val="18"/>
        </w:numPr>
        <w:spacing w:before="120" w:after="120" w:line="300" w:lineRule="exact"/>
        <w:ind w:left="567" w:hanging="567"/>
        <w:rPr>
          <w:rFonts w:ascii="Corbel" w:eastAsia="Calibri" w:hAnsi="Corbel"/>
          <w:b/>
          <w:iCs/>
          <w:color w:val="575757"/>
          <w:sz w:val="24"/>
          <w:szCs w:val="24"/>
          <w:lang w:eastAsia="en-US"/>
        </w:rPr>
      </w:pPr>
      <w:r w:rsidRPr="001F48D2">
        <w:rPr>
          <w:rFonts w:ascii="Corbel" w:eastAsia="Calibri" w:hAnsi="Corbel"/>
          <w:b/>
          <w:color w:val="575757"/>
          <w:sz w:val="24"/>
          <w:szCs w:val="24"/>
          <w:lang w:eastAsia="en-US"/>
        </w:rPr>
        <w:t>Úvodní prohlášení</w:t>
      </w:r>
    </w:p>
    <w:p w14:paraId="15C28F80" w14:textId="77777777" w:rsidR="005B1763" w:rsidRPr="001F48D2"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Pr>
          <w:rFonts w:ascii="Corbel" w:eastAsia="Calibri" w:hAnsi="Corbel"/>
          <w:iCs/>
          <w:color w:val="575757"/>
          <w:lang w:eastAsia="en-US"/>
        </w:rPr>
        <w:t>Prod</w:t>
      </w:r>
      <w:r w:rsidRPr="001F48D2">
        <w:rPr>
          <w:rFonts w:ascii="Corbel" w:eastAsia="Calibri" w:hAnsi="Corbel"/>
          <w:iCs/>
          <w:color w:val="575757"/>
          <w:lang w:eastAsia="en-US"/>
        </w:rPr>
        <w:t xml:space="preserve">ávající vůči </w:t>
      </w:r>
      <w:r>
        <w:rPr>
          <w:rFonts w:ascii="Corbel" w:eastAsia="Calibri" w:hAnsi="Corbel"/>
          <w:iCs/>
          <w:color w:val="575757"/>
          <w:lang w:eastAsia="en-US"/>
        </w:rPr>
        <w:t>Kup</w:t>
      </w:r>
      <w:r w:rsidRPr="001F48D2">
        <w:rPr>
          <w:rFonts w:ascii="Corbel" w:eastAsia="Calibri" w:hAnsi="Corbel"/>
          <w:iCs/>
          <w:color w:val="575757"/>
          <w:lang w:eastAsia="en-US"/>
        </w:rPr>
        <w:t>ujícímu prohlašuj</w:t>
      </w:r>
      <w:r>
        <w:rPr>
          <w:rFonts w:ascii="Corbel" w:eastAsia="Calibri" w:hAnsi="Corbel"/>
          <w:iCs/>
          <w:color w:val="575757"/>
          <w:lang w:eastAsia="en-US"/>
        </w:rPr>
        <w:t>í</w:t>
      </w:r>
      <w:r w:rsidRPr="001F48D2">
        <w:rPr>
          <w:rFonts w:ascii="Corbel" w:eastAsia="Calibri" w:hAnsi="Corbel"/>
          <w:iCs/>
          <w:color w:val="575757"/>
          <w:lang w:eastAsia="en-US"/>
        </w:rPr>
        <w:t xml:space="preserve">, že </w:t>
      </w:r>
      <w:r>
        <w:rPr>
          <w:rFonts w:ascii="Corbel" w:eastAsia="Calibri" w:hAnsi="Corbel"/>
          <w:iCs/>
          <w:color w:val="575757"/>
          <w:lang w:eastAsia="en-US"/>
        </w:rPr>
        <w:t>Kup</w:t>
      </w:r>
      <w:r w:rsidRPr="001F48D2">
        <w:rPr>
          <w:rFonts w:ascii="Corbel" w:eastAsia="Calibri" w:hAnsi="Corbel"/>
          <w:iCs/>
          <w:color w:val="575757"/>
          <w:lang w:eastAsia="en-US"/>
        </w:rPr>
        <w:t>ujícímu nezamlčel</w:t>
      </w:r>
      <w:r>
        <w:rPr>
          <w:rFonts w:ascii="Corbel" w:eastAsia="Calibri" w:hAnsi="Corbel"/>
          <w:iCs/>
          <w:color w:val="575757"/>
          <w:lang w:eastAsia="en-US"/>
        </w:rPr>
        <w:t>i</w:t>
      </w:r>
      <w:r w:rsidRPr="001F48D2">
        <w:rPr>
          <w:rFonts w:ascii="Corbel" w:eastAsia="Calibri" w:hAnsi="Corbel"/>
          <w:iCs/>
          <w:color w:val="575757"/>
          <w:lang w:eastAsia="en-US"/>
        </w:rPr>
        <w:t xml:space="preserve"> žádné podstatné skutečnosti související s</w:t>
      </w:r>
      <w:r>
        <w:rPr>
          <w:rFonts w:ascii="Corbel" w:eastAsia="Calibri" w:hAnsi="Corbel"/>
          <w:iCs/>
          <w:color w:val="575757"/>
          <w:lang w:eastAsia="en-US"/>
        </w:rPr>
        <w:t> Transakcí</w:t>
      </w:r>
      <w:r w:rsidRPr="001F48D2">
        <w:rPr>
          <w:rFonts w:ascii="Corbel" w:eastAsia="Calibri" w:hAnsi="Corbel"/>
          <w:iCs/>
          <w:color w:val="575757"/>
          <w:lang w:eastAsia="en-US"/>
        </w:rPr>
        <w:t>.</w:t>
      </w:r>
    </w:p>
    <w:p w14:paraId="6407E2D6" w14:textId="77777777" w:rsidR="005B1763" w:rsidRPr="001F48D2"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Pr>
          <w:rFonts w:ascii="Corbel" w:eastAsia="Calibri" w:hAnsi="Corbel"/>
          <w:iCs/>
          <w:color w:val="575757"/>
          <w:lang w:eastAsia="en-US"/>
        </w:rPr>
        <w:t>Prod</w:t>
      </w:r>
      <w:r w:rsidRPr="001F48D2">
        <w:rPr>
          <w:rFonts w:ascii="Corbel" w:eastAsia="Calibri" w:hAnsi="Corbel"/>
          <w:iCs/>
          <w:color w:val="575757"/>
          <w:lang w:eastAsia="en-US"/>
        </w:rPr>
        <w:t>ávající sdělil</w:t>
      </w:r>
      <w:r>
        <w:rPr>
          <w:rFonts w:ascii="Corbel" w:eastAsia="Calibri" w:hAnsi="Corbel"/>
          <w:iCs/>
          <w:color w:val="575757"/>
          <w:lang w:eastAsia="en-US"/>
        </w:rPr>
        <w:t>i</w:t>
      </w:r>
      <w:r w:rsidRPr="001F48D2">
        <w:rPr>
          <w:rFonts w:ascii="Corbel" w:eastAsia="Calibri" w:hAnsi="Corbel"/>
          <w:iCs/>
          <w:color w:val="575757"/>
          <w:lang w:eastAsia="en-US"/>
        </w:rPr>
        <w:t xml:space="preserve"> </w:t>
      </w:r>
      <w:r>
        <w:rPr>
          <w:rFonts w:ascii="Corbel" w:eastAsia="Calibri" w:hAnsi="Corbel"/>
          <w:iCs/>
          <w:color w:val="575757"/>
          <w:lang w:eastAsia="en-US"/>
        </w:rPr>
        <w:t>Kup</w:t>
      </w:r>
      <w:r w:rsidRPr="001F48D2">
        <w:rPr>
          <w:rFonts w:ascii="Corbel" w:eastAsia="Calibri" w:hAnsi="Corbel"/>
          <w:iCs/>
          <w:color w:val="575757"/>
          <w:lang w:eastAsia="en-US"/>
        </w:rPr>
        <w:t xml:space="preserve">ujícímu veškeré informace a skutečnosti, které jsou podstatné pro uzavření této Smlouvy; veškeré informace poskytnuté ze strany </w:t>
      </w:r>
      <w:r>
        <w:rPr>
          <w:rFonts w:ascii="Corbel" w:eastAsia="Calibri" w:hAnsi="Corbel"/>
          <w:iCs/>
          <w:color w:val="575757"/>
          <w:lang w:eastAsia="en-US"/>
        </w:rPr>
        <w:t>Prod</w:t>
      </w:r>
      <w:r w:rsidRPr="001F48D2">
        <w:rPr>
          <w:rFonts w:ascii="Corbel" w:eastAsia="Calibri" w:hAnsi="Corbel"/>
          <w:iCs/>
          <w:color w:val="575757"/>
          <w:lang w:eastAsia="en-US"/>
        </w:rPr>
        <w:t>ávající</w:t>
      </w:r>
      <w:r>
        <w:rPr>
          <w:rFonts w:ascii="Corbel" w:eastAsia="Calibri" w:hAnsi="Corbel"/>
          <w:iCs/>
          <w:color w:val="575757"/>
          <w:lang w:eastAsia="en-US"/>
        </w:rPr>
        <w:t>c</w:t>
      </w:r>
      <w:r w:rsidRPr="001F48D2">
        <w:rPr>
          <w:rFonts w:ascii="Corbel" w:eastAsia="Calibri" w:hAnsi="Corbel"/>
          <w:iCs/>
          <w:color w:val="575757"/>
          <w:lang w:eastAsia="en-US"/>
        </w:rPr>
        <w:t xml:space="preserve">h </w:t>
      </w:r>
      <w:r>
        <w:rPr>
          <w:rFonts w:ascii="Corbel" w:eastAsia="Calibri" w:hAnsi="Corbel"/>
          <w:iCs/>
          <w:color w:val="575757"/>
          <w:lang w:eastAsia="en-US"/>
        </w:rPr>
        <w:t>Kup</w:t>
      </w:r>
      <w:r w:rsidRPr="001F48D2">
        <w:rPr>
          <w:rFonts w:ascii="Corbel" w:eastAsia="Calibri" w:hAnsi="Corbel"/>
          <w:iCs/>
          <w:color w:val="575757"/>
          <w:lang w:eastAsia="en-US"/>
        </w:rPr>
        <w:t>ujícímu jsou pravdivé</w:t>
      </w:r>
      <w:r>
        <w:rPr>
          <w:rFonts w:ascii="Corbel" w:eastAsia="Calibri" w:hAnsi="Corbel"/>
          <w:iCs/>
          <w:color w:val="575757"/>
          <w:lang w:eastAsia="en-US"/>
        </w:rPr>
        <w:t>, přesné, úplné a nikoli zavádějící</w:t>
      </w:r>
      <w:r w:rsidRPr="001F48D2">
        <w:rPr>
          <w:rFonts w:ascii="Corbel" w:eastAsia="Calibri" w:hAnsi="Corbel"/>
          <w:iCs/>
          <w:color w:val="575757"/>
          <w:lang w:eastAsia="en-US"/>
        </w:rPr>
        <w:t xml:space="preserve">. </w:t>
      </w:r>
    </w:p>
    <w:p w14:paraId="1D961492" w14:textId="77777777" w:rsidR="005B1763"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1F48D2">
        <w:rPr>
          <w:rFonts w:ascii="Corbel" w:eastAsia="Calibri" w:hAnsi="Corbel"/>
          <w:iCs/>
          <w:color w:val="575757"/>
          <w:lang w:eastAsia="en-US"/>
        </w:rPr>
        <w:t xml:space="preserve">Pokud není výslovně stanoveno jinak, Záruky jsou poskytovány ke Dni podpisu a </w:t>
      </w:r>
      <w:r>
        <w:rPr>
          <w:rFonts w:ascii="Corbel" w:eastAsia="Calibri" w:hAnsi="Corbel"/>
          <w:iCs/>
          <w:color w:val="575757"/>
          <w:lang w:eastAsia="en-US"/>
        </w:rPr>
        <w:t xml:space="preserve">opětovně </w:t>
      </w:r>
      <w:r w:rsidRPr="001F48D2">
        <w:rPr>
          <w:rFonts w:ascii="Corbel" w:eastAsia="Calibri" w:hAnsi="Corbel"/>
          <w:iCs/>
          <w:color w:val="575757"/>
          <w:lang w:eastAsia="en-US"/>
        </w:rPr>
        <w:t xml:space="preserve">ke Dni vypořádání. </w:t>
      </w:r>
    </w:p>
    <w:p w14:paraId="219FDCF0" w14:textId="77777777" w:rsidR="005B1763" w:rsidRPr="001F48D2"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Pr>
          <w:rFonts w:ascii="Corbel" w:eastAsia="Calibri" w:hAnsi="Corbel"/>
          <w:iCs/>
          <w:color w:val="575757"/>
          <w:lang w:eastAsia="en-US"/>
        </w:rPr>
        <w:t>Ve vztahu ke Společnosti AGROBIOPLYN a/nebo jejímu jmění poskytují Záruky společně a rovněž každý zvlášť Prodávající 2 a Prodávající 3 (tj. nikoli Prodávající 1). Ve vztahu ke Společnosti RELAKA a/nebo jejímu jmění poskytuje Záruky výlučně Prodávající 1 (tj. nikoli Prodávající 2 a Prodávající 3). Veškeré ostatní Záruky poskytují všichni Prodávající společně a rovně každý z Prodávajících zvlášť.</w:t>
      </w:r>
    </w:p>
    <w:p w14:paraId="0CEBAA00" w14:textId="77777777" w:rsidR="005B1763" w:rsidRPr="00C7740F"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Pr>
          <w:rFonts w:ascii="Corbel" w:eastAsia="Calibri" w:hAnsi="Corbel"/>
          <w:b/>
          <w:iCs/>
          <w:color w:val="575757"/>
          <w:sz w:val="24"/>
          <w:lang w:eastAsia="en-US"/>
        </w:rPr>
        <w:t>Prod</w:t>
      </w:r>
      <w:r w:rsidRPr="00C7740F">
        <w:rPr>
          <w:rFonts w:ascii="Corbel" w:eastAsia="Calibri" w:hAnsi="Corbel"/>
          <w:b/>
          <w:color w:val="575757"/>
          <w:sz w:val="24"/>
          <w:lang w:eastAsia="en-US"/>
        </w:rPr>
        <w:t>ávající</w:t>
      </w:r>
    </w:p>
    <w:p w14:paraId="47E56810"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Pr>
          <w:rFonts w:ascii="Corbel" w:eastAsia="Calibri" w:hAnsi="Corbel"/>
          <w:iCs/>
          <w:color w:val="575757"/>
          <w:lang w:eastAsia="en-US"/>
        </w:rPr>
        <w:t>Prod</w:t>
      </w:r>
      <w:r w:rsidRPr="001F48D2">
        <w:rPr>
          <w:rFonts w:ascii="Corbel" w:hAnsi="Corbel"/>
          <w:color w:val="575757"/>
        </w:rPr>
        <w:t>ávající j</w:t>
      </w:r>
      <w:r>
        <w:rPr>
          <w:rFonts w:ascii="Corbel" w:hAnsi="Corbel"/>
          <w:color w:val="575757"/>
        </w:rPr>
        <w:t>sou svéprávní, jejich způsobilost právně jednat nebyla omezena</w:t>
      </w:r>
      <w:r w:rsidRPr="001F48D2">
        <w:rPr>
          <w:rFonts w:ascii="Corbel" w:eastAsia="Calibri" w:hAnsi="Corbel"/>
          <w:color w:val="575757"/>
          <w:lang w:eastAsia="en-US"/>
        </w:rPr>
        <w:t>.</w:t>
      </w:r>
    </w:p>
    <w:p w14:paraId="46D61224"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Pr>
          <w:rFonts w:ascii="Corbel" w:eastAsia="Calibri" w:hAnsi="Corbel"/>
          <w:iCs/>
          <w:color w:val="575757"/>
          <w:lang w:eastAsia="en-US"/>
        </w:rPr>
        <w:t>Prod</w:t>
      </w:r>
      <w:r w:rsidRPr="001F48D2">
        <w:rPr>
          <w:rFonts w:ascii="Corbel" w:hAnsi="Corbel"/>
          <w:color w:val="575757"/>
        </w:rPr>
        <w:t>ávající</w:t>
      </w:r>
      <w:r w:rsidRPr="001F48D2" w:rsidDel="003C42C9">
        <w:rPr>
          <w:rFonts w:ascii="Corbel" w:hAnsi="Corbel"/>
          <w:color w:val="575757"/>
          <w:lang w:eastAsia="en-US"/>
        </w:rPr>
        <w:t xml:space="preserve"> </w:t>
      </w:r>
      <w:r w:rsidRPr="001F48D2">
        <w:rPr>
          <w:rFonts w:ascii="Corbel" w:hAnsi="Corbel"/>
          <w:color w:val="575757"/>
          <w:lang w:eastAsia="en-US"/>
        </w:rPr>
        <w:t>j</w:t>
      </w:r>
      <w:r>
        <w:rPr>
          <w:rFonts w:ascii="Corbel" w:hAnsi="Corbel"/>
          <w:color w:val="575757"/>
          <w:lang w:eastAsia="en-US"/>
        </w:rPr>
        <w:t>sou</w:t>
      </w:r>
      <w:r w:rsidRPr="001F48D2">
        <w:rPr>
          <w:rFonts w:ascii="Corbel" w:hAnsi="Corbel"/>
          <w:color w:val="575757"/>
          <w:lang w:eastAsia="en-US"/>
        </w:rPr>
        <w:t xml:space="preserve"> plně oprávněn</w:t>
      </w:r>
      <w:r>
        <w:rPr>
          <w:rFonts w:ascii="Corbel" w:hAnsi="Corbel"/>
          <w:color w:val="575757"/>
          <w:lang w:eastAsia="en-US"/>
        </w:rPr>
        <w:t>i</w:t>
      </w:r>
      <w:r w:rsidRPr="001F48D2">
        <w:rPr>
          <w:rFonts w:ascii="Corbel" w:hAnsi="Corbel"/>
          <w:color w:val="575757"/>
          <w:lang w:eastAsia="en-US"/>
        </w:rPr>
        <w:t xml:space="preserve"> uzavřít Smlouvu</w:t>
      </w:r>
      <w:r>
        <w:rPr>
          <w:rFonts w:ascii="Corbel" w:hAnsi="Corbel"/>
          <w:color w:val="575757"/>
          <w:lang w:eastAsia="en-US"/>
        </w:rPr>
        <w:t>,</w:t>
      </w:r>
      <w:r w:rsidRPr="001F48D2">
        <w:rPr>
          <w:rFonts w:ascii="Corbel" w:hAnsi="Corbel"/>
          <w:color w:val="575757"/>
          <w:lang w:eastAsia="en-US"/>
        </w:rPr>
        <w:t xml:space="preserve"> uskutečnit </w:t>
      </w:r>
      <w:r>
        <w:rPr>
          <w:rFonts w:ascii="Corbel" w:hAnsi="Corbel"/>
          <w:color w:val="575757"/>
          <w:lang w:eastAsia="en-US"/>
        </w:rPr>
        <w:t>a vypořádat Transakci</w:t>
      </w:r>
      <w:r w:rsidRPr="001F48D2">
        <w:rPr>
          <w:rFonts w:ascii="Corbel" w:hAnsi="Corbel"/>
          <w:color w:val="575757"/>
          <w:lang w:eastAsia="en-US"/>
        </w:rPr>
        <w:t xml:space="preserve"> a plnit své povinnosti vyplývající ze Smlouvy</w:t>
      </w:r>
      <w:r w:rsidRPr="001F48D2">
        <w:rPr>
          <w:rFonts w:ascii="Corbel" w:eastAsia="Calibri" w:hAnsi="Corbel"/>
          <w:color w:val="575757"/>
          <w:lang w:eastAsia="en-US"/>
        </w:rPr>
        <w:t>.</w:t>
      </w:r>
    </w:p>
    <w:p w14:paraId="1D82D13D"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Pr>
          <w:rFonts w:ascii="Corbel" w:eastAsia="Calibri" w:hAnsi="Corbel"/>
          <w:iCs/>
          <w:color w:val="575757"/>
          <w:lang w:eastAsia="en-US"/>
        </w:rPr>
        <w:t>Prod</w:t>
      </w:r>
      <w:r w:rsidRPr="001F48D2">
        <w:rPr>
          <w:rFonts w:ascii="Corbel" w:hAnsi="Corbel"/>
          <w:color w:val="575757"/>
        </w:rPr>
        <w:t>ávající</w:t>
      </w:r>
      <w:r w:rsidRPr="001F48D2">
        <w:rPr>
          <w:rFonts w:ascii="Corbel" w:eastAsia="Calibri" w:hAnsi="Corbel"/>
          <w:color w:val="575757"/>
          <w:lang w:eastAsia="en-US"/>
        </w:rPr>
        <w:t xml:space="preserve"> ne</w:t>
      </w:r>
      <w:r>
        <w:rPr>
          <w:rFonts w:ascii="Corbel" w:eastAsia="Calibri" w:hAnsi="Corbel"/>
          <w:color w:val="575757"/>
          <w:lang w:eastAsia="en-US"/>
        </w:rPr>
        <w:t>jsou</w:t>
      </w:r>
      <w:r w:rsidRPr="001F48D2">
        <w:rPr>
          <w:rFonts w:ascii="Corbel" w:eastAsia="Calibri" w:hAnsi="Corbel"/>
          <w:color w:val="575757"/>
          <w:lang w:eastAsia="en-US"/>
        </w:rPr>
        <w:t xml:space="preserve"> v</w:t>
      </w:r>
      <w:r>
        <w:rPr>
          <w:rFonts w:ascii="Corbel" w:eastAsia="Calibri" w:hAnsi="Corbel"/>
          <w:color w:val="575757"/>
          <w:lang w:eastAsia="en-US"/>
        </w:rPr>
        <w:t> </w:t>
      </w:r>
      <w:r w:rsidRPr="001F48D2">
        <w:rPr>
          <w:rFonts w:ascii="Corbel" w:eastAsia="Calibri" w:hAnsi="Corbel"/>
          <w:color w:val="575757"/>
          <w:lang w:eastAsia="en-US"/>
        </w:rPr>
        <w:t>úpadku</w:t>
      </w:r>
      <w:r>
        <w:rPr>
          <w:rFonts w:ascii="Corbel" w:eastAsia="Calibri" w:hAnsi="Corbel"/>
          <w:color w:val="575757"/>
          <w:lang w:eastAsia="en-US"/>
        </w:rPr>
        <w:t xml:space="preserve"> ani</w:t>
      </w:r>
      <w:r w:rsidRPr="001F48D2">
        <w:rPr>
          <w:rFonts w:ascii="Corbel" w:eastAsia="Calibri" w:hAnsi="Corbel"/>
          <w:color w:val="575757"/>
          <w:lang w:eastAsia="en-US"/>
        </w:rPr>
        <w:t xml:space="preserve"> hrozícím úpadku ve smyslu Insolvenčního zákona ani není dán důvod pro zahájení insolvenčního řízení proti </w:t>
      </w:r>
      <w:r>
        <w:rPr>
          <w:rFonts w:ascii="Corbel" w:eastAsia="Calibri" w:hAnsi="Corbel"/>
          <w:iCs/>
          <w:color w:val="575757"/>
          <w:lang w:eastAsia="en-US"/>
        </w:rPr>
        <w:t>Prod</w:t>
      </w:r>
      <w:r w:rsidRPr="001F48D2">
        <w:rPr>
          <w:rFonts w:ascii="Corbel" w:hAnsi="Corbel"/>
          <w:color w:val="575757"/>
        </w:rPr>
        <w:t>ávajícím</w:t>
      </w:r>
      <w:r w:rsidRPr="001F48D2">
        <w:rPr>
          <w:rFonts w:ascii="Corbel" w:eastAsia="Calibri" w:hAnsi="Corbel"/>
          <w:color w:val="575757"/>
          <w:lang w:eastAsia="en-US"/>
        </w:rPr>
        <w:t xml:space="preserve">. </w:t>
      </w:r>
      <w:r>
        <w:rPr>
          <w:rFonts w:ascii="Corbel" w:eastAsia="Calibri" w:hAnsi="Corbel"/>
          <w:iCs/>
          <w:color w:val="575757"/>
          <w:lang w:eastAsia="en-US"/>
        </w:rPr>
        <w:t>Prod</w:t>
      </w:r>
      <w:r w:rsidRPr="001F48D2">
        <w:rPr>
          <w:rFonts w:ascii="Corbel" w:hAnsi="Corbel"/>
          <w:color w:val="575757"/>
        </w:rPr>
        <w:t>ávající</w:t>
      </w:r>
      <w:r w:rsidRPr="001F48D2" w:rsidDel="003C42C9">
        <w:rPr>
          <w:rFonts w:ascii="Corbel" w:eastAsia="Calibri" w:hAnsi="Corbel"/>
          <w:color w:val="575757"/>
          <w:lang w:eastAsia="en-US"/>
        </w:rPr>
        <w:t xml:space="preserve"> </w:t>
      </w:r>
      <w:r w:rsidRPr="001F48D2">
        <w:rPr>
          <w:rFonts w:ascii="Corbel" w:eastAsia="Calibri" w:hAnsi="Corbel"/>
          <w:color w:val="575757"/>
          <w:lang w:eastAsia="en-US"/>
        </w:rPr>
        <w:t>nezastavil</w:t>
      </w:r>
      <w:r>
        <w:rPr>
          <w:rFonts w:ascii="Corbel" w:eastAsia="Calibri" w:hAnsi="Corbel"/>
          <w:color w:val="575757"/>
          <w:lang w:eastAsia="en-US"/>
        </w:rPr>
        <w:t>i</w:t>
      </w:r>
      <w:r w:rsidRPr="001F48D2">
        <w:rPr>
          <w:rFonts w:ascii="Corbel" w:eastAsia="Calibri" w:hAnsi="Corbel"/>
          <w:color w:val="575757"/>
          <w:lang w:eastAsia="en-US"/>
        </w:rPr>
        <w:t xml:space="preserve"> platby, ne</w:t>
      </w:r>
      <w:r>
        <w:rPr>
          <w:rFonts w:ascii="Corbel" w:eastAsia="Calibri" w:hAnsi="Corbel"/>
          <w:color w:val="575757"/>
          <w:lang w:eastAsia="en-US"/>
        </w:rPr>
        <w:t>jsou</w:t>
      </w:r>
      <w:r w:rsidRPr="001F48D2">
        <w:rPr>
          <w:rFonts w:ascii="Corbel" w:eastAsia="Calibri" w:hAnsi="Corbel"/>
          <w:color w:val="575757"/>
          <w:lang w:eastAsia="en-US"/>
        </w:rPr>
        <w:t xml:space="preserve"> v prodlení se</w:t>
      </w:r>
      <w:r>
        <w:rPr>
          <w:rFonts w:ascii="Corbel" w:eastAsia="Calibri" w:hAnsi="Corbel"/>
          <w:color w:val="575757"/>
          <w:lang w:eastAsia="en-US"/>
        </w:rPr>
        <w:t> </w:t>
      </w:r>
      <w:r w:rsidRPr="001F48D2">
        <w:rPr>
          <w:rFonts w:ascii="Corbel" w:eastAsia="Calibri" w:hAnsi="Corbel"/>
          <w:color w:val="575757"/>
          <w:lang w:eastAsia="en-US"/>
        </w:rPr>
        <w:t>splněním žádného dluhu významné majetkové hodnoty ani ne</w:t>
      </w:r>
      <w:r>
        <w:rPr>
          <w:rFonts w:ascii="Corbel" w:eastAsia="Calibri" w:hAnsi="Corbel"/>
          <w:color w:val="575757"/>
          <w:lang w:eastAsia="en-US"/>
        </w:rPr>
        <w:t>jsou</w:t>
      </w:r>
      <w:r w:rsidRPr="001F48D2">
        <w:rPr>
          <w:rFonts w:ascii="Corbel" w:eastAsia="Calibri" w:hAnsi="Corbel"/>
          <w:color w:val="575757"/>
          <w:lang w:eastAsia="en-US"/>
        </w:rPr>
        <w:t xml:space="preserve"> neschopn</w:t>
      </w:r>
      <w:r>
        <w:rPr>
          <w:rFonts w:ascii="Corbel" w:eastAsia="Calibri" w:hAnsi="Corbel"/>
          <w:color w:val="575757"/>
          <w:lang w:eastAsia="en-US"/>
        </w:rPr>
        <w:t>í</w:t>
      </w:r>
      <w:r w:rsidRPr="001F48D2">
        <w:rPr>
          <w:rFonts w:ascii="Corbel" w:eastAsia="Calibri" w:hAnsi="Corbel"/>
          <w:color w:val="575757"/>
          <w:lang w:eastAsia="en-US"/>
        </w:rPr>
        <w:t xml:space="preserve"> platit své dluhy řádně a</w:t>
      </w:r>
      <w:r>
        <w:rPr>
          <w:rFonts w:ascii="Corbel" w:eastAsia="Calibri" w:hAnsi="Corbel"/>
          <w:color w:val="575757"/>
          <w:lang w:eastAsia="en-US"/>
        </w:rPr>
        <w:t> </w:t>
      </w:r>
      <w:r w:rsidRPr="001F48D2">
        <w:rPr>
          <w:rFonts w:ascii="Corbel" w:eastAsia="Calibri" w:hAnsi="Corbel"/>
          <w:color w:val="575757"/>
          <w:lang w:eastAsia="en-US"/>
        </w:rPr>
        <w:t>včas.</w:t>
      </w:r>
    </w:p>
    <w:p w14:paraId="3EA1C2B0"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1F48D2">
        <w:rPr>
          <w:rFonts w:ascii="Corbel" w:eastAsia="Calibri" w:hAnsi="Corbel"/>
          <w:color w:val="575757"/>
          <w:lang w:eastAsia="en-US"/>
        </w:rPr>
        <w:t xml:space="preserve">Vyjma skutečností výslovně uvedených ve Smlouvě, </w:t>
      </w:r>
      <w:r>
        <w:rPr>
          <w:rFonts w:ascii="Corbel" w:eastAsia="Calibri" w:hAnsi="Corbel"/>
          <w:iCs/>
          <w:color w:val="575757"/>
          <w:lang w:eastAsia="en-US"/>
        </w:rPr>
        <w:t>Prod</w:t>
      </w:r>
      <w:r w:rsidRPr="001F48D2">
        <w:rPr>
          <w:rFonts w:ascii="Corbel" w:hAnsi="Corbel"/>
          <w:color w:val="575757"/>
        </w:rPr>
        <w:t>ávající</w:t>
      </w:r>
      <w:r w:rsidRPr="001F48D2" w:rsidDel="003C42C9">
        <w:rPr>
          <w:rFonts w:ascii="Corbel" w:eastAsia="Calibri" w:hAnsi="Corbel"/>
          <w:color w:val="575757"/>
          <w:lang w:eastAsia="en-US"/>
        </w:rPr>
        <w:t xml:space="preserve"> </w:t>
      </w:r>
      <w:r w:rsidRPr="001F48D2">
        <w:rPr>
          <w:rFonts w:ascii="Corbel" w:eastAsia="Calibri" w:hAnsi="Corbel"/>
          <w:color w:val="575757"/>
          <w:lang w:eastAsia="en-US"/>
        </w:rPr>
        <w:t>nem</w:t>
      </w:r>
      <w:r>
        <w:rPr>
          <w:rFonts w:ascii="Corbel" w:eastAsia="Calibri" w:hAnsi="Corbel"/>
          <w:color w:val="575757"/>
          <w:lang w:eastAsia="en-US"/>
        </w:rPr>
        <w:t>ají</w:t>
      </w:r>
      <w:r w:rsidRPr="001F48D2">
        <w:rPr>
          <w:rFonts w:ascii="Corbel" w:eastAsia="Calibri" w:hAnsi="Corbel"/>
          <w:color w:val="575757"/>
          <w:lang w:eastAsia="en-US"/>
        </w:rPr>
        <w:t xml:space="preserve"> vůči </w:t>
      </w:r>
      <w:r>
        <w:rPr>
          <w:rFonts w:ascii="Corbel" w:eastAsia="Calibri" w:hAnsi="Corbel"/>
          <w:color w:val="575757"/>
          <w:lang w:eastAsia="en-US"/>
        </w:rPr>
        <w:t xml:space="preserve">Společnostem </w:t>
      </w:r>
      <w:r w:rsidRPr="001F48D2">
        <w:rPr>
          <w:rFonts w:ascii="Corbel" w:eastAsia="Calibri" w:hAnsi="Corbel"/>
          <w:color w:val="575757"/>
          <w:lang w:eastAsia="en-US"/>
        </w:rPr>
        <w:t>žádné pohledávky ani jiná práva na poskytnutí jaké</w:t>
      </w:r>
      <w:r>
        <w:rPr>
          <w:rFonts w:ascii="Corbel" w:eastAsia="Calibri" w:hAnsi="Corbel"/>
          <w:color w:val="575757"/>
          <w:lang w:eastAsia="en-US"/>
        </w:rPr>
        <w:t>ho</w:t>
      </w:r>
      <w:r w:rsidRPr="001F48D2">
        <w:rPr>
          <w:rFonts w:ascii="Corbel" w:eastAsia="Calibri" w:hAnsi="Corbel"/>
          <w:color w:val="575757"/>
          <w:lang w:eastAsia="en-US"/>
        </w:rPr>
        <w:t xml:space="preserve">koli plnění od </w:t>
      </w:r>
      <w:r>
        <w:rPr>
          <w:rFonts w:ascii="Corbel" w:eastAsia="Calibri" w:hAnsi="Corbel"/>
          <w:color w:val="575757"/>
          <w:lang w:eastAsia="en-US"/>
        </w:rPr>
        <w:t xml:space="preserve">Společností </w:t>
      </w:r>
      <w:r w:rsidRPr="001F48D2">
        <w:rPr>
          <w:rFonts w:ascii="Corbel" w:eastAsia="Calibri" w:hAnsi="Corbel"/>
          <w:color w:val="575757"/>
          <w:lang w:eastAsia="en-US"/>
        </w:rPr>
        <w:t>z ti</w:t>
      </w:r>
      <w:r>
        <w:rPr>
          <w:rFonts w:ascii="Corbel" w:eastAsia="Calibri" w:hAnsi="Corbel"/>
          <w:color w:val="575757"/>
          <w:lang w:eastAsia="en-US"/>
        </w:rPr>
        <w:t>tulu jejich účasti ve Společnostech či jakéhokoli</w:t>
      </w:r>
      <w:r w:rsidRPr="001F48D2">
        <w:rPr>
          <w:rFonts w:ascii="Corbel" w:eastAsia="Calibri" w:hAnsi="Corbel"/>
          <w:color w:val="575757"/>
          <w:lang w:eastAsia="en-US"/>
        </w:rPr>
        <w:t xml:space="preserve"> jiného titulu.</w:t>
      </w:r>
    </w:p>
    <w:p w14:paraId="5EB6B63F" w14:textId="77777777" w:rsidR="005B1763" w:rsidRPr="001F48D2" w:rsidRDefault="005B1763" w:rsidP="005B1763">
      <w:pPr>
        <w:widowControl w:val="0"/>
        <w:numPr>
          <w:ilvl w:val="0"/>
          <w:numId w:val="18"/>
        </w:numPr>
        <w:spacing w:before="360" w:after="120" w:line="300" w:lineRule="exact"/>
        <w:ind w:left="567" w:hanging="567"/>
        <w:rPr>
          <w:rFonts w:ascii="Corbel" w:eastAsia="Calibri" w:hAnsi="Corbel"/>
          <w:b/>
          <w:color w:val="575757"/>
          <w:lang w:eastAsia="en-US"/>
        </w:rPr>
      </w:pPr>
      <w:bookmarkStart w:id="419" w:name="_Ref448323371"/>
      <w:r w:rsidRPr="001F48D2">
        <w:rPr>
          <w:rFonts w:ascii="Corbel" w:eastAsia="Calibri" w:hAnsi="Corbel"/>
          <w:b/>
          <w:color w:val="575757"/>
          <w:lang w:eastAsia="en-US"/>
        </w:rPr>
        <w:t>Podíl</w:t>
      </w:r>
      <w:bookmarkEnd w:id="419"/>
      <w:r>
        <w:rPr>
          <w:rFonts w:ascii="Corbel" w:eastAsia="Calibri" w:hAnsi="Corbel"/>
          <w:b/>
          <w:color w:val="575757"/>
          <w:lang w:eastAsia="en-US"/>
        </w:rPr>
        <w:t>y</w:t>
      </w:r>
      <w:r w:rsidRPr="001F48D2">
        <w:rPr>
          <w:rFonts w:ascii="Corbel" w:eastAsia="Calibri" w:hAnsi="Corbel"/>
          <w:b/>
          <w:color w:val="575757"/>
          <w:lang w:eastAsia="en-US"/>
        </w:rPr>
        <w:t xml:space="preserve"> </w:t>
      </w:r>
    </w:p>
    <w:p w14:paraId="227A86B3"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bookmarkStart w:id="420" w:name="_Ref448275696"/>
      <w:r w:rsidRPr="001F48D2">
        <w:rPr>
          <w:rFonts w:ascii="Corbel" w:eastAsia="Calibri" w:hAnsi="Corbel"/>
          <w:color w:val="575757"/>
          <w:lang w:eastAsia="en-US"/>
        </w:rPr>
        <w:t>Podíl</w:t>
      </w:r>
      <w:r>
        <w:rPr>
          <w:rFonts w:ascii="Corbel" w:eastAsia="Calibri" w:hAnsi="Corbel"/>
          <w:color w:val="575757"/>
          <w:lang w:eastAsia="en-US"/>
        </w:rPr>
        <w:t xml:space="preserve">y </w:t>
      </w:r>
      <w:r w:rsidRPr="001F48D2">
        <w:rPr>
          <w:rFonts w:ascii="Corbel" w:eastAsia="Calibri" w:hAnsi="Corbel"/>
          <w:color w:val="575757"/>
          <w:lang w:eastAsia="en-US"/>
        </w:rPr>
        <w:t>j</w:t>
      </w:r>
      <w:r>
        <w:rPr>
          <w:rFonts w:ascii="Corbel" w:eastAsia="Calibri" w:hAnsi="Corbel"/>
          <w:color w:val="575757"/>
          <w:lang w:eastAsia="en-US"/>
        </w:rPr>
        <w:t>sou</w:t>
      </w:r>
      <w:r w:rsidRPr="001F48D2">
        <w:rPr>
          <w:rFonts w:ascii="Corbel" w:eastAsia="Calibri" w:hAnsi="Corbel"/>
          <w:color w:val="575757"/>
          <w:lang w:eastAsia="en-US"/>
        </w:rPr>
        <w:t xml:space="preserve"> ve výlučném vlastnictví </w:t>
      </w:r>
      <w:r>
        <w:rPr>
          <w:rFonts w:ascii="Corbel" w:eastAsia="Calibri" w:hAnsi="Corbel"/>
          <w:color w:val="575757"/>
          <w:lang w:eastAsia="en-US"/>
        </w:rPr>
        <w:t xml:space="preserve">příslušných </w:t>
      </w:r>
      <w:r>
        <w:rPr>
          <w:rFonts w:ascii="Corbel" w:eastAsia="Calibri" w:hAnsi="Corbel"/>
          <w:iCs/>
          <w:color w:val="575757"/>
          <w:lang w:eastAsia="en-US"/>
        </w:rPr>
        <w:t>Prod</w:t>
      </w:r>
      <w:r w:rsidRPr="001F48D2">
        <w:rPr>
          <w:rFonts w:ascii="Corbel" w:hAnsi="Corbel"/>
          <w:color w:val="575757"/>
        </w:rPr>
        <w:t>ávající</w:t>
      </w:r>
      <w:r>
        <w:rPr>
          <w:rFonts w:ascii="Corbel" w:hAnsi="Corbel"/>
          <w:color w:val="575757"/>
        </w:rPr>
        <w:t>c</w:t>
      </w:r>
      <w:r w:rsidRPr="001F48D2">
        <w:rPr>
          <w:rFonts w:ascii="Corbel" w:hAnsi="Corbel"/>
          <w:color w:val="575757"/>
        </w:rPr>
        <w:t>h</w:t>
      </w:r>
      <w:r w:rsidRPr="001F48D2">
        <w:rPr>
          <w:rFonts w:ascii="Corbel" w:eastAsia="Calibri" w:hAnsi="Corbel"/>
          <w:color w:val="575757"/>
          <w:lang w:eastAsia="en-US"/>
        </w:rPr>
        <w:t>.</w:t>
      </w:r>
      <w:bookmarkEnd w:id="420"/>
    </w:p>
    <w:p w14:paraId="518E4583" w14:textId="77777777" w:rsidR="005B1763" w:rsidRPr="00316C00"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1F48D2">
        <w:rPr>
          <w:rFonts w:ascii="Corbel" w:hAnsi="Corbel"/>
          <w:color w:val="575757"/>
        </w:rPr>
        <w:t>S</w:t>
      </w:r>
      <w:r>
        <w:rPr>
          <w:rFonts w:ascii="Corbel" w:hAnsi="Corbel"/>
          <w:color w:val="575757"/>
        </w:rPr>
        <w:t> </w:t>
      </w:r>
      <w:r w:rsidRPr="001F48D2">
        <w:rPr>
          <w:rFonts w:ascii="Corbel" w:hAnsi="Corbel"/>
          <w:color w:val="575757"/>
        </w:rPr>
        <w:t>Podíl</w:t>
      </w:r>
      <w:r>
        <w:rPr>
          <w:rFonts w:ascii="Corbel" w:hAnsi="Corbel"/>
          <w:color w:val="575757"/>
        </w:rPr>
        <w:t xml:space="preserve">em 1, Podílem 2 a Podílem 3 </w:t>
      </w:r>
      <w:r w:rsidRPr="001F48D2">
        <w:rPr>
          <w:rFonts w:ascii="Corbel" w:hAnsi="Corbel"/>
          <w:color w:val="575757"/>
        </w:rPr>
        <w:t xml:space="preserve">je spojen </w:t>
      </w:r>
      <w:r>
        <w:rPr>
          <w:rFonts w:ascii="Corbel" w:hAnsi="Corbel"/>
          <w:color w:val="575757"/>
        </w:rPr>
        <w:t xml:space="preserve">celkový </w:t>
      </w:r>
      <w:r w:rsidRPr="001F48D2">
        <w:rPr>
          <w:rFonts w:ascii="Corbel" w:hAnsi="Corbel"/>
          <w:color w:val="575757"/>
        </w:rPr>
        <w:t xml:space="preserve">vklad do základního kapitálu </w:t>
      </w:r>
      <w:r>
        <w:rPr>
          <w:rFonts w:ascii="Corbel" w:hAnsi="Corbel"/>
          <w:color w:val="575757"/>
        </w:rPr>
        <w:t xml:space="preserve">Společnosti RELAKA </w:t>
      </w:r>
      <w:r w:rsidRPr="001F48D2">
        <w:rPr>
          <w:rFonts w:ascii="Corbel" w:hAnsi="Corbel"/>
          <w:color w:val="575757"/>
        </w:rPr>
        <w:t>ve výši 100 % hodnoty základního kapitálu Společnosti</w:t>
      </w:r>
      <w:r>
        <w:rPr>
          <w:rFonts w:ascii="Corbel" w:hAnsi="Corbel"/>
          <w:color w:val="575757"/>
        </w:rPr>
        <w:t xml:space="preserve"> RELAKA</w:t>
      </w:r>
      <w:r w:rsidRPr="001F48D2">
        <w:rPr>
          <w:rFonts w:ascii="Corbel" w:hAnsi="Corbel"/>
          <w:color w:val="575757"/>
        </w:rPr>
        <w:t xml:space="preserve">. </w:t>
      </w:r>
      <w:r>
        <w:rPr>
          <w:rFonts w:ascii="Corbel" w:hAnsi="Corbel"/>
          <w:color w:val="575757"/>
        </w:rPr>
        <w:t xml:space="preserve">Tyto </w:t>
      </w:r>
      <w:r w:rsidRPr="001F48D2">
        <w:rPr>
          <w:rFonts w:ascii="Corbel" w:hAnsi="Corbel"/>
          <w:color w:val="575757"/>
        </w:rPr>
        <w:t>Podíl</w:t>
      </w:r>
      <w:r>
        <w:rPr>
          <w:rFonts w:ascii="Corbel" w:hAnsi="Corbel"/>
          <w:color w:val="575757"/>
        </w:rPr>
        <w:t>y</w:t>
      </w:r>
      <w:r w:rsidRPr="001F48D2">
        <w:rPr>
          <w:rFonts w:ascii="Corbel" w:hAnsi="Corbel"/>
          <w:color w:val="575757"/>
        </w:rPr>
        <w:t xml:space="preserve"> v souhrnu představuj</w:t>
      </w:r>
      <w:r>
        <w:rPr>
          <w:rFonts w:ascii="Corbel" w:hAnsi="Corbel"/>
          <w:color w:val="575757"/>
        </w:rPr>
        <w:t>í</w:t>
      </w:r>
      <w:r w:rsidRPr="001F48D2">
        <w:rPr>
          <w:rFonts w:ascii="Corbel" w:hAnsi="Corbel"/>
          <w:color w:val="575757"/>
        </w:rPr>
        <w:t xml:space="preserve"> 100% účast </w:t>
      </w:r>
      <w:r>
        <w:rPr>
          <w:rFonts w:ascii="Corbel" w:eastAsia="Calibri" w:hAnsi="Corbel"/>
          <w:iCs/>
          <w:color w:val="575757"/>
          <w:lang w:eastAsia="en-US"/>
        </w:rPr>
        <w:t>Prod</w:t>
      </w:r>
      <w:r w:rsidRPr="001F48D2">
        <w:rPr>
          <w:rFonts w:ascii="Corbel" w:hAnsi="Corbel"/>
          <w:color w:val="575757"/>
        </w:rPr>
        <w:t>ávající</w:t>
      </w:r>
      <w:r>
        <w:rPr>
          <w:rFonts w:ascii="Corbel" w:hAnsi="Corbel"/>
          <w:color w:val="575757"/>
        </w:rPr>
        <w:t>c</w:t>
      </w:r>
      <w:r w:rsidRPr="001F48D2">
        <w:rPr>
          <w:rFonts w:ascii="Corbel" w:hAnsi="Corbel"/>
          <w:color w:val="575757"/>
        </w:rPr>
        <w:t>h</w:t>
      </w:r>
      <w:r w:rsidRPr="001F48D2" w:rsidDel="003C42C9">
        <w:rPr>
          <w:rFonts w:ascii="Corbel" w:hAnsi="Corbel"/>
          <w:color w:val="575757"/>
        </w:rPr>
        <w:t xml:space="preserve"> </w:t>
      </w:r>
      <w:r w:rsidRPr="001F48D2">
        <w:rPr>
          <w:rFonts w:ascii="Corbel" w:hAnsi="Corbel"/>
          <w:color w:val="575757"/>
        </w:rPr>
        <w:t>ve Společnosti</w:t>
      </w:r>
      <w:r>
        <w:rPr>
          <w:rFonts w:ascii="Corbel" w:hAnsi="Corbel"/>
          <w:color w:val="575757"/>
        </w:rPr>
        <w:t xml:space="preserve"> RELAKA</w:t>
      </w:r>
      <w:r w:rsidRPr="001F48D2">
        <w:rPr>
          <w:rFonts w:ascii="Corbel" w:hAnsi="Corbel"/>
          <w:color w:val="575757"/>
        </w:rPr>
        <w:t xml:space="preserve">. Vklad do základního kapitálu </w:t>
      </w:r>
      <w:r>
        <w:rPr>
          <w:rFonts w:ascii="Corbel" w:hAnsi="Corbel"/>
          <w:color w:val="575757"/>
        </w:rPr>
        <w:t xml:space="preserve">Společnosti RELAKA </w:t>
      </w:r>
      <w:r w:rsidRPr="001F48D2">
        <w:rPr>
          <w:rFonts w:ascii="Corbel" w:hAnsi="Corbel"/>
          <w:color w:val="575757"/>
        </w:rPr>
        <w:t xml:space="preserve">byl ze strany </w:t>
      </w:r>
      <w:r>
        <w:rPr>
          <w:rFonts w:ascii="Corbel" w:eastAsia="Calibri" w:hAnsi="Corbel"/>
          <w:color w:val="575757"/>
          <w:lang w:eastAsia="en-US"/>
        </w:rPr>
        <w:t xml:space="preserve">příslušných </w:t>
      </w:r>
      <w:r>
        <w:rPr>
          <w:rFonts w:ascii="Corbel" w:eastAsia="Calibri" w:hAnsi="Corbel"/>
          <w:iCs/>
          <w:color w:val="575757"/>
          <w:lang w:eastAsia="en-US"/>
        </w:rPr>
        <w:t>Prod</w:t>
      </w:r>
      <w:r w:rsidRPr="001F48D2">
        <w:rPr>
          <w:rFonts w:ascii="Corbel" w:hAnsi="Corbel"/>
          <w:color w:val="575757"/>
        </w:rPr>
        <w:t>ávající</w:t>
      </w:r>
      <w:r>
        <w:rPr>
          <w:rFonts w:ascii="Corbel" w:hAnsi="Corbel"/>
          <w:color w:val="575757"/>
        </w:rPr>
        <w:t>c</w:t>
      </w:r>
      <w:r w:rsidRPr="001F48D2">
        <w:rPr>
          <w:rFonts w:ascii="Corbel" w:hAnsi="Corbel"/>
          <w:color w:val="575757"/>
        </w:rPr>
        <w:t xml:space="preserve">h </w:t>
      </w:r>
      <w:r>
        <w:rPr>
          <w:rFonts w:ascii="Corbel" w:hAnsi="Corbel"/>
          <w:color w:val="575757"/>
        </w:rPr>
        <w:t xml:space="preserve">zcela </w:t>
      </w:r>
      <w:r w:rsidRPr="001F48D2">
        <w:rPr>
          <w:rFonts w:ascii="Corbel" w:hAnsi="Corbel"/>
          <w:color w:val="575757"/>
        </w:rPr>
        <w:t>splacen.</w:t>
      </w:r>
    </w:p>
    <w:p w14:paraId="5A0D8D2D"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1F48D2">
        <w:rPr>
          <w:rFonts w:ascii="Corbel" w:hAnsi="Corbel"/>
          <w:color w:val="575757"/>
        </w:rPr>
        <w:t>S</w:t>
      </w:r>
      <w:r>
        <w:rPr>
          <w:rFonts w:ascii="Corbel" w:hAnsi="Corbel"/>
          <w:color w:val="575757"/>
        </w:rPr>
        <w:t> </w:t>
      </w:r>
      <w:r w:rsidRPr="001F48D2">
        <w:rPr>
          <w:rFonts w:ascii="Corbel" w:hAnsi="Corbel"/>
          <w:color w:val="575757"/>
        </w:rPr>
        <w:t>Podíl</w:t>
      </w:r>
      <w:r>
        <w:rPr>
          <w:rFonts w:ascii="Corbel" w:hAnsi="Corbel"/>
          <w:color w:val="575757"/>
        </w:rPr>
        <w:t xml:space="preserve">em 4 a Podílem 5 </w:t>
      </w:r>
      <w:r w:rsidRPr="001F48D2">
        <w:rPr>
          <w:rFonts w:ascii="Corbel" w:hAnsi="Corbel"/>
          <w:color w:val="575757"/>
        </w:rPr>
        <w:t xml:space="preserve">je spojen </w:t>
      </w:r>
      <w:r>
        <w:rPr>
          <w:rFonts w:ascii="Corbel" w:hAnsi="Corbel"/>
          <w:color w:val="575757"/>
        </w:rPr>
        <w:t xml:space="preserve">celkový </w:t>
      </w:r>
      <w:r w:rsidRPr="001F48D2">
        <w:rPr>
          <w:rFonts w:ascii="Corbel" w:hAnsi="Corbel"/>
          <w:color w:val="575757"/>
        </w:rPr>
        <w:t xml:space="preserve">vklad do základního kapitálu </w:t>
      </w:r>
      <w:r>
        <w:rPr>
          <w:rFonts w:ascii="Corbel" w:hAnsi="Corbel"/>
          <w:color w:val="575757"/>
        </w:rPr>
        <w:t xml:space="preserve">Společnosti AGROBIOPLYN </w:t>
      </w:r>
      <w:r w:rsidRPr="001F48D2">
        <w:rPr>
          <w:rFonts w:ascii="Corbel" w:hAnsi="Corbel"/>
          <w:color w:val="575757"/>
        </w:rPr>
        <w:t>ve</w:t>
      </w:r>
      <w:r>
        <w:rPr>
          <w:rFonts w:ascii="Corbel" w:hAnsi="Corbel"/>
          <w:color w:val="575757"/>
        </w:rPr>
        <w:t> </w:t>
      </w:r>
      <w:r w:rsidRPr="001F48D2">
        <w:rPr>
          <w:rFonts w:ascii="Corbel" w:hAnsi="Corbel"/>
          <w:color w:val="575757"/>
        </w:rPr>
        <w:t>výši 100 % hodnoty základního kapitálu Společnosti</w:t>
      </w:r>
      <w:r>
        <w:rPr>
          <w:rFonts w:ascii="Corbel" w:hAnsi="Corbel"/>
          <w:color w:val="575757"/>
        </w:rPr>
        <w:t xml:space="preserve"> AGROBIOPLYN</w:t>
      </w:r>
      <w:r w:rsidRPr="001F48D2">
        <w:rPr>
          <w:rFonts w:ascii="Corbel" w:hAnsi="Corbel"/>
          <w:color w:val="575757"/>
        </w:rPr>
        <w:t>.</w:t>
      </w:r>
      <w:r>
        <w:rPr>
          <w:rFonts w:ascii="Corbel" w:hAnsi="Corbel"/>
          <w:color w:val="575757"/>
        </w:rPr>
        <w:t xml:space="preserve"> Tyto</w:t>
      </w:r>
      <w:r w:rsidRPr="001F48D2">
        <w:rPr>
          <w:rFonts w:ascii="Corbel" w:hAnsi="Corbel"/>
          <w:color w:val="575757"/>
        </w:rPr>
        <w:t xml:space="preserve"> Podíl</w:t>
      </w:r>
      <w:r>
        <w:rPr>
          <w:rFonts w:ascii="Corbel" w:hAnsi="Corbel"/>
          <w:color w:val="575757"/>
        </w:rPr>
        <w:t>y</w:t>
      </w:r>
      <w:r w:rsidRPr="001F48D2">
        <w:rPr>
          <w:rFonts w:ascii="Corbel" w:hAnsi="Corbel"/>
          <w:color w:val="575757"/>
        </w:rPr>
        <w:t xml:space="preserve"> v souhrnu </w:t>
      </w:r>
      <w:r w:rsidRPr="001F48D2">
        <w:rPr>
          <w:rFonts w:ascii="Corbel" w:hAnsi="Corbel"/>
          <w:color w:val="575757"/>
        </w:rPr>
        <w:lastRenderedPageBreak/>
        <w:t>představuj</w:t>
      </w:r>
      <w:r>
        <w:rPr>
          <w:rFonts w:ascii="Corbel" w:hAnsi="Corbel"/>
          <w:color w:val="575757"/>
        </w:rPr>
        <w:t>í</w:t>
      </w:r>
      <w:r w:rsidRPr="001F48D2">
        <w:rPr>
          <w:rFonts w:ascii="Corbel" w:hAnsi="Corbel"/>
          <w:color w:val="575757"/>
        </w:rPr>
        <w:t xml:space="preserve"> 100% účast </w:t>
      </w:r>
      <w:r>
        <w:rPr>
          <w:rFonts w:ascii="Corbel" w:eastAsia="Calibri" w:hAnsi="Corbel"/>
          <w:iCs/>
          <w:color w:val="575757"/>
          <w:lang w:eastAsia="en-US"/>
        </w:rPr>
        <w:t>Prod</w:t>
      </w:r>
      <w:r w:rsidRPr="001F48D2">
        <w:rPr>
          <w:rFonts w:ascii="Corbel" w:hAnsi="Corbel"/>
          <w:color w:val="575757"/>
        </w:rPr>
        <w:t>ávající</w:t>
      </w:r>
      <w:r>
        <w:rPr>
          <w:rFonts w:ascii="Corbel" w:hAnsi="Corbel"/>
          <w:color w:val="575757"/>
        </w:rPr>
        <w:t>c</w:t>
      </w:r>
      <w:r w:rsidRPr="001F48D2">
        <w:rPr>
          <w:rFonts w:ascii="Corbel" w:hAnsi="Corbel"/>
          <w:color w:val="575757"/>
        </w:rPr>
        <w:t>h</w:t>
      </w:r>
      <w:r w:rsidRPr="001F48D2" w:rsidDel="003C42C9">
        <w:rPr>
          <w:rFonts w:ascii="Corbel" w:hAnsi="Corbel"/>
          <w:color w:val="575757"/>
        </w:rPr>
        <w:t xml:space="preserve"> </w:t>
      </w:r>
      <w:r w:rsidRPr="001F48D2">
        <w:rPr>
          <w:rFonts w:ascii="Corbel" w:hAnsi="Corbel"/>
          <w:color w:val="575757"/>
        </w:rPr>
        <w:t>ve Společnosti</w:t>
      </w:r>
      <w:r>
        <w:rPr>
          <w:rFonts w:ascii="Corbel" w:hAnsi="Corbel"/>
          <w:color w:val="575757"/>
        </w:rPr>
        <w:t xml:space="preserve"> AGROBIOPLYN</w:t>
      </w:r>
      <w:r w:rsidRPr="001F48D2">
        <w:rPr>
          <w:rFonts w:ascii="Corbel" w:hAnsi="Corbel"/>
          <w:color w:val="575757"/>
        </w:rPr>
        <w:t xml:space="preserve">. Vklad do základního kapitálu </w:t>
      </w:r>
      <w:r>
        <w:rPr>
          <w:rFonts w:ascii="Corbel" w:hAnsi="Corbel"/>
          <w:color w:val="575757"/>
        </w:rPr>
        <w:t xml:space="preserve">Společnosti AGROBIOPLYN </w:t>
      </w:r>
      <w:r w:rsidRPr="001F48D2">
        <w:rPr>
          <w:rFonts w:ascii="Corbel" w:hAnsi="Corbel"/>
          <w:color w:val="575757"/>
        </w:rPr>
        <w:t xml:space="preserve">byl ze strany </w:t>
      </w:r>
      <w:r>
        <w:rPr>
          <w:rFonts w:ascii="Corbel" w:eastAsia="Calibri" w:hAnsi="Corbel"/>
          <w:color w:val="575757"/>
          <w:lang w:eastAsia="en-US"/>
        </w:rPr>
        <w:t xml:space="preserve">příslušných </w:t>
      </w:r>
      <w:r>
        <w:rPr>
          <w:rFonts w:ascii="Corbel" w:eastAsia="Calibri" w:hAnsi="Corbel"/>
          <w:iCs/>
          <w:color w:val="575757"/>
          <w:lang w:eastAsia="en-US"/>
        </w:rPr>
        <w:t>Prod</w:t>
      </w:r>
      <w:r w:rsidRPr="001F48D2">
        <w:rPr>
          <w:rFonts w:ascii="Corbel" w:hAnsi="Corbel"/>
          <w:color w:val="575757"/>
        </w:rPr>
        <w:t>ávající</w:t>
      </w:r>
      <w:r>
        <w:rPr>
          <w:rFonts w:ascii="Corbel" w:hAnsi="Corbel"/>
          <w:color w:val="575757"/>
        </w:rPr>
        <w:t>c</w:t>
      </w:r>
      <w:r w:rsidRPr="001F48D2">
        <w:rPr>
          <w:rFonts w:ascii="Corbel" w:hAnsi="Corbel"/>
          <w:color w:val="575757"/>
        </w:rPr>
        <w:t xml:space="preserve">h </w:t>
      </w:r>
      <w:r>
        <w:rPr>
          <w:rFonts w:ascii="Corbel" w:hAnsi="Corbel"/>
          <w:color w:val="575757"/>
        </w:rPr>
        <w:t xml:space="preserve">zcela </w:t>
      </w:r>
      <w:r w:rsidRPr="001F48D2">
        <w:rPr>
          <w:rFonts w:ascii="Corbel" w:hAnsi="Corbel"/>
          <w:color w:val="575757"/>
        </w:rPr>
        <w:t xml:space="preserve">splacen. </w:t>
      </w:r>
    </w:p>
    <w:p w14:paraId="54EDE857"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1F48D2">
        <w:rPr>
          <w:rFonts w:ascii="Corbel" w:hAnsi="Corbel"/>
          <w:color w:val="575757"/>
        </w:rPr>
        <w:t xml:space="preserve">Účast ve </w:t>
      </w:r>
      <w:r>
        <w:rPr>
          <w:rFonts w:ascii="Corbel" w:hAnsi="Corbel"/>
          <w:color w:val="575757"/>
        </w:rPr>
        <w:t xml:space="preserve">Společnostech </w:t>
      </w:r>
      <w:r w:rsidRPr="001F48D2">
        <w:rPr>
          <w:rFonts w:ascii="Corbel" w:hAnsi="Corbel"/>
          <w:color w:val="575757"/>
        </w:rPr>
        <w:t>je vyjádřena pouze Podíl</w:t>
      </w:r>
      <w:r>
        <w:rPr>
          <w:rFonts w:ascii="Corbel" w:hAnsi="Corbel"/>
          <w:color w:val="575757"/>
        </w:rPr>
        <w:t xml:space="preserve">y. Společnosti </w:t>
      </w:r>
      <w:r w:rsidRPr="001F48D2">
        <w:rPr>
          <w:rFonts w:ascii="Corbel" w:hAnsi="Corbel"/>
          <w:color w:val="575757"/>
        </w:rPr>
        <w:t>vydal</w:t>
      </w:r>
      <w:r>
        <w:rPr>
          <w:rFonts w:ascii="Corbel" w:hAnsi="Corbel"/>
          <w:color w:val="575757"/>
        </w:rPr>
        <w:t>y</w:t>
      </w:r>
      <w:r w:rsidRPr="001F48D2">
        <w:rPr>
          <w:rFonts w:ascii="Corbel" w:hAnsi="Corbel"/>
          <w:color w:val="575757"/>
        </w:rPr>
        <w:t xml:space="preserve"> </w:t>
      </w:r>
      <w:r>
        <w:rPr>
          <w:rFonts w:ascii="Corbel" w:hAnsi="Corbel"/>
          <w:color w:val="575757"/>
        </w:rPr>
        <w:t>a mají</w:t>
      </w:r>
      <w:r w:rsidRPr="001F48D2">
        <w:rPr>
          <w:rFonts w:ascii="Corbel" w:hAnsi="Corbel"/>
          <w:color w:val="575757"/>
        </w:rPr>
        <w:t xml:space="preserve"> pouze jeden druh podíl</w:t>
      </w:r>
      <w:r>
        <w:rPr>
          <w:rFonts w:ascii="Corbel" w:hAnsi="Corbel"/>
          <w:color w:val="575757"/>
        </w:rPr>
        <w:t>u</w:t>
      </w:r>
      <w:r w:rsidRPr="001F48D2">
        <w:rPr>
          <w:rFonts w:ascii="Corbel" w:hAnsi="Corbel"/>
          <w:color w:val="575757"/>
        </w:rPr>
        <w:t>, a</w:t>
      </w:r>
      <w:r>
        <w:rPr>
          <w:rFonts w:ascii="Corbel" w:hAnsi="Corbel"/>
          <w:color w:val="575757"/>
        </w:rPr>
        <w:t> </w:t>
      </w:r>
      <w:r w:rsidRPr="001F48D2">
        <w:rPr>
          <w:rFonts w:ascii="Corbel" w:hAnsi="Corbel"/>
          <w:color w:val="575757"/>
        </w:rPr>
        <w:t>to podíl základní. Podíl</w:t>
      </w:r>
      <w:r>
        <w:rPr>
          <w:rFonts w:ascii="Corbel" w:hAnsi="Corbel"/>
          <w:color w:val="575757"/>
        </w:rPr>
        <w:t>y</w:t>
      </w:r>
      <w:r w:rsidRPr="001F48D2">
        <w:rPr>
          <w:rFonts w:ascii="Corbel" w:hAnsi="Corbel"/>
          <w:color w:val="575757"/>
        </w:rPr>
        <w:t xml:space="preserve"> nebyl</w:t>
      </w:r>
      <w:r>
        <w:rPr>
          <w:rFonts w:ascii="Corbel" w:hAnsi="Corbel"/>
          <w:color w:val="575757"/>
        </w:rPr>
        <w:t>y</w:t>
      </w:r>
      <w:r w:rsidRPr="001F48D2">
        <w:rPr>
          <w:rFonts w:ascii="Corbel" w:hAnsi="Corbel"/>
          <w:color w:val="575757"/>
        </w:rPr>
        <w:t xml:space="preserve"> vydán</w:t>
      </w:r>
      <w:r>
        <w:rPr>
          <w:rFonts w:ascii="Corbel" w:hAnsi="Corbel"/>
          <w:color w:val="575757"/>
        </w:rPr>
        <w:t>y</w:t>
      </w:r>
      <w:r w:rsidRPr="001F48D2">
        <w:rPr>
          <w:rFonts w:ascii="Corbel" w:hAnsi="Corbel"/>
          <w:color w:val="575757"/>
        </w:rPr>
        <w:t xml:space="preserve"> ve formě kmenového listu.</w:t>
      </w:r>
    </w:p>
    <w:p w14:paraId="45F72826"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1F48D2">
        <w:rPr>
          <w:rFonts w:ascii="Corbel" w:hAnsi="Corbel"/>
          <w:color w:val="575757"/>
        </w:rPr>
        <w:t>S</w:t>
      </w:r>
      <w:r>
        <w:rPr>
          <w:rFonts w:ascii="Corbel" w:hAnsi="Corbel"/>
          <w:color w:val="575757"/>
        </w:rPr>
        <w:t> </w:t>
      </w:r>
      <w:r w:rsidRPr="001F48D2">
        <w:rPr>
          <w:rFonts w:ascii="Corbel" w:hAnsi="Corbel"/>
          <w:color w:val="575757"/>
        </w:rPr>
        <w:t>Podíl</w:t>
      </w:r>
      <w:r>
        <w:rPr>
          <w:rFonts w:ascii="Corbel" w:hAnsi="Corbel"/>
          <w:color w:val="575757"/>
        </w:rPr>
        <w:t>y</w:t>
      </w:r>
      <w:r w:rsidRPr="001F48D2">
        <w:rPr>
          <w:rFonts w:ascii="Corbel" w:hAnsi="Corbel"/>
          <w:color w:val="575757"/>
        </w:rPr>
        <w:t xml:space="preserve"> jsou spojen</w:t>
      </w:r>
      <w:r>
        <w:rPr>
          <w:rFonts w:ascii="Corbel" w:hAnsi="Corbel"/>
          <w:color w:val="575757"/>
        </w:rPr>
        <w:t>a</w:t>
      </w:r>
      <w:r w:rsidRPr="001F48D2">
        <w:rPr>
          <w:rFonts w:ascii="Corbel" w:hAnsi="Corbel"/>
          <w:color w:val="575757"/>
        </w:rPr>
        <w:t xml:space="preserve"> veškerá </w:t>
      </w:r>
      <w:r>
        <w:rPr>
          <w:rFonts w:ascii="Corbel" w:hAnsi="Corbel"/>
          <w:color w:val="575757"/>
        </w:rPr>
        <w:t xml:space="preserve">základní </w:t>
      </w:r>
      <w:r w:rsidRPr="001F48D2">
        <w:rPr>
          <w:rFonts w:ascii="Corbel" w:hAnsi="Corbel"/>
          <w:color w:val="575757"/>
        </w:rPr>
        <w:t>práva společníků</w:t>
      </w:r>
      <w:r>
        <w:rPr>
          <w:rFonts w:ascii="Corbel" w:hAnsi="Corbel"/>
          <w:color w:val="575757"/>
        </w:rPr>
        <w:t xml:space="preserve"> upravená příslušnými právními předpisy</w:t>
      </w:r>
      <w:r w:rsidRPr="001F48D2">
        <w:rPr>
          <w:rFonts w:ascii="Corbel" w:hAnsi="Corbel"/>
          <w:color w:val="575757"/>
        </w:rPr>
        <w:t>, tj.</w:t>
      </w:r>
      <w:r>
        <w:rPr>
          <w:rFonts w:ascii="Corbel" w:hAnsi="Corbel"/>
          <w:color w:val="575757"/>
        </w:rPr>
        <w:t> </w:t>
      </w:r>
      <w:r w:rsidRPr="001F48D2">
        <w:rPr>
          <w:rFonts w:ascii="Corbel" w:hAnsi="Corbel"/>
          <w:color w:val="575757"/>
        </w:rPr>
        <w:t xml:space="preserve">zejména právo hlasovat na valné hromadě, právo na podíl na zisku či jiném plnění od </w:t>
      </w:r>
      <w:r>
        <w:rPr>
          <w:rFonts w:ascii="Corbel" w:hAnsi="Corbel"/>
          <w:color w:val="575757"/>
        </w:rPr>
        <w:t>Společností,</w:t>
      </w:r>
      <w:r w:rsidRPr="001F48D2">
        <w:rPr>
          <w:rFonts w:ascii="Corbel" w:hAnsi="Corbel"/>
          <w:color w:val="575757"/>
        </w:rPr>
        <w:t xml:space="preserve"> právo na likvidační zůstatek apod.</w:t>
      </w:r>
    </w:p>
    <w:p w14:paraId="35CC0BC7"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bookmarkStart w:id="421" w:name="_Ref428174567"/>
      <w:r w:rsidRPr="001F48D2">
        <w:rPr>
          <w:rFonts w:ascii="Corbel" w:hAnsi="Corbel"/>
          <w:color w:val="575757"/>
        </w:rPr>
        <w:t>Podíl</w:t>
      </w:r>
      <w:r>
        <w:rPr>
          <w:rFonts w:ascii="Corbel" w:hAnsi="Corbel"/>
          <w:color w:val="575757"/>
        </w:rPr>
        <w:t>y</w:t>
      </w:r>
      <w:r w:rsidRPr="001F48D2">
        <w:rPr>
          <w:rFonts w:ascii="Corbel" w:hAnsi="Corbel"/>
          <w:color w:val="575757"/>
        </w:rPr>
        <w:t xml:space="preserve"> ne</w:t>
      </w:r>
      <w:r>
        <w:rPr>
          <w:rFonts w:ascii="Corbel" w:hAnsi="Corbel"/>
          <w:color w:val="575757"/>
        </w:rPr>
        <w:t>jsou</w:t>
      </w:r>
      <w:r w:rsidRPr="001F48D2">
        <w:rPr>
          <w:rFonts w:ascii="Corbel" w:hAnsi="Corbel"/>
          <w:color w:val="575757"/>
        </w:rPr>
        <w:t xml:space="preserve"> zatížen</w:t>
      </w:r>
      <w:r>
        <w:rPr>
          <w:rFonts w:ascii="Corbel" w:hAnsi="Corbel"/>
          <w:color w:val="575757"/>
        </w:rPr>
        <w:t>y</w:t>
      </w:r>
      <w:r w:rsidRPr="001F48D2">
        <w:rPr>
          <w:rFonts w:ascii="Corbel" w:hAnsi="Corbel"/>
          <w:color w:val="575757"/>
        </w:rPr>
        <w:t xml:space="preserve"> žádnými </w:t>
      </w:r>
      <w:r>
        <w:rPr>
          <w:rFonts w:ascii="Corbel" w:hAnsi="Corbel"/>
          <w:color w:val="575757"/>
        </w:rPr>
        <w:t>Právy třetích osob</w:t>
      </w:r>
      <w:r w:rsidRPr="001F48D2">
        <w:rPr>
          <w:rFonts w:ascii="Corbel" w:hAnsi="Corbel"/>
          <w:color w:val="575757"/>
        </w:rPr>
        <w:t>, dluhy nebo jinými právy, která by jakkoli omezoval</w:t>
      </w:r>
      <w:r>
        <w:rPr>
          <w:rFonts w:ascii="Corbel" w:hAnsi="Corbel"/>
          <w:color w:val="575757"/>
        </w:rPr>
        <w:t>a</w:t>
      </w:r>
      <w:r w:rsidRPr="001F48D2">
        <w:rPr>
          <w:rFonts w:ascii="Corbel" w:hAnsi="Corbel"/>
          <w:color w:val="575757"/>
        </w:rPr>
        <w:t xml:space="preserve"> vlastnické právo k Podíl</w:t>
      </w:r>
      <w:r>
        <w:rPr>
          <w:rFonts w:ascii="Corbel" w:hAnsi="Corbel"/>
          <w:color w:val="575757"/>
        </w:rPr>
        <w:t>ům</w:t>
      </w:r>
      <w:r w:rsidRPr="001F48D2">
        <w:rPr>
          <w:rFonts w:ascii="Corbel" w:hAnsi="Corbel"/>
          <w:color w:val="575757"/>
        </w:rPr>
        <w:t xml:space="preserve"> a/nebo dispozici s</w:t>
      </w:r>
      <w:r>
        <w:rPr>
          <w:rFonts w:ascii="Corbel" w:hAnsi="Corbel"/>
          <w:color w:val="575757"/>
        </w:rPr>
        <w:t> Podíly a/neb právy s Podíly spojenými</w:t>
      </w:r>
      <w:r w:rsidRPr="001F48D2">
        <w:rPr>
          <w:rFonts w:ascii="Corbel" w:eastAsia="Calibri" w:hAnsi="Corbel"/>
          <w:color w:val="575757"/>
          <w:lang w:eastAsia="en-US"/>
        </w:rPr>
        <w:t>.</w:t>
      </w:r>
      <w:bookmarkEnd w:id="421"/>
    </w:p>
    <w:p w14:paraId="6FECA031" w14:textId="77777777" w:rsidR="005B1763" w:rsidRPr="003528B9"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Pr>
          <w:rFonts w:ascii="Corbel" w:hAnsi="Corbel"/>
          <w:color w:val="575757"/>
        </w:rPr>
        <w:t xml:space="preserve">Žádná ze Společností </w:t>
      </w:r>
      <w:r w:rsidRPr="001F48D2">
        <w:rPr>
          <w:rFonts w:ascii="Corbel" w:hAnsi="Corbel"/>
          <w:color w:val="575757"/>
        </w:rPr>
        <w:t>nevyplatil</w:t>
      </w:r>
      <w:r>
        <w:rPr>
          <w:rFonts w:ascii="Corbel" w:hAnsi="Corbel"/>
          <w:color w:val="575757"/>
        </w:rPr>
        <w:t>a</w:t>
      </w:r>
      <w:r w:rsidRPr="001F48D2">
        <w:rPr>
          <w:rFonts w:ascii="Corbel" w:hAnsi="Corbel"/>
          <w:color w:val="575757"/>
        </w:rPr>
        <w:t xml:space="preserve"> zálohu na podíl na zisku, na </w:t>
      </w:r>
      <w:proofErr w:type="gramStart"/>
      <w:r w:rsidRPr="001F48D2">
        <w:rPr>
          <w:rFonts w:ascii="Corbel" w:hAnsi="Corbel"/>
          <w:color w:val="575757"/>
        </w:rPr>
        <w:t>základě</w:t>
      </w:r>
      <w:proofErr w:type="gramEnd"/>
      <w:r w:rsidRPr="001F48D2">
        <w:rPr>
          <w:rFonts w:ascii="Corbel" w:hAnsi="Corbel"/>
          <w:color w:val="575757"/>
        </w:rPr>
        <w:t xml:space="preserve"> kterého by mohla příslušnému společníkovi v roce 202</w:t>
      </w:r>
      <w:r>
        <w:rPr>
          <w:rFonts w:ascii="Corbel" w:hAnsi="Corbel"/>
          <w:color w:val="575757"/>
        </w:rPr>
        <w:t>2</w:t>
      </w:r>
      <w:r w:rsidRPr="001F48D2">
        <w:rPr>
          <w:rFonts w:ascii="Corbel" w:hAnsi="Corbel"/>
          <w:color w:val="575757"/>
        </w:rPr>
        <w:t xml:space="preserve"> vzniknout povinnost vrátit část zálohy</w:t>
      </w:r>
      <w:r>
        <w:rPr>
          <w:rFonts w:ascii="Corbel" w:hAnsi="Corbel"/>
          <w:color w:val="575757"/>
        </w:rPr>
        <w:t>,</w:t>
      </w:r>
      <w:r w:rsidRPr="001F48D2">
        <w:rPr>
          <w:rFonts w:ascii="Corbel" w:hAnsi="Corbel"/>
          <w:color w:val="575757"/>
        </w:rPr>
        <w:t xml:space="preserve"> či při zohlednění kter</w:t>
      </w:r>
      <w:r>
        <w:rPr>
          <w:rFonts w:ascii="Corbel" w:hAnsi="Corbel"/>
          <w:color w:val="575757"/>
        </w:rPr>
        <w:t>é</w:t>
      </w:r>
      <w:r w:rsidRPr="001F48D2">
        <w:rPr>
          <w:rFonts w:ascii="Corbel" w:hAnsi="Corbel"/>
          <w:color w:val="575757"/>
        </w:rPr>
        <w:t xml:space="preserve"> by příslušný společník neobdržel podíl na zisku od </w:t>
      </w:r>
      <w:r>
        <w:rPr>
          <w:rFonts w:ascii="Corbel" w:hAnsi="Corbel"/>
          <w:color w:val="575757"/>
        </w:rPr>
        <w:t xml:space="preserve">kterékoliv ze Společností </w:t>
      </w:r>
      <w:r w:rsidRPr="001F48D2">
        <w:rPr>
          <w:rFonts w:ascii="Corbel" w:hAnsi="Corbel"/>
          <w:color w:val="575757"/>
        </w:rPr>
        <w:t xml:space="preserve">v úplné výši odpovídající jeho podílu, ani o takové výplatě nebylo valnou hromadou </w:t>
      </w:r>
      <w:r>
        <w:rPr>
          <w:rFonts w:ascii="Corbel" w:hAnsi="Corbel"/>
          <w:color w:val="575757"/>
        </w:rPr>
        <w:t xml:space="preserve">kterékoliv ze Společností </w:t>
      </w:r>
      <w:r w:rsidRPr="001F48D2">
        <w:rPr>
          <w:rFonts w:ascii="Corbel" w:hAnsi="Corbel"/>
          <w:color w:val="575757"/>
        </w:rPr>
        <w:t>rozhodnuto.</w:t>
      </w:r>
    </w:p>
    <w:p w14:paraId="63CA5BE7"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Pr>
          <w:rFonts w:ascii="Corbel" w:hAnsi="Corbel"/>
          <w:color w:val="575757"/>
        </w:rPr>
        <w:t>Valné hromady Společností udělily souhlas s převodem Podílů na Kupujícího.</w:t>
      </w:r>
    </w:p>
    <w:p w14:paraId="6534A088" w14:textId="77777777" w:rsidR="005B1763" w:rsidRPr="001F48D2" w:rsidRDefault="005B1763" w:rsidP="005B1763">
      <w:pPr>
        <w:pStyle w:val="ListParagraph"/>
        <w:widowControl w:val="0"/>
        <w:numPr>
          <w:ilvl w:val="1"/>
          <w:numId w:val="18"/>
        </w:numPr>
        <w:spacing w:after="120" w:line="300" w:lineRule="exact"/>
        <w:ind w:left="567" w:hanging="567"/>
        <w:contextualSpacing w:val="0"/>
        <w:rPr>
          <w:rFonts w:ascii="Corbel" w:hAnsi="Corbel"/>
          <w:color w:val="575757"/>
        </w:rPr>
      </w:pPr>
      <w:r w:rsidRPr="001F48D2">
        <w:rPr>
          <w:rFonts w:ascii="Corbel" w:hAnsi="Corbel"/>
          <w:color w:val="575757"/>
        </w:rPr>
        <w:t>Převodem Podíl</w:t>
      </w:r>
      <w:r>
        <w:rPr>
          <w:rFonts w:ascii="Corbel" w:hAnsi="Corbel"/>
          <w:color w:val="575757"/>
        </w:rPr>
        <w:t>ů</w:t>
      </w:r>
      <w:r w:rsidRPr="001F48D2">
        <w:rPr>
          <w:rFonts w:ascii="Corbel" w:hAnsi="Corbel"/>
          <w:color w:val="575757"/>
        </w:rPr>
        <w:t xml:space="preserve"> se </w:t>
      </w:r>
      <w:r>
        <w:rPr>
          <w:rFonts w:ascii="Corbel" w:eastAsia="Calibri" w:hAnsi="Corbel"/>
          <w:iCs/>
          <w:color w:val="575757"/>
          <w:lang w:eastAsia="en-US"/>
        </w:rPr>
        <w:t>Kup</w:t>
      </w:r>
      <w:r w:rsidRPr="001F48D2">
        <w:rPr>
          <w:rFonts w:ascii="Corbel" w:hAnsi="Corbel"/>
          <w:color w:val="575757"/>
        </w:rPr>
        <w:t>ující stane:</w:t>
      </w:r>
    </w:p>
    <w:p w14:paraId="2EFF65A9" w14:textId="77777777" w:rsidR="005B1763" w:rsidRPr="001F48D2" w:rsidRDefault="005B1763" w:rsidP="005B1763">
      <w:pPr>
        <w:pStyle w:val="ListParagraph"/>
        <w:widowControl w:val="0"/>
        <w:numPr>
          <w:ilvl w:val="2"/>
          <w:numId w:val="18"/>
        </w:numPr>
        <w:spacing w:after="120" w:line="300" w:lineRule="exact"/>
        <w:ind w:left="1276" w:hanging="709"/>
        <w:contextualSpacing w:val="0"/>
        <w:rPr>
          <w:rFonts w:ascii="Corbel" w:hAnsi="Corbel"/>
          <w:color w:val="575757"/>
        </w:rPr>
      </w:pPr>
      <w:r w:rsidRPr="001F48D2">
        <w:rPr>
          <w:rFonts w:ascii="Corbel" w:hAnsi="Corbel"/>
          <w:color w:val="575757"/>
        </w:rPr>
        <w:t>výlučným vlastníkem Podíl</w:t>
      </w:r>
      <w:r>
        <w:rPr>
          <w:rFonts w:ascii="Corbel" w:hAnsi="Corbel"/>
          <w:color w:val="575757"/>
        </w:rPr>
        <w:t>ů</w:t>
      </w:r>
      <w:r w:rsidRPr="001F48D2">
        <w:rPr>
          <w:rFonts w:ascii="Corbel" w:hAnsi="Corbel"/>
          <w:color w:val="575757"/>
        </w:rPr>
        <w:t xml:space="preserve"> nezatížen</w:t>
      </w:r>
      <w:r>
        <w:rPr>
          <w:rFonts w:ascii="Corbel" w:hAnsi="Corbel"/>
          <w:color w:val="575757"/>
        </w:rPr>
        <w:t>ých</w:t>
      </w:r>
      <w:r w:rsidRPr="001F48D2">
        <w:rPr>
          <w:rFonts w:ascii="Corbel" w:hAnsi="Corbel"/>
          <w:color w:val="575757"/>
        </w:rPr>
        <w:t xml:space="preserve"> </w:t>
      </w:r>
      <w:r>
        <w:rPr>
          <w:rFonts w:ascii="Corbel" w:hAnsi="Corbel"/>
          <w:color w:val="575757"/>
        </w:rPr>
        <w:t>P</w:t>
      </w:r>
      <w:r w:rsidRPr="001F48D2">
        <w:rPr>
          <w:rFonts w:ascii="Corbel" w:hAnsi="Corbel"/>
          <w:color w:val="575757"/>
        </w:rPr>
        <w:t>rávy třetích osob, spory, žalobami a jinými správními a soudními řízeními jakéhokoli druhu, přičemž takové spory, žaloby nebo řízení nehrozí;</w:t>
      </w:r>
    </w:p>
    <w:p w14:paraId="16EBDF96" w14:textId="77777777" w:rsidR="005B1763" w:rsidRPr="001F48D2" w:rsidRDefault="005B1763" w:rsidP="005B1763">
      <w:pPr>
        <w:widowControl w:val="0"/>
        <w:numPr>
          <w:ilvl w:val="2"/>
          <w:numId w:val="18"/>
        </w:numPr>
        <w:spacing w:after="120" w:line="300" w:lineRule="exact"/>
        <w:ind w:left="1276" w:hanging="709"/>
        <w:rPr>
          <w:rFonts w:ascii="Corbel" w:eastAsia="Calibri" w:hAnsi="Corbel"/>
          <w:color w:val="575757"/>
          <w:lang w:eastAsia="en-US"/>
        </w:rPr>
      </w:pPr>
      <w:r w:rsidRPr="001F48D2">
        <w:rPr>
          <w:rFonts w:ascii="Corbel" w:hAnsi="Corbel"/>
          <w:color w:val="575757"/>
        </w:rPr>
        <w:t xml:space="preserve">jediným společníkem </w:t>
      </w:r>
      <w:r>
        <w:rPr>
          <w:rFonts w:ascii="Corbel" w:hAnsi="Corbel"/>
          <w:color w:val="575757"/>
        </w:rPr>
        <w:t>Společností,</w:t>
      </w:r>
      <w:r w:rsidRPr="001F48D2">
        <w:rPr>
          <w:rFonts w:ascii="Corbel" w:hAnsi="Corbel"/>
          <w:color w:val="575757"/>
        </w:rPr>
        <w:t xml:space="preserve"> jenž je ve </w:t>
      </w:r>
      <w:r>
        <w:rPr>
          <w:rFonts w:ascii="Corbel" w:hAnsi="Corbel"/>
          <w:color w:val="575757"/>
        </w:rPr>
        <w:t xml:space="preserve">Společnostech </w:t>
      </w:r>
      <w:r w:rsidRPr="001F48D2">
        <w:rPr>
          <w:rFonts w:ascii="Corbel" w:hAnsi="Corbel"/>
          <w:color w:val="575757"/>
        </w:rPr>
        <w:t>zejména oprávněn vykonávat 100</w:t>
      </w:r>
      <w:r>
        <w:rPr>
          <w:rFonts w:ascii="Corbel" w:hAnsi="Corbel"/>
          <w:color w:val="575757"/>
        </w:rPr>
        <w:t> </w:t>
      </w:r>
      <w:r w:rsidRPr="001F48D2">
        <w:rPr>
          <w:rFonts w:ascii="Corbel" w:hAnsi="Corbel"/>
          <w:color w:val="575757"/>
        </w:rPr>
        <w:t>% hlasovacích práv a jenž má právo na 100% podíl na zisku a na dalších plněních od</w:t>
      </w:r>
      <w:r>
        <w:rPr>
          <w:rFonts w:ascii="Corbel" w:hAnsi="Corbel"/>
          <w:color w:val="575757"/>
        </w:rPr>
        <w:t> </w:t>
      </w:r>
      <w:r w:rsidRPr="001F48D2">
        <w:rPr>
          <w:rFonts w:ascii="Corbel" w:hAnsi="Corbel"/>
          <w:color w:val="575757"/>
        </w:rPr>
        <w:t>Společnost</w:t>
      </w:r>
      <w:r>
        <w:rPr>
          <w:rFonts w:ascii="Corbel" w:hAnsi="Corbel"/>
          <w:color w:val="575757"/>
        </w:rPr>
        <w:t>í</w:t>
      </w:r>
      <w:r w:rsidRPr="001F48D2">
        <w:rPr>
          <w:rFonts w:ascii="Corbel" w:hAnsi="Corbel"/>
          <w:color w:val="575757"/>
        </w:rPr>
        <w:t>.</w:t>
      </w:r>
    </w:p>
    <w:p w14:paraId="71ED3323" w14:textId="77777777" w:rsidR="005B1763" w:rsidRPr="00B96530"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Pr>
          <w:rFonts w:ascii="Corbel" w:eastAsia="Calibri" w:hAnsi="Corbel"/>
          <w:b/>
          <w:color w:val="575757"/>
          <w:sz w:val="24"/>
          <w:lang w:eastAsia="en-US"/>
        </w:rPr>
        <w:t>Společnosti</w:t>
      </w:r>
    </w:p>
    <w:p w14:paraId="33CFC804"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bookmarkStart w:id="422" w:name="_Ref448275762"/>
      <w:r>
        <w:rPr>
          <w:rFonts w:ascii="Corbel" w:eastAsia="Calibri" w:hAnsi="Corbel"/>
          <w:color w:val="575757"/>
          <w:lang w:eastAsia="en-US"/>
        </w:rPr>
        <w:t xml:space="preserve">Společnosti </w:t>
      </w:r>
      <w:r w:rsidRPr="001F48D2">
        <w:rPr>
          <w:rFonts w:ascii="Corbel" w:eastAsia="Calibri" w:hAnsi="Corbel"/>
          <w:color w:val="575757"/>
          <w:lang w:eastAsia="en-US"/>
        </w:rPr>
        <w:t>j</w:t>
      </w:r>
      <w:r>
        <w:rPr>
          <w:rFonts w:ascii="Corbel" w:eastAsia="Calibri" w:hAnsi="Corbel"/>
          <w:color w:val="575757"/>
          <w:lang w:eastAsia="en-US"/>
        </w:rPr>
        <w:t>sou</w:t>
      </w:r>
      <w:r w:rsidRPr="001F48D2">
        <w:rPr>
          <w:rFonts w:ascii="Corbel" w:eastAsia="Calibri" w:hAnsi="Corbel"/>
          <w:color w:val="575757"/>
          <w:lang w:eastAsia="en-US"/>
        </w:rPr>
        <w:t xml:space="preserve"> společnost</w:t>
      </w:r>
      <w:r>
        <w:rPr>
          <w:rFonts w:ascii="Corbel" w:eastAsia="Calibri" w:hAnsi="Corbel"/>
          <w:color w:val="575757"/>
          <w:lang w:eastAsia="en-US"/>
        </w:rPr>
        <w:t>mi</w:t>
      </w:r>
      <w:r w:rsidRPr="001F48D2">
        <w:rPr>
          <w:rFonts w:ascii="Corbel" w:eastAsia="Calibri" w:hAnsi="Corbel"/>
          <w:color w:val="575757"/>
          <w:lang w:eastAsia="en-US"/>
        </w:rPr>
        <w:t xml:space="preserve"> s ručením omezeným řádně založen</w:t>
      </w:r>
      <w:r>
        <w:rPr>
          <w:rFonts w:ascii="Corbel" w:eastAsia="Calibri" w:hAnsi="Corbel"/>
          <w:color w:val="575757"/>
          <w:lang w:eastAsia="en-US"/>
        </w:rPr>
        <w:t>ými</w:t>
      </w:r>
      <w:r w:rsidRPr="001F48D2">
        <w:rPr>
          <w:rFonts w:ascii="Corbel" w:eastAsia="Calibri" w:hAnsi="Corbel"/>
          <w:color w:val="575757"/>
          <w:lang w:eastAsia="en-US"/>
        </w:rPr>
        <w:t>, vznikl</w:t>
      </w:r>
      <w:r>
        <w:rPr>
          <w:rFonts w:ascii="Corbel" w:eastAsia="Calibri" w:hAnsi="Corbel"/>
          <w:color w:val="575757"/>
          <w:lang w:eastAsia="en-US"/>
        </w:rPr>
        <w:t>ými</w:t>
      </w:r>
      <w:r w:rsidRPr="001F48D2">
        <w:rPr>
          <w:rFonts w:ascii="Corbel" w:eastAsia="Calibri" w:hAnsi="Corbel"/>
          <w:color w:val="575757"/>
          <w:lang w:eastAsia="en-US"/>
        </w:rPr>
        <w:t xml:space="preserve"> a platně existující</w:t>
      </w:r>
      <w:r>
        <w:rPr>
          <w:rFonts w:ascii="Corbel" w:eastAsia="Calibri" w:hAnsi="Corbel"/>
          <w:color w:val="575757"/>
          <w:lang w:eastAsia="en-US"/>
        </w:rPr>
        <w:t>mi</w:t>
      </w:r>
      <w:r w:rsidRPr="001F48D2">
        <w:rPr>
          <w:rFonts w:ascii="Corbel" w:eastAsia="Calibri" w:hAnsi="Corbel"/>
          <w:color w:val="575757"/>
          <w:lang w:eastAsia="en-US"/>
        </w:rPr>
        <w:t xml:space="preserve"> v souladu s právními předpisy České republiky.</w:t>
      </w:r>
      <w:bookmarkEnd w:id="422"/>
    </w:p>
    <w:p w14:paraId="4539167F" w14:textId="77777777" w:rsidR="005B1763"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537C95">
        <w:rPr>
          <w:rFonts w:ascii="Corbel" w:eastAsia="Calibri" w:hAnsi="Corbel"/>
          <w:color w:val="575757"/>
          <w:lang w:eastAsia="en-US"/>
        </w:rPr>
        <w:t>Společnosti jsou řádně zapsány v obchodním rejstříku a veškeré dokumenty založené ve sbírce listin obchodního rejstříku jsou v aktuálním znění, účinné, úplné a správné.</w:t>
      </w:r>
    </w:p>
    <w:p w14:paraId="3A20E632" w14:textId="77777777" w:rsidR="005B1763" w:rsidRPr="00537C95"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Pr>
          <w:rFonts w:ascii="Corbel" w:eastAsia="Calibri" w:hAnsi="Corbel"/>
          <w:color w:val="575757"/>
          <w:lang w:eastAsia="en-US"/>
        </w:rPr>
        <w:t>Veškeré údaje zapsané v obchodních rejstříku týkající se Společností budou ke Dni vypořádání v aktuálním znění, účinné, úplné a správné.</w:t>
      </w:r>
    </w:p>
    <w:p w14:paraId="1B2BE0C3" w14:textId="77777777" w:rsidR="005B1763" w:rsidRPr="009D05DD" w:rsidRDefault="005B1763" w:rsidP="005B1763">
      <w:pPr>
        <w:widowControl w:val="0"/>
        <w:numPr>
          <w:ilvl w:val="1"/>
          <w:numId w:val="18"/>
        </w:numPr>
        <w:spacing w:after="120" w:line="300" w:lineRule="exact"/>
        <w:ind w:left="567" w:hanging="567"/>
        <w:rPr>
          <w:rFonts w:ascii="Corbel" w:eastAsia="Calibri" w:hAnsi="Corbel"/>
          <w:color w:val="575757"/>
          <w:lang w:eastAsia="en-US"/>
        </w:rPr>
      </w:pPr>
      <w:bookmarkStart w:id="423" w:name="_Ref428174656"/>
      <w:r w:rsidRPr="009D05DD">
        <w:rPr>
          <w:rFonts w:ascii="Corbel" w:eastAsia="Calibri" w:hAnsi="Corbel"/>
          <w:color w:val="575757"/>
          <w:lang w:eastAsia="en-US"/>
        </w:rPr>
        <w:t>Základní kapitál Společnosti RELAKA činí 1</w:t>
      </w:r>
      <w:r w:rsidRPr="009D05DD">
        <w:rPr>
          <w:rFonts w:ascii="Corbel" w:hAnsi="Corbel"/>
          <w:color w:val="575757"/>
        </w:rPr>
        <w:t xml:space="preserve">.000 Kč </w:t>
      </w:r>
      <w:r w:rsidRPr="009D05DD">
        <w:rPr>
          <w:rFonts w:ascii="Corbel" w:eastAsia="Calibri" w:hAnsi="Corbel"/>
          <w:color w:val="575757"/>
          <w:lang w:eastAsia="en-US"/>
        </w:rPr>
        <w:t>a byl v plné výši splacen.</w:t>
      </w:r>
      <w:bookmarkEnd w:id="423"/>
      <w:r w:rsidRPr="009D05DD">
        <w:rPr>
          <w:rFonts w:ascii="Corbel" w:eastAsia="Calibri" w:hAnsi="Corbel"/>
          <w:color w:val="575757"/>
          <w:lang w:eastAsia="en-US"/>
        </w:rPr>
        <w:t xml:space="preserve"> </w:t>
      </w:r>
    </w:p>
    <w:p w14:paraId="7D5A4F16" w14:textId="77777777" w:rsidR="005B1763" w:rsidRPr="009D05DD"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9D05DD">
        <w:rPr>
          <w:rFonts w:ascii="Corbel" w:eastAsia="Calibri" w:hAnsi="Corbel"/>
          <w:color w:val="575757"/>
          <w:lang w:eastAsia="en-US"/>
        </w:rPr>
        <w:t>Základní kapitál Společnosti AGROBIOPLYN činí 200.000</w:t>
      </w:r>
      <w:r w:rsidRPr="009D05DD">
        <w:rPr>
          <w:rFonts w:ascii="Corbel" w:hAnsi="Corbel"/>
          <w:color w:val="575757"/>
        </w:rPr>
        <w:t xml:space="preserve"> Kč </w:t>
      </w:r>
      <w:r w:rsidRPr="009D05DD">
        <w:rPr>
          <w:rFonts w:ascii="Corbel" w:eastAsia="Calibri" w:hAnsi="Corbel"/>
          <w:color w:val="575757"/>
          <w:lang w:eastAsia="en-US"/>
        </w:rPr>
        <w:t xml:space="preserve">a byl v plné výši splacen. </w:t>
      </w:r>
    </w:p>
    <w:p w14:paraId="0C98EC51" w14:textId="77777777" w:rsidR="005B1763" w:rsidRPr="00CF3E73"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CF3E73">
        <w:rPr>
          <w:rFonts w:ascii="Corbel" w:eastAsia="Calibri" w:hAnsi="Corbel"/>
          <w:color w:val="575757"/>
          <w:lang w:eastAsia="en-US"/>
        </w:rPr>
        <w:t>Nebyla učiněna žádná rozhodnutí o zvýšení či snížení základního kapitálu Společnost</w:t>
      </w:r>
      <w:r>
        <w:rPr>
          <w:rFonts w:ascii="Corbel" w:eastAsia="Calibri" w:hAnsi="Corbel"/>
          <w:color w:val="575757"/>
          <w:lang w:eastAsia="en-US"/>
        </w:rPr>
        <w:t xml:space="preserve">í </w:t>
      </w:r>
      <w:r w:rsidRPr="00CF3E73">
        <w:rPr>
          <w:rFonts w:ascii="Corbel" w:eastAsia="Calibri" w:hAnsi="Corbel"/>
          <w:color w:val="575757"/>
          <w:lang w:eastAsia="en-US"/>
        </w:rPr>
        <w:t>oproti údajům zapsaným v obchodním rejstříku, ani udělena či sjednána žádná práva na přednostní přijetí dodatečné vkladové povinnosti a/nebo opce na nové podíly.</w:t>
      </w:r>
    </w:p>
    <w:p w14:paraId="61AE9380" w14:textId="77777777" w:rsidR="005B1763" w:rsidRPr="00CF3E73"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CF3E73">
        <w:rPr>
          <w:rFonts w:ascii="Corbel" w:eastAsia="Calibri" w:hAnsi="Corbel"/>
          <w:color w:val="575757"/>
          <w:lang w:eastAsia="en-US"/>
        </w:rPr>
        <w:t>Společnosti disponují veškerými potřebnými oprávněními, zejména všemi licencemi a povoleními k</w:t>
      </w:r>
      <w:r>
        <w:rPr>
          <w:rFonts w:ascii="Corbel" w:eastAsia="Calibri" w:hAnsi="Corbel"/>
          <w:color w:val="575757"/>
          <w:lang w:eastAsia="en-US"/>
        </w:rPr>
        <w:t> </w:t>
      </w:r>
      <w:r w:rsidRPr="00CF3E73">
        <w:rPr>
          <w:rFonts w:ascii="Corbel" w:eastAsia="Calibri" w:hAnsi="Corbel"/>
          <w:color w:val="575757"/>
          <w:lang w:eastAsia="en-US"/>
        </w:rPr>
        <w:t xml:space="preserve">provozování své obchodní činnosti v souladu s jejími zakladatelskými dokumenty a údaji zapsanými </w:t>
      </w:r>
      <w:r w:rsidRPr="00CF3E73">
        <w:rPr>
          <w:rFonts w:ascii="Corbel" w:eastAsia="Calibri" w:hAnsi="Corbel"/>
          <w:color w:val="575757"/>
          <w:lang w:eastAsia="en-US"/>
        </w:rPr>
        <w:lastRenderedPageBreak/>
        <w:t>v obchodním a živnostenském rejstříku.</w:t>
      </w:r>
    </w:p>
    <w:p w14:paraId="015D788F" w14:textId="77777777" w:rsidR="005B1763" w:rsidRPr="00400C14"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400C14">
        <w:rPr>
          <w:rFonts w:ascii="Corbel" w:eastAsia="Calibri" w:hAnsi="Corbel"/>
          <w:color w:val="575757"/>
          <w:lang w:eastAsia="en-US"/>
        </w:rPr>
        <w:t>Společnosti</w:t>
      </w:r>
      <w:r>
        <w:rPr>
          <w:rFonts w:ascii="Corbel" w:eastAsia="Calibri" w:hAnsi="Corbel"/>
          <w:color w:val="575757"/>
          <w:lang w:eastAsia="en-US"/>
        </w:rPr>
        <w:t xml:space="preserve"> ke Dni vypořádání</w:t>
      </w:r>
      <w:r w:rsidRPr="00400C14">
        <w:rPr>
          <w:rFonts w:ascii="Corbel" w:eastAsia="Calibri" w:hAnsi="Corbel"/>
          <w:color w:val="575757"/>
          <w:lang w:eastAsia="en-US"/>
        </w:rPr>
        <w:t xml:space="preserve"> řádně plní své povinnosti ve vztahu k obchodnímu rejstříku, tj. zejména plní své povinnosti předkládat rejstříkovému soudu veškeré nezbytné dokumenty a informace řádně a</w:t>
      </w:r>
      <w:r>
        <w:rPr>
          <w:rFonts w:ascii="Corbel" w:eastAsia="Calibri" w:hAnsi="Corbel"/>
          <w:color w:val="575757"/>
          <w:lang w:eastAsia="en-US"/>
        </w:rPr>
        <w:t> </w:t>
      </w:r>
      <w:r w:rsidRPr="00400C14">
        <w:rPr>
          <w:rFonts w:ascii="Corbel" w:eastAsia="Calibri" w:hAnsi="Corbel"/>
          <w:color w:val="575757"/>
          <w:lang w:eastAsia="en-US"/>
        </w:rPr>
        <w:t>včas a veškeré zápisy v obchodním rejstříku týkající se Společností odpovídají skutečnosti</w:t>
      </w:r>
      <w:r>
        <w:rPr>
          <w:rFonts w:ascii="Corbel" w:eastAsia="Calibri" w:hAnsi="Corbel"/>
          <w:color w:val="575757"/>
          <w:lang w:eastAsia="en-US"/>
        </w:rPr>
        <w:t xml:space="preserve"> a obecně závazným právním předpisům</w:t>
      </w:r>
    </w:p>
    <w:p w14:paraId="79E6BE5E" w14:textId="77777777" w:rsidR="005B1763" w:rsidRPr="00400C14"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400C14">
        <w:rPr>
          <w:rFonts w:ascii="Corbel" w:eastAsia="Calibri" w:hAnsi="Corbel"/>
          <w:color w:val="575757"/>
          <w:lang w:eastAsia="en-US"/>
        </w:rPr>
        <w:t>Účast ve třetích osobách:</w:t>
      </w:r>
    </w:p>
    <w:p w14:paraId="242213BD" w14:textId="77777777" w:rsidR="005B1763" w:rsidRPr="00400C14" w:rsidRDefault="005B1763" w:rsidP="005B1763">
      <w:pPr>
        <w:widowControl w:val="0"/>
        <w:numPr>
          <w:ilvl w:val="2"/>
          <w:numId w:val="18"/>
        </w:numPr>
        <w:spacing w:after="120" w:line="300" w:lineRule="exact"/>
        <w:ind w:left="1276" w:hanging="709"/>
        <w:rPr>
          <w:rFonts w:ascii="Corbel" w:eastAsia="Calibri" w:hAnsi="Corbel"/>
          <w:color w:val="575757"/>
          <w:lang w:eastAsia="en-US"/>
        </w:rPr>
      </w:pPr>
      <w:r>
        <w:rPr>
          <w:rFonts w:ascii="Corbel" w:eastAsia="Calibri" w:hAnsi="Corbel"/>
          <w:color w:val="575757"/>
          <w:lang w:eastAsia="en-US"/>
        </w:rPr>
        <w:t xml:space="preserve">Žádná ze </w:t>
      </w:r>
      <w:r w:rsidRPr="00400C14">
        <w:rPr>
          <w:rFonts w:ascii="Corbel" w:eastAsia="Calibri" w:hAnsi="Corbel"/>
          <w:color w:val="575757"/>
          <w:lang w:eastAsia="en-US"/>
        </w:rPr>
        <w:t>Společnost</w:t>
      </w:r>
      <w:r>
        <w:rPr>
          <w:rFonts w:ascii="Corbel" w:eastAsia="Calibri" w:hAnsi="Corbel"/>
          <w:color w:val="575757"/>
          <w:lang w:eastAsia="en-US"/>
        </w:rPr>
        <w:t>í</w:t>
      </w:r>
      <w:r w:rsidRPr="00400C14">
        <w:rPr>
          <w:rFonts w:ascii="Corbel" w:eastAsia="Calibri" w:hAnsi="Corbel"/>
          <w:color w:val="575757"/>
          <w:lang w:eastAsia="en-US"/>
        </w:rPr>
        <w:t xml:space="preserve"> se neúčastní na podnikání jakýchkoli třetích osob</w:t>
      </w:r>
      <w:r>
        <w:rPr>
          <w:rFonts w:ascii="Corbel" w:eastAsia="Calibri" w:hAnsi="Corbel"/>
          <w:color w:val="575757"/>
          <w:lang w:eastAsia="en-US"/>
        </w:rPr>
        <w:t xml:space="preserve"> a</w:t>
      </w:r>
      <w:r w:rsidRPr="00400C14">
        <w:rPr>
          <w:rFonts w:ascii="Corbel" w:eastAsia="Calibri" w:hAnsi="Corbel"/>
          <w:color w:val="575757"/>
          <w:lang w:eastAsia="en-US"/>
        </w:rPr>
        <w:t xml:space="preserve"> </w:t>
      </w:r>
      <w:r>
        <w:rPr>
          <w:rFonts w:ascii="Corbel" w:eastAsia="Calibri" w:hAnsi="Corbel"/>
          <w:color w:val="575757"/>
          <w:lang w:eastAsia="en-US"/>
        </w:rPr>
        <w:t>není</w:t>
      </w:r>
      <w:r w:rsidRPr="00400C14">
        <w:rPr>
          <w:rFonts w:ascii="Corbel" w:eastAsia="Calibri" w:hAnsi="Corbel"/>
          <w:color w:val="575757"/>
          <w:lang w:eastAsia="en-US"/>
        </w:rPr>
        <w:t xml:space="preserve"> členem voleného orgánu v jiné právnické osobě.</w:t>
      </w:r>
    </w:p>
    <w:p w14:paraId="4A5BF4C7" w14:textId="77777777" w:rsidR="005B1763" w:rsidRPr="00400C14" w:rsidRDefault="005B1763" w:rsidP="005B1763">
      <w:pPr>
        <w:widowControl w:val="0"/>
        <w:numPr>
          <w:ilvl w:val="2"/>
          <w:numId w:val="18"/>
        </w:numPr>
        <w:spacing w:after="120" w:line="300" w:lineRule="exact"/>
        <w:ind w:left="1276" w:hanging="709"/>
        <w:rPr>
          <w:rFonts w:ascii="Corbel" w:eastAsia="Calibri" w:hAnsi="Corbel"/>
          <w:color w:val="575757"/>
          <w:lang w:eastAsia="en-US"/>
        </w:rPr>
      </w:pPr>
      <w:r>
        <w:rPr>
          <w:rFonts w:ascii="Corbel" w:eastAsia="Calibri" w:hAnsi="Corbel"/>
          <w:color w:val="575757"/>
          <w:lang w:eastAsia="en-US"/>
        </w:rPr>
        <w:t xml:space="preserve">Žádná ze </w:t>
      </w:r>
      <w:r w:rsidRPr="00400C14">
        <w:rPr>
          <w:rFonts w:ascii="Corbel" w:eastAsia="Calibri" w:hAnsi="Corbel"/>
          <w:color w:val="575757"/>
          <w:lang w:eastAsia="en-US"/>
        </w:rPr>
        <w:t>Společnost</w:t>
      </w:r>
      <w:r>
        <w:rPr>
          <w:rFonts w:ascii="Corbel" w:eastAsia="Calibri" w:hAnsi="Corbel"/>
          <w:color w:val="575757"/>
          <w:lang w:eastAsia="en-US"/>
        </w:rPr>
        <w:t>í</w:t>
      </w:r>
      <w:r w:rsidRPr="00400C14">
        <w:rPr>
          <w:rFonts w:ascii="Corbel" w:eastAsia="Calibri" w:hAnsi="Corbel"/>
          <w:color w:val="575757"/>
          <w:lang w:eastAsia="en-US"/>
        </w:rPr>
        <w:t xml:space="preserve"> </w:t>
      </w:r>
      <w:r>
        <w:rPr>
          <w:rFonts w:ascii="Corbel" w:eastAsia="Calibri" w:hAnsi="Corbel"/>
          <w:color w:val="575757"/>
          <w:lang w:eastAsia="en-US"/>
        </w:rPr>
        <w:t>není</w:t>
      </w:r>
      <w:r w:rsidRPr="00400C14">
        <w:rPr>
          <w:rFonts w:ascii="Corbel" w:eastAsia="Calibri" w:hAnsi="Corbel"/>
          <w:color w:val="575757"/>
          <w:lang w:eastAsia="en-US"/>
        </w:rPr>
        <w:t xml:space="preserve"> vlastníkem podílu v jiné právnické osobě, nezaložil</w:t>
      </w:r>
      <w:r>
        <w:rPr>
          <w:rFonts w:ascii="Corbel" w:eastAsia="Calibri" w:hAnsi="Corbel"/>
          <w:color w:val="575757"/>
          <w:lang w:eastAsia="en-US"/>
        </w:rPr>
        <w:t>a</w:t>
      </w:r>
      <w:r w:rsidRPr="00400C14">
        <w:rPr>
          <w:rFonts w:ascii="Corbel" w:eastAsia="Calibri" w:hAnsi="Corbel"/>
          <w:color w:val="575757"/>
          <w:lang w:eastAsia="en-US"/>
        </w:rPr>
        <w:t xml:space="preserve"> ani ne</w:t>
      </w:r>
      <w:r>
        <w:rPr>
          <w:rFonts w:ascii="Corbel" w:eastAsia="Calibri" w:hAnsi="Corbel"/>
          <w:color w:val="575757"/>
          <w:lang w:eastAsia="en-US"/>
        </w:rPr>
        <w:t>ní</w:t>
      </w:r>
      <w:r w:rsidRPr="00400C14">
        <w:rPr>
          <w:rFonts w:ascii="Corbel" w:eastAsia="Calibri" w:hAnsi="Corbel"/>
          <w:color w:val="575757"/>
          <w:lang w:eastAsia="en-US"/>
        </w:rPr>
        <w:t xml:space="preserve"> členem žádného sdružení osob, či společnosti bez právní osobnosti.</w:t>
      </w:r>
    </w:p>
    <w:p w14:paraId="44CA5C32" w14:textId="77777777" w:rsidR="005B1763" w:rsidRPr="00400C14" w:rsidRDefault="005B1763" w:rsidP="005B1763">
      <w:pPr>
        <w:widowControl w:val="0"/>
        <w:numPr>
          <w:ilvl w:val="2"/>
          <w:numId w:val="18"/>
        </w:numPr>
        <w:spacing w:after="120" w:line="300" w:lineRule="exact"/>
        <w:ind w:left="1276" w:hanging="709"/>
        <w:rPr>
          <w:rFonts w:ascii="Corbel" w:eastAsia="Calibri" w:hAnsi="Corbel"/>
          <w:color w:val="575757"/>
          <w:lang w:eastAsia="en-US"/>
        </w:rPr>
      </w:pPr>
      <w:r>
        <w:rPr>
          <w:rFonts w:ascii="Corbel" w:eastAsia="Calibri" w:hAnsi="Corbel"/>
          <w:color w:val="575757"/>
          <w:lang w:eastAsia="en-US"/>
        </w:rPr>
        <w:t xml:space="preserve">Žádná ze </w:t>
      </w:r>
      <w:r w:rsidRPr="00400C14">
        <w:rPr>
          <w:rFonts w:ascii="Corbel" w:eastAsia="Calibri" w:hAnsi="Corbel"/>
          <w:color w:val="575757"/>
          <w:lang w:eastAsia="en-US"/>
        </w:rPr>
        <w:t>Společnost</w:t>
      </w:r>
      <w:r>
        <w:rPr>
          <w:rFonts w:ascii="Corbel" w:eastAsia="Calibri" w:hAnsi="Corbel"/>
          <w:color w:val="575757"/>
          <w:lang w:eastAsia="en-US"/>
        </w:rPr>
        <w:t>í</w:t>
      </w:r>
      <w:r w:rsidRPr="00400C14">
        <w:rPr>
          <w:rFonts w:ascii="Corbel" w:eastAsia="Calibri" w:hAnsi="Corbel"/>
          <w:color w:val="575757"/>
          <w:lang w:eastAsia="en-US"/>
        </w:rPr>
        <w:t xml:space="preserve"> nezaložil</w:t>
      </w:r>
      <w:r>
        <w:rPr>
          <w:rFonts w:ascii="Corbel" w:eastAsia="Calibri" w:hAnsi="Corbel"/>
          <w:color w:val="575757"/>
          <w:lang w:eastAsia="en-US"/>
        </w:rPr>
        <w:t>a</w:t>
      </w:r>
      <w:r w:rsidRPr="00400C14">
        <w:rPr>
          <w:rFonts w:ascii="Corbel" w:eastAsia="Calibri" w:hAnsi="Corbel"/>
          <w:color w:val="575757"/>
          <w:lang w:eastAsia="en-US"/>
        </w:rPr>
        <w:t xml:space="preserve"> žádný svěřenský fond.</w:t>
      </w:r>
    </w:p>
    <w:p w14:paraId="223FC534" w14:textId="77777777" w:rsidR="005B1763" w:rsidRPr="00400C14"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400C14">
        <w:rPr>
          <w:rFonts w:ascii="Corbel" w:eastAsia="Calibri" w:hAnsi="Corbel"/>
          <w:color w:val="575757"/>
          <w:lang w:eastAsia="en-US"/>
        </w:rPr>
        <w:t xml:space="preserve">Společnosti neuzavřely smlouvu o tiché společnosti, ovládací smlouvu, smlouvu o převodu zisku, ani žádnou jinou smlouvu, na </w:t>
      </w:r>
      <w:proofErr w:type="gramStart"/>
      <w:r w:rsidRPr="00400C14">
        <w:rPr>
          <w:rFonts w:ascii="Corbel" w:eastAsia="Calibri" w:hAnsi="Corbel"/>
          <w:color w:val="575757"/>
          <w:lang w:eastAsia="en-US"/>
        </w:rPr>
        <w:t>základě</w:t>
      </w:r>
      <w:proofErr w:type="gramEnd"/>
      <w:r w:rsidRPr="00400C14">
        <w:rPr>
          <w:rFonts w:ascii="Corbel" w:eastAsia="Calibri" w:hAnsi="Corbel"/>
          <w:color w:val="575757"/>
          <w:lang w:eastAsia="en-US"/>
        </w:rPr>
        <w:t xml:space="preserve"> které by jakákoli třetí osoba byla oprávněna k podílu na zisku nebo řízení Společností.</w:t>
      </w:r>
    </w:p>
    <w:p w14:paraId="037D29F8" w14:textId="77777777" w:rsidR="005B1763" w:rsidRPr="00400C14" w:rsidRDefault="005B1763" w:rsidP="005B1763">
      <w:pPr>
        <w:widowControl w:val="0"/>
        <w:numPr>
          <w:ilvl w:val="1"/>
          <w:numId w:val="18"/>
        </w:numPr>
        <w:spacing w:after="120" w:line="300" w:lineRule="exact"/>
        <w:ind w:left="567" w:hanging="567"/>
        <w:rPr>
          <w:rFonts w:ascii="Corbel" w:eastAsia="Calibri" w:hAnsi="Corbel"/>
          <w:color w:val="575757"/>
          <w:lang w:eastAsia="en-US"/>
        </w:rPr>
      </w:pPr>
      <w:bookmarkStart w:id="424" w:name="_Ref76589243"/>
      <w:r w:rsidRPr="00400C14">
        <w:rPr>
          <w:rFonts w:ascii="Corbel" w:eastAsia="Calibri" w:hAnsi="Corbel"/>
          <w:color w:val="575757"/>
          <w:lang w:eastAsia="en-US"/>
        </w:rPr>
        <w:t>Vůči Společnostem nebylo zahájeno a není vedeno žádné soudní, rozhodčí, správní, či jiné řízení, na</w:t>
      </w:r>
      <w:r>
        <w:rPr>
          <w:rFonts w:ascii="Corbel" w:eastAsia="Calibri" w:hAnsi="Corbel"/>
          <w:color w:val="575757"/>
          <w:lang w:eastAsia="en-US"/>
        </w:rPr>
        <w:t> </w:t>
      </w:r>
      <w:proofErr w:type="gramStart"/>
      <w:r w:rsidRPr="00400C14">
        <w:rPr>
          <w:rFonts w:ascii="Corbel" w:eastAsia="Calibri" w:hAnsi="Corbel"/>
          <w:color w:val="575757"/>
          <w:lang w:eastAsia="en-US"/>
        </w:rPr>
        <w:t>základě</w:t>
      </w:r>
      <w:proofErr w:type="gramEnd"/>
      <w:r w:rsidRPr="00400C14">
        <w:rPr>
          <w:rFonts w:ascii="Corbel" w:eastAsia="Calibri" w:hAnsi="Corbel"/>
          <w:color w:val="575757"/>
          <w:lang w:eastAsia="en-US"/>
        </w:rPr>
        <w:t xml:space="preserve"> kterých by mohly být Společnostem stanoveny povinnosti uhradit jakoukoli částku jakékoli osobě nebo orgánu veřejné moci a zahájení takového řízení ani nehrozí.</w:t>
      </w:r>
      <w:bookmarkEnd w:id="424"/>
    </w:p>
    <w:p w14:paraId="73BFCCE8" w14:textId="77777777" w:rsidR="005B1763" w:rsidRPr="00400C14"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400C14">
        <w:rPr>
          <w:rFonts w:ascii="Corbel" w:eastAsia="Calibri" w:hAnsi="Corbel"/>
          <w:iCs/>
          <w:color w:val="575757"/>
          <w:lang w:eastAsia="en-US"/>
        </w:rPr>
        <w:t>Prod</w:t>
      </w:r>
      <w:r w:rsidRPr="00400C14">
        <w:rPr>
          <w:rFonts w:ascii="Corbel" w:eastAsia="Calibri" w:hAnsi="Corbel"/>
          <w:color w:val="575757"/>
          <w:lang w:eastAsia="en-US"/>
        </w:rPr>
        <w:t>ávající, třetí osoba, příslušný orgán Společnost</w:t>
      </w:r>
      <w:r>
        <w:rPr>
          <w:rFonts w:ascii="Corbel" w:eastAsia="Calibri" w:hAnsi="Corbel"/>
          <w:color w:val="575757"/>
          <w:lang w:eastAsia="en-US"/>
        </w:rPr>
        <w:t>i</w:t>
      </w:r>
      <w:r w:rsidRPr="00400C14">
        <w:rPr>
          <w:rFonts w:ascii="Corbel" w:eastAsia="Calibri" w:hAnsi="Corbel"/>
          <w:color w:val="575757"/>
          <w:lang w:eastAsia="en-US"/>
        </w:rPr>
        <w:t xml:space="preserve"> ani žádný soud či jiný orgán veřejné moci nepodal žádný návrh ani nepřijal žádné rozhodnutí či usnesení, jehož důsledkem by bylo zahájení likvidace </w:t>
      </w:r>
      <w:r>
        <w:rPr>
          <w:rFonts w:ascii="Corbel" w:eastAsia="Calibri" w:hAnsi="Corbel"/>
          <w:color w:val="575757"/>
          <w:lang w:eastAsia="en-US"/>
        </w:rPr>
        <w:t xml:space="preserve">kterékoli </w:t>
      </w:r>
      <w:r w:rsidRPr="00400C14">
        <w:rPr>
          <w:rFonts w:ascii="Corbel" w:eastAsia="Calibri" w:hAnsi="Corbel"/>
          <w:color w:val="575757"/>
          <w:lang w:eastAsia="en-US"/>
        </w:rPr>
        <w:t>Společnost</w:t>
      </w:r>
      <w:r>
        <w:rPr>
          <w:rFonts w:ascii="Corbel" w:eastAsia="Calibri" w:hAnsi="Corbel"/>
          <w:color w:val="575757"/>
          <w:lang w:eastAsia="en-US"/>
        </w:rPr>
        <w:t>i</w:t>
      </w:r>
      <w:r w:rsidRPr="00400C14">
        <w:rPr>
          <w:rFonts w:ascii="Corbel" w:eastAsia="Calibri" w:hAnsi="Corbel"/>
          <w:color w:val="575757"/>
          <w:lang w:eastAsia="en-US"/>
        </w:rPr>
        <w:t xml:space="preserve">. </w:t>
      </w:r>
    </w:p>
    <w:p w14:paraId="2024DADE" w14:textId="77777777" w:rsidR="005B1763" w:rsidRPr="00400C14"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400C14">
        <w:rPr>
          <w:rFonts w:ascii="Corbel" w:eastAsia="Calibri" w:hAnsi="Corbel"/>
          <w:color w:val="575757"/>
          <w:lang w:eastAsia="en-US"/>
        </w:rPr>
        <w:t xml:space="preserve">Nebylo přijato žádné rozhodnutí, na </w:t>
      </w:r>
      <w:proofErr w:type="gramStart"/>
      <w:r w:rsidRPr="00400C14">
        <w:rPr>
          <w:rFonts w:ascii="Corbel" w:eastAsia="Calibri" w:hAnsi="Corbel"/>
          <w:color w:val="575757"/>
          <w:lang w:eastAsia="en-US"/>
        </w:rPr>
        <w:t>základě</w:t>
      </w:r>
      <w:proofErr w:type="gramEnd"/>
      <w:r w:rsidRPr="00400C14">
        <w:rPr>
          <w:rFonts w:ascii="Corbel" w:eastAsia="Calibri" w:hAnsi="Corbel"/>
          <w:color w:val="575757"/>
          <w:lang w:eastAsia="en-US"/>
        </w:rPr>
        <w:t xml:space="preserve"> kterého by se Společnosti účastnily jakékoli přeměny, jež by nebyla zapsána do obchodního rejstříku. </w:t>
      </w:r>
    </w:p>
    <w:p w14:paraId="40ED306B" w14:textId="77777777" w:rsidR="005B1763" w:rsidRPr="00B30219"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B30219">
        <w:rPr>
          <w:rFonts w:ascii="Corbel" w:eastAsia="Calibri" w:hAnsi="Corbel"/>
          <w:color w:val="575757"/>
          <w:lang w:eastAsia="en-US"/>
        </w:rPr>
        <w:t>Žádný ze současných či bývalých členů orgánů Společností nemá vůči Společnostem žádnou pohledávku ani jiné právo na poskytnutí jakéhokoli plnění z titulu výkonu funkce člena orgánu Společností.</w:t>
      </w:r>
    </w:p>
    <w:p w14:paraId="6667546E" w14:textId="77777777" w:rsidR="005B1763" w:rsidRPr="00B30219"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B30219">
        <w:rPr>
          <w:rFonts w:ascii="Corbel" w:eastAsia="Calibri" w:hAnsi="Corbel"/>
          <w:iCs/>
          <w:color w:val="575757"/>
          <w:lang w:eastAsia="en-US"/>
        </w:rPr>
        <w:t>Společnosti nemají opatrovníka ani se nenachází v situaci, kdy by byl orgán veřejné moci oprávněn jmenovat Společnostem opatrovníka.</w:t>
      </w:r>
    </w:p>
    <w:p w14:paraId="251EFED1" w14:textId="77777777" w:rsidR="005B1763" w:rsidRPr="00B30219"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B30219">
        <w:rPr>
          <w:rFonts w:ascii="Corbel" w:eastAsia="Calibri" w:hAnsi="Corbel"/>
          <w:iCs/>
          <w:color w:val="575757"/>
          <w:lang w:eastAsia="en-US"/>
        </w:rPr>
        <w:t>Společnosti neudělily žádné plné moci zakládající zmocnění, které dosud nebylo odvoláno nebo vypovězeno či jinak nezaniklo.</w:t>
      </w:r>
    </w:p>
    <w:p w14:paraId="31225F42" w14:textId="77777777" w:rsidR="005B1763" w:rsidRPr="00B30219"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B30219">
        <w:rPr>
          <w:rFonts w:ascii="Corbel" w:eastAsia="Calibri" w:hAnsi="Corbel"/>
          <w:iCs/>
          <w:color w:val="575757"/>
          <w:lang w:eastAsia="en-US"/>
        </w:rPr>
        <w:t xml:space="preserve">Společnosti vykonávají pouze podnikatelskou činnost spočívající ve vlastnictví a provozování BPS. </w:t>
      </w:r>
    </w:p>
    <w:p w14:paraId="0EAD3DD2" w14:textId="77777777" w:rsidR="005B1763" w:rsidRPr="00451276"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bookmarkStart w:id="425" w:name="_Ref522019184"/>
      <w:r w:rsidRPr="00451276">
        <w:rPr>
          <w:rFonts w:ascii="Corbel" w:eastAsia="Calibri" w:hAnsi="Corbel"/>
          <w:b/>
          <w:color w:val="575757"/>
          <w:sz w:val="24"/>
          <w:lang w:eastAsia="en-US"/>
        </w:rPr>
        <w:t>Insolvence Společnost</w:t>
      </w:r>
      <w:bookmarkEnd w:id="425"/>
      <w:r w:rsidRPr="00451276">
        <w:rPr>
          <w:rFonts w:ascii="Corbel" w:eastAsia="Calibri" w:hAnsi="Corbel"/>
          <w:b/>
          <w:color w:val="575757"/>
          <w:sz w:val="24"/>
          <w:lang w:eastAsia="en-US"/>
        </w:rPr>
        <w:t>í</w:t>
      </w:r>
    </w:p>
    <w:p w14:paraId="272968C6" w14:textId="77777777" w:rsidR="005B1763" w:rsidRPr="0045127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bookmarkStart w:id="426" w:name="_Ref448350042"/>
      <w:r w:rsidRPr="00451276">
        <w:rPr>
          <w:rFonts w:ascii="Corbel" w:eastAsia="Calibri" w:hAnsi="Corbel"/>
          <w:iCs/>
          <w:color w:val="575757"/>
          <w:lang w:eastAsia="en-US"/>
        </w:rPr>
        <w:t>Společnosti nejsou v</w:t>
      </w:r>
      <w:r>
        <w:rPr>
          <w:rFonts w:ascii="Corbel" w:eastAsia="Calibri" w:hAnsi="Corbel"/>
          <w:iCs/>
          <w:color w:val="575757"/>
          <w:lang w:eastAsia="en-US"/>
        </w:rPr>
        <w:t> </w:t>
      </w:r>
      <w:r w:rsidRPr="00451276">
        <w:rPr>
          <w:rFonts w:ascii="Corbel" w:eastAsia="Calibri" w:hAnsi="Corbel"/>
          <w:iCs/>
          <w:color w:val="575757"/>
          <w:lang w:eastAsia="en-US"/>
        </w:rPr>
        <w:t>úpadku</w:t>
      </w:r>
      <w:r>
        <w:rPr>
          <w:rFonts w:ascii="Corbel" w:eastAsia="Calibri" w:hAnsi="Corbel"/>
          <w:iCs/>
          <w:color w:val="575757"/>
          <w:lang w:eastAsia="en-US"/>
        </w:rPr>
        <w:t xml:space="preserve"> ani</w:t>
      </w:r>
      <w:r w:rsidRPr="00451276">
        <w:rPr>
          <w:rFonts w:ascii="Corbel" w:eastAsia="Calibri" w:hAnsi="Corbel"/>
          <w:iCs/>
          <w:color w:val="575757"/>
          <w:lang w:eastAsia="en-US"/>
        </w:rPr>
        <w:t xml:space="preserve"> hrozícím úpadku ve smyslu Insolvenčního zákona. Společnosti nezastavily platby, nejsou v prodlení se splněním žádného dluhu významné majetkové hodnoty ani nejsou neschopné platit své dluhy řádně a včas.</w:t>
      </w:r>
      <w:bookmarkEnd w:id="426"/>
    </w:p>
    <w:p w14:paraId="7AA53257" w14:textId="77777777" w:rsidR="005B1763" w:rsidRPr="0045127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451276">
        <w:rPr>
          <w:rFonts w:ascii="Corbel" w:eastAsia="Calibri" w:hAnsi="Corbel"/>
          <w:iCs/>
          <w:color w:val="575757"/>
          <w:lang w:eastAsia="en-US"/>
        </w:rPr>
        <w:t xml:space="preserve">Vůči Společnostem nebyl podán důvodný insolvenční návrh ani návrh na vyhlášení moratoria ve smyslu </w:t>
      </w:r>
      <w:r w:rsidRPr="00451276">
        <w:rPr>
          <w:rFonts w:ascii="Corbel" w:eastAsia="Calibri" w:hAnsi="Corbel"/>
          <w:iCs/>
          <w:color w:val="575757"/>
          <w:lang w:eastAsia="en-US"/>
        </w:rPr>
        <w:lastRenderedPageBreak/>
        <w:t xml:space="preserve">Insolvenčního zákona. </w:t>
      </w:r>
    </w:p>
    <w:p w14:paraId="2E893F93" w14:textId="77777777" w:rsidR="005B1763" w:rsidRPr="0045127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451276">
        <w:rPr>
          <w:rFonts w:ascii="Corbel" w:eastAsia="Calibri" w:hAnsi="Corbel"/>
          <w:iCs/>
          <w:color w:val="575757"/>
          <w:lang w:eastAsia="en-US"/>
        </w:rPr>
        <w:t xml:space="preserve">Neexistuje žádný důvodný insolvenční návrh směřující proti </w:t>
      </w:r>
      <w:r>
        <w:rPr>
          <w:rFonts w:ascii="Corbel" w:eastAsia="Calibri" w:hAnsi="Corbel"/>
          <w:iCs/>
          <w:color w:val="575757"/>
          <w:lang w:eastAsia="en-US"/>
        </w:rPr>
        <w:t>kterékoliv</w:t>
      </w:r>
      <w:r w:rsidRPr="00451276">
        <w:rPr>
          <w:rFonts w:ascii="Corbel" w:eastAsia="Calibri" w:hAnsi="Corbel"/>
          <w:iCs/>
          <w:color w:val="575757"/>
          <w:lang w:eastAsia="en-US"/>
        </w:rPr>
        <w:t xml:space="preserve"> ze Společností a neexistují žádné okolnosti, které by jakoukoli osobu opravňovaly k jeho podání</w:t>
      </w:r>
      <w:r>
        <w:rPr>
          <w:rFonts w:ascii="Corbel" w:eastAsia="Calibri" w:hAnsi="Corbel"/>
          <w:iCs/>
          <w:color w:val="575757"/>
          <w:lang w:eastAsia="en-US"/>
        </w:rPr>
        <w:t xml:space="preserve"> a/nebo které by zakládaly povinnost k jeho podání</w:t>
      </w:r>
      <w:r w:rsidRPr="00451276">
        <w:rPr>
          <w:rFonts w:ascii="Corbel" w:eastAsia="Calibri" w:hAnsi="Corbel"/>
          <w:iCs/>
          <w:color w:val="575757"/>
          <w:lang w:eastAsia="en-US"/>
        </w:rPr>
        <w:t xml:space="preserve">. </w:t>
      </w:r>
    </w:p>
    <w:p w14:paraId="6258A991" w14:textId="77777777" w:rsidR="005B1763" w:rsidRPr="00451276"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451276">
        <w:rPr>
          <w:rFonts w:ascii="Corbel" w:eastAsia="Calibri" w:hAnsi="Corbel"/>
          <w:iCs/>
          <w:color w:val="575757"/>
          <w:lang w:eastAsia="en-US"/>
        </w:rPr>
        <w:t xml:space="preserve">Neexistuje žádný návrh </w:t>
      </w:r>
      <w:r>
        <w:rPr>
          <w:rFonts w:ascii="Corbel" w:eastAsia="Calibri" w:hAnsi="Corbel"/>
          <w:iCs/>
          <w:color w:val="575757"/>
          <w:lang w:eastAsia="en-US"/>
        </w:rPr>
        <w:t>kterékoliv</w:t>
      </w:r>
      <w:r w:rsidRPr="00451276">
        <w:rPr>
          <w:rFonts w:ascii="Corbel" w:eastAsia="Calibri" w:hAnsi="Corbel"/>
          <w:iCs/>
          <w:color w:val="575757"/>
          <w:lang w:eastAsia="en-US"/>
        </w:rPr>
        <w:t xml:space="preserve"> ze Společností na vyhlášení moratoria nebo mimořádného moratoria ve smyslu Insolvenčního zákona a neexistují ž</w:t>
      </w:r>
      <w:r w:rsidRPr="00451276">
        <w:rPr>
          <w:rFonts w:ascii="Corbel" w:eastAsia="Calibri" w:hAnsi="Corbel"/>
          <w:color w:val="575757"/>
          <w:lang w:eastAsia="en-US"/>
        </w:rPr>
        <w:t>ádné okolnosti, které by</w:t>
      </w:r>
      <w:r>
        <w:rPr>
          <w:rFonts w:ascii="Corbel" w:eastAsia="Calibri" w:hAnsi="Corbel"/>
          <w:color w:val="575757"/>
          <w:lang w:eastAsia="en-US"/>
        </w:rPr>
        <w:t xml:space="preserve"> kteroukoliv ze</w:t>
      </w:r>
      <w:r w:rsidRPr="00451276">
        <w:rPr>
          <w:rFonts w:ascii="Corbel" w:eastAsia="Calibri" w:hAnsi="Corbel"/>
          <w:color w:val="575757"/>
          <w:lang w:eastAsia="en-US"/>
        </w:rPr>
        <w:t xml:space="preserve"> Společnost</w:t>
      </w:r>
      <w:r>
        <w:rPr>
          <w:rFonts w:ascii="Corbel" w:eastAsia="Calibri" w:hAnsi="Corbel"/>
          <w:color w:val="575757"/>
          <w:lang w:eastAsia="en-US"/>
        </w:rPr>
        <w:t>í</w:t>
      </w:r>
      <w:r w:rsidRPr="00451276">
        <w:rPr>
          <w:rFonts w:ascii="Corbel" w:eastAsia="Calibri" w:hAnsi="Corbel"/>
          <w:color w:val="575757"/>
          <w:lang w:eastAsia="en-US"/>
        </w:rPr>
        <w:t xml:space="preserve"> opravňovaly k jeho podání.</w:t>
      </w:r>
    </w:p>
    <w:p w14:paraId="7E6DFE3B" w14:textId="77777777" w:rsidR="005B1763" w:rsidRPr="00214087" w:rsidRDefault="005B1763" w:rsidP="005B1763">
      <w:pPr>
        <w:keepNext/>
        <w:widowControl w:val="0"/>
        <w:numPr>
          <w:ilvl w:val="0"/>
          <w:numId w:val="18"/>
        </w:numPr>
        <w:spacing w:before="360" w:after="120" w:line="300" w:lineRule="exact"/>
        <w:ind w:left="567" w:hanging="567"/>
        <w:rPr>
          <w:rFonts w:ascii="Corbel" w:eastAsia="Calibri" w:hAnsi="Corbel"/>
          <w:b/>
          <w:color w:val="575757"/>
          <w:sz w:val="24"/>
          <w:lang w:eastAsia="en-US"/>
        </w:rPr>
      </w:pPr>
      <w:r w:rsidRPr="00214087">
        <w:rPr>
          <w:rFonts w:ascii="Corbel" w:eastAsia="Calibri" w:hAnsi="Corbel"/>
          <w:b/>
          <w:color w:val="575757"/>
          <w:sz w:val="24"/>
          <w:lang w:eastAsia="en-US"/>
        </w:rPr>
        <w:t>Uzavření Smlouvy</w:t>
      </w:r>
    </w:p>
    <w:p w14:paraId="5CBF267A" w14:textId="77777777" w:rsidR="005B1763" w:rsidRPr="001F48D2" w:rsidRDefault="005B1763" w:rsidP="005B1763">
      <w:pPr>
        <w:keepNext/>
        <w:widowControl w:val="0"/>
        <w:numPr>
          <w:ilvl w:val="1"/>
          <w:numId w:val="18"/>
        </w:numPr>
        <w:spacing w:after="120" w:line="300" w:lineRule="exact"/>
        <w:ind w:left="567" w:hanging="567"/>
        <w:rPr>
          <w:rFonts w:ascii="Corbel" w:eastAsia="Calibri" w:hAnsi="Corbel"/>
          <w:color w:val="575757"/>
          <w:lang w:eastAsia="en-US"/>
        </w:rPr>
      </w:pPr>
      <w:r w:rsidRPr="001F48D2">
        <w:rPr>
          <w:rFonts w:ascii="Corbel" w:eastAsia="Calibri" w:hAnsi="Corbel"/>
          <w:iCs/>
          <w:color w:val="575757"/>
          <w:lang w:eastAsia="en-US"/>
        </w:rPr>
        <w:t>Uzavření</w:t>
      </w:r>
      <w:r>
        <w:rPr>
          <w:rFonts w:ascii="Corbel" w:eastAsia="Calibri" w:hAnsi="Corbel"/>
          <w:iCs/>
          <w:color w:val="575757"/>
          <w:lang w:eastAsia="en-US"/>
        </w:rPr>
        <w:t xml:space="preserve"> Smlouvy ani realizace Transakce</w:t>
      </w:r>
      <w:r w:rsidRPr="001F48D2">
        <w:rPr>
          <w:rFonts w:ascii="Corbel" w:eastAsia="Calibri" w:hAnsi="Corbel"/>
          <w:color w:val="575757"/>
          <w:lang w:eastAsia="en-US"/>
        </w:rPr>
        <w:t xml:space="preserve"> nepředstavuje porušení:</w:t>
      </w:r>
    </w:p>
    <w:p w14:paraId="2C33F8B4" w14:textId="77777777" w:rsidR="005B1763" w:rsidRPr="001F48D2" w:rsidRDefault="005B1763" w:rsidP="005B1763">
      <w:pPr>
        <w:widowControl w:val="0"/>
        <w:numPr>
          <w:ilvl w:val="2"/>
          <w:numId w:val="18"/>
        </w:numPr>
        <w:spacing w:after="120" w:line="300" w:lineRule="exact"/>
        <w:ind w:left="1276" w:hanging="709"/>
        <w:rPr>
          <w:rFonts w:ascii="Corbel" w:eastAsia="Calibri" w:hAnsi="Corbel"/>
          <w:color w:val="575757"/>
          <w:lang w:eastAsia="en-US"/>
        </w:rPr>
      </w:pPr>
      <w:r w:rsidRPr="001F48D2">
        <w:rPr>
          <w:rFonts w:ascii="Corbel" w:eastAsia="Calibri" w:hAnsi="Corbel"/>
          <w:color w:val="575757"/>
          <w:lang w:eastAsia="en-US"/>
        </w:rPr>
        <w:t xml:space="preserve">žádné smlouvy, mimosmluvního závazku, rozsudku nebo nařízení, jichž </w:t>
      </w:r>
      <w:r>
        <w:rPr>
          <w:rFonts w:ascii="Corbel" w:eastAsia="Calibri" w:hAnsi="Corbel"/>
          <w:color w:val="575757"/>
          <w:lang w:eastAsia="en-US"/>
        </w:rPr>
        <w:t>jsou</w:t>
      </w:r>
      <w:r w:rsidRPr="001F48D2">
        <w:rPr>
          <w:rFonts w:ascii="Corbel" w:eastAsia="Calibri" w:hAnsi="Corbel"/>
          <w:color w:val="575757"/>
          <w:lang w:eastAsia="en-US"/>
        </w:rPr>
        <w:t xml:space="preserve"> </w:t>
      </w:r>
      <w:r>
        <w:rPr>
          <w:rFonts w:ascii="Corbel" w:eastAsia="Calibri" w:hAnsi="Corbel"/>
          <w:color w:val="575757"/>
          <w:lang w:eastAsia="en-US"/>
        </w:rPr>
        <w:t>Společnosti či</w:t>
      </w:r>
      <w:r w:rsidRPr="001F48D2">
        <w:rPr>
          <w:rFonts w:ascii="Corbel" w:eastAsia="Calibri" w:hAnsi="Corbel"/>
          <w:color w:val="575757"/>
          <w:lang w:eastAsia="en-US"/>
        </w:rPr>
        <w:t xml:space="preserve"> </w:t>
      </w:r>
      <w:r>
        <w:rPr>
          <w:rFonts w:ascii="Corbel" w:eastAsia="Calibri" w:hAnsi="Corbel"/>
          <w:color w:val="575757"/>
          <w:lang w:eastAsia="en-US"/>
        </w:rPr>
        <w:t>Prodávající</w:t>
      </w:r>
      <w:r w:rsidRPr="001F48D2">
        <w:rPr>
          <w:rFonts w:ascii="Corbel" w:eastAsia="Calibri" w:hAnsi="Corbel"/>
          <w:color w:val="575757"/>
          <w:lang w:eastAsia="en-US"/>
        </w:rPr>
        <w:t xml:space="preserve"> smluvní stranou</w:t>
      </w:r>
      <w:r>
        <w:rPr>
          <w:rFonts w:ascii="Corbel" w:eastAsia="Calibri" w:hAnsi="Corbel"/>
          <w:color w:val="575757"/>
          <w:lang w:eastAsia="en-US"/>
        </w:rPr>
        <w:t xml:space="preserve"> nebo</w:t>
      </w:r>
      <w:r w:rsidRPr="001F48D2">
        <w:rPr>
          <w:rFonts w:ascii="Corbel" w:eastAsia="Calibri" w:hAnsi="Corbel"/>
          <w:color w:val="575757"/>
          <w:lang w:eastAsia="en-US"/>
        </w:rPr>
        <w:t xml:space="preserve"> které jsou pro </w:t>
      </w:r>
      <w:r>
        <w:rPr>
          <w:rFonts w:ascii="Corbel" w:eastAsia="Calibri" w:hAnsi="Corbel"/>
          <w:color w:val="575757"/>
          <w:lang w:eastAsia="en-US"/>
        </w:rPr>
        <w:t xml:space="preserve">Společnosti </w:t>
      </w:r>
      <w:r w:rsidRPr="001F48D2">
        <w:rPr>
          <w:rFonts w:ascii="Corbel" w:eastAsia="Calibri" w:hAnsi="Corbel"/>
          <w:color w:val="575757"/>
          <w:lang w:eastAsia="en-US"/>
        </w:rPr>
        <w:t xml:space="preserve">nebo </w:t>
      </w:r>
      <w:r>
        <w:rPr>
          <w:rFonts w:ascii="Corbel" w:eastAsia="Calibri" w:hAnsi="Corbel"/>
          <w:iCs/>
          <w:color w:val="575757"/>
          <w:lang w:eastAsia="en-US"/>
        </w:rPr>
        <w:t>Prod</w:t>
      </w:r>
      <w:r w:rsidRPr="001F48D2">
        <w:rPr>
          <w:rFonts w:ascii="Corbel" w:eastAsia="Calibri" w:hAnsi="Corbel"/>
          <w:color w:val="575757"/>
          <w:lang w:eastAsia="en-US"/>
        </w:rPr>
        <w:t xml:space="preserve">ávající závazné </w:t>
      </w:r>
      <w:r>
        <w:rPr>
          <w:rFonts w:ascii="Corbel" w:eastAsia="Calibri" w:hAnsi="Corbel"/>
          <w:color w:val="575757"/>
          <w:lang w:eastAsia="en-US"/>
        </w:rPr>
        <w:t>či</w:t>
      </w:r>
      <w:r w:rsidRPr="001F48D2">
        <w:rPr>
          <w:rFonts w:ascii="Corbel" w:eastAsia="Calibri" w:hAnsi="Corbel"/>
          <w:color w:val="575757"/>
          <w:lang w:eastAsia="en-US"/>
        </w:rPr>
        <w:t xml:space="preserve"> které jim byly uloženy; </w:t>
      </w:r>
    </w:p>
    <w:p w14:paraId="60D8D7D2" w14:textId="77777777" w:rsidR="005B1763" w:rsidRPr="001F48D2" w:rsidRDefault="005B1763" w:rsidP="005B1763">
      <w:pPr>
        <w:widowControl w:val="0"/>
        <w:numPr>
          <w:ilvl w:val="2"/>
          <w:numId w:val="18"/>
        </w:numPr>
        <w:spacing w:after="120" w:line="300" w:lineRule="exact"/>
        <w:ind w:left="1276" w:hanging="709"/>
        <w:rPr>
          <w:rFonts w:ascii="Corbel" w:eastAsia="Calibri" w:hAnsi="Corbel"/>
          <w:color w:val="575757"/>
          <w:lang w:eastAsia="en-US"/>
        </w:rPr>
      </w:pPr>
      <w:r w:rsidRPr="001F48D2">
        <w:rPr>
          <w:rFonts w:ascii="Corbel" w:eastAsia="Calibri" w:hAnsi="Corbel"/>
          <w:color w:val="575757"/>
          <w:lang w:eastAsia="en-US"/>
        </w:rPr>
        <w:t xml:space="preserve">žádného právního předpisu vztahujícího se na </w:t>
      </w:r>
      <w:r>
        <w:rPr>
          <w:rFonts w:ascii="Corbel" w:eastAsia="Calibri" w:hAnsi="Corbel"/>
          <w:color w:val="575757"/>
          <w:lang w:eastAsia="en-US"/>
        </w:rPr>
        <w:t>Společnosti a/nebo</w:t>
      </w:r>
      <w:r w:rsidRPr="001F48D2">
        <w:rPr>
          <w:rFonts w:ascii="Corbel" w:eastAsia="Calibri" w:hAnsi="Corbel"/>
          <w:color w:val="575757"/>
          <w:lang w:eastAsia="en-US"/>
        </w:rPr>
        <w:t xml:space="preserve"> </w:t>
      </w:r>
      <w:r>
        <w:rPr>
          <w:rFonts w:ascii="Corbel" w:eastAsia="Calibri" w:hAnsi="Corbel"/>
          <w:iCs/>
          <w:color w:val="575757"/>
          <w:lang w:eastAsia="en-US"/>
        </w:rPr>
        <w:t>Prod</w:t>
      </w:r>
      <w:r w:rsidRPr="001F48D2">
        <w:rPr>
          <w:rFonts w:ascii="Corbel" w:eastAsia="Calibri" w:hAnsi="Corbel"/>
          <w:color w:val="575757"/>
          <w:lang w:eastAsia="en-US"/>
        </w:rPr>
        <w:t>ávající;</w:t>
      </w:r>
    </w:p>
    <w:p w14:paraId="79DC8999" w14:textId="77777777" w:rsidR="005B1763" w:rsidRPr="001F48D2" w:rsidRDefault="005B1763" w:rsidP="005B1763">
      <w:pPr>
        <w:widowControl w:val="0"/>
        <w:numPr>
          <w:ilvl w:val="2"/>
          <w:numId w:val="18"/>
        </w:numPr>
        <w:spacing w:after="120" w:line="300" w:lineRule="exact"/>
        <w:ind w:left="1276" w:hanging="709"/>
        <w:rPr>
          <w:rFonts w:ascii="Corbel" w:eastAsia="Calibri" w:hAnsi="Corbel"/>
          <w:color w:val="575757"/>
          <w:lang w:eastAsia="en-US"/>
        </w:rPr>
      </w:pPr>
      <w:r w:rsidRPr="001F48D2">
        <w:rPr>
          <w:rFonts w:ascii="Corbel" w:eastAsia="Calibri" w:hAnsi="Corbel"/>
          <w:color w:val="575757"/>
          <w:lang w:eastAsia="en-US"/>
        </w:rPr>
        <w:t xml:space="preserve">žádného povolení, souhlasu a oprávnění vyžadovaných k činnosti </w:t>
      </w:r>
      <w:r>
        <w:rPr>
          <w:rFonts w:ascii="Corbel" w:eastAsia="Calibri" w:hAnsi="Corbel"/>
          <w:color w:val="575757"/>
          <w:lang w:eastAsia="en-US"/>
        </w:rPr>
        <w:t xml:space="preserve">Společností a </w:t>
      </w:r>
      <w:r w:rsidRPr="001F48D2">
        <w:rPr>
          <w:rFonts w:ascii="Corbel" w:eastAsia="Calibri" w:hAnsi="Corbel"/>
          <w:color w:val="575757"/>
          <w:lang w:eastAsia="en-US"/>
        </w:rPr>
        <w:t xml:space="preserve">ani nezaloží důvod pro jejich odvolání, zrušení, neprodloužení, omezení nebo zúžení; ani </w:t>
      </w:r>
    </w:p>
    <w:p w14:paraId="1C97AB85" w14:textId="77777777" w:rsidR="005B1763" w:rsidRPr="001F48D2" w:rsidRDefault="005B1763" w:rsidP="005B1763">
      <w:pPr>
        <w:widowControl w:val="0"/>
        <w:numPr>
          <w:ilvl w:val="2"/>
          <w:numId w:val="18"/>
        </w:numPr>
        <w:spacing w:after="120" w:line="300" w:lineRule="exact"/>
        <w:ind w:left="1276" w:hanging="709"/>
        <w:rPr>
          <w:rFonts w:ascii="Corbel" w:eastAsia="Calibri" w:hAnsi="Corbel"/>
          <w:color w:val="575757"/>
          <w:lang w:eastAsia="en-US"/>
        </w:rPr>
      </w:pPr>
      <w:r w:rsidRPr="001F48D2">
        <w:rPr>
          <w:rFonts w:ascii="Corbel" w:eastAsia="Calibri" w:hAnsi="Corbel"/>
          <w:color w:val="575757"/>
          <w:lang w:eastAsia="en-US"/>
        </w:rPr>
        <w:t xml:space="preserve">žádných </w:t>
      </w:r>
      <w:r>
        <w:rPr>
          <w:rFonts w:ascii="Corbel" w:eastAsia="Calibri" w:hAnsi="Corbel"/>
          <w:color w:val="575757"/>
          <w:lang w:eastAsia="en-US"/>
        </w:rPr>
        <w:t>P</w:t>
      </w:r>
      <w:r w:rsidRPr="001F48D2">
        <w:rPr>
          <w:rFonts w:ascii="Corbel" w:eastAsia="Calibri" w:hAnsi="Corbel"/>
          <w:color w:val="575757"/>
          <w:lang w:eastAsia="en-US"/>
        </w:rPr>
        <w:t>ráv třetích osob.</w:t>
      </w:r>
    </w:p>
    <w:p w14:paraId="019BC764"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Pr>
          <w:rFonts w:ascii="Corbel" w:eastAsia="Calibri" w:hAnsi="Corbel"/>
          <w:color w:val="575757"/>
          <w:lang w:eastAsia="en-US"/>
        </w:rPr>
        <w:t xml:space="preserve">Společnosti </w:t>
      </w:r>
      <w:r w:rsidRPr="001F48D2">
        <w:rPr>
          <w:rFonts w:ascii="Corbel" w:eastAsia="Calibri" w:hAnsi="Corbel"/>
          <w:color w:val="575757"/>
          <w:lang w:eastAsia="en-US"/>
        </w:rPr>
        <w:t>přijal</w:t>
      </w:r>
      <w:r>
        <w:rPr>
          <w:rFonts w:ascii="Corbel" w:eastAsia="Calibri" w:hAnsi="Corbel"/>
          <w:color w:val="575757"/>
          <w:lang w:eastAsia="en-US"/>
        </w:rPr>
        <w:t>y</w:t>
      </w:r>
      <w:r w:rsidRPr="001F48D2">
        <w:rPr>
          <w:rFonts w:ascii="Corbel" w:eastAsia="Calibri" w:hAnsi="Corbel"/>
          <w:color w:val="575757"/>
          <w:lang w:eastAsia="en-US"/>
        </w:rPr>
        <w:t xml:space="preserve"> veškerá nezbytná rozhodnutí a obdržel</w:t>
      </w:r>
      <w:r>
        <w:rPr>
          <w:rFonts w:ascii="Corbel" w:eastAsia="Calibri" w:hAnsi="Corbel"/>
          <w:color w:val="575757"/>
          <w:lang w:eastAsia="en-US"/>
        </w:rPr>
        <w:t>y</w:t>
      </w:r>
      <w:r w:rsidRPr="001F48D2">
        <w:rPr>
          <w:rFonts w:ascii="Corbel" w:eastAsia="Calibri" w:hAnsi="Corbel"/>
          <w:color w:val="575757"/>
          <w:lang w:eastAsia="en-US"/>
        </w:rPr>
        <w:t xml:space="preserve"> veškeré nezbytné souhlasy, </w:t>
      </w:r>
      <w:r w:rsidRPr="001F48D2">
        <w:rPr>
          <w:rFonts w:ascii="Corbel" w:eastAsia="Calibri" w:hAnsi="Corbel"/>
          <w:iCs/>
          <w:color w:val="575757"/>
          <w:lang w:eastAsia="en-US"/>
        </w:rPr>
        <w:t>povolení</w:t>
      </w:r>
      <w:r w:rsidRPr="001F48D2">
        <w:rPr>
          <w:rFonts w:ascii="Corbel" w:eastAsia="Calibri" w:hAnsi="Corbel"/>
          <w:color w:val="575757"/>
          <w:lang w:eastAsia="en-US"/>
        </w:rPr>
        <w:t xml:space="preserve"> a jiná oprávnění k realizaci </w:t>
      </w:r>
      <w:r>
        <w:rPr>
          <w:rFonts w:ascii="Corbel" w:eastAsia="Calibri" w:hAnsi="Corbel"/>
          <w:color w:val="575757"/>
          <w:lang w:eastAsia="en-US"/>
        </w:rPr>
        <w:t>Transakce</w:t>
      </w:r>
      <w:r w:rsidRPr="001F48D2">
        <w:rPr>
          <w:rFonts w:ascii="Corbel" w:eastAsia="Calibri" w:hAnsi="Corbel"/>
          <w:color w:val="575757"/>
          <w:lang w:eastAsia="en-US"/>
        </w:rPr>
        <w:t>.</w:t>
      </w:r>
    </w:p>
    <w:p w14:paraId="503CF209"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1F48D2">
        <w:rPr>
          <w:rFonts w:ascii="Corbel" w:eastAsia="Calibri" w:hAnsi="Corbel"/>
          <w:color w:val="575757"/>
          <w:lang w:eastAsia="en-US"/>
        </w:rPr>
        <w:t>V souvislosti s uzavřen</w:t>
      </w:r>
      <w:r>
        <w:rPr>
          <w:rFonts w:ascii="Corbel" w:eastAsia="Calibri" w:hAnsi="Corbel"/>
          <w:color w:val="575757"/>
          <w:lang w:eastAsia="en-US"/>
        </w:rPr>
        <w:t>ím Smlouvy a realizací Transakce</w:t>
      </w:r>
      <w:r w:rsidRPr="001F48D2">
        <w:rPr>
          <w:rFonts w:ascii="Corbel" w:eastAsia="Calibri" w:hAnsi="Corbel"/>
          <w:color w:val="575757"/>
          <w:lang w:eastAsia="en-US"/>
        </w:rPr>
        <w:t xml:space="preserve"> nevznikne žádné třetí osobě jakékoli právo, pohledávka nebo jiný nárok vůči </w:t>
      </w:r>
      <w:r>
        <w:rPr>
          <w:rFonts w:ascii="Corbel" w:eastAsia="Calibri" w:hAnsi="Corbel"/>
          <w:color w:val="575757"/>
          <w:lang w:eastAsia="en-US"/>
        </w:rPr>
        <w:t xml:space="preserve">kterékoliv ze Společností </w:t>
      </w:r>
      <w:r w:rsidRPr="001F48D2">
        <w:rPr>
          <w:rFonts w:ascii="Corbel" w:eastAsia="Calibri" w:hAnsi="Corbel"/>
          <w:color w:val="575757"/>
          <w:lang w:eastAsia="en-US"/>
        </w:rPr>
        <w:t xml:space="preserve">nebo </w:t>
      </w:r>
      <w:r>
        <w:rPr>
          <w:rFonts w:ascii="Corbel" w:eastAsia="Calibri" w:hAnsi="Corbel"/>
          <w:iCs/>
          <w:color w:val="575757"/>
          <w:lang w:eastAsia="en-US"/>
        </w:rPr>
        <w:t>Kup</w:t>
      </w:r>
      <w:r w:rsidRPr="001F48D2">
        <w:rPr>
          <w:rFonts w:ascii="Corbel" w:eastAsia="Calibri" w:hAnsi="Corbel"/>
          <w:color w:val="575757"/>
          <w:lang w:eastAsia="en-US"/>
        </w:rPr>
        <w:t xml:space="preserve">ujícímu (případně osobě ovládající </w:t>
      </w:r>
      <w:r>
        <w:rPr>
          <w:rFonts w:ascii="Corbel" w:eastAsia="Calibri" w:hAnsi="Corbel"/>
          <w:color w:val="575757"/>
          <w:lang w:eastAsia="en-US"/>
        </w:rPr>
        <w:t>Kup</w:t>
      </w:r>
      <w:r w:rsidRPr="001F48D2">
        <w:rPr>
          <w:rFonts w:ascii="Corbel" w:eastAsia="Calibri" w:hAnsi="Corbel"/>
          <w:color w:val="575757"/>
          <w:lang w:eastAsia="en-US"/>
        </w:rPr>
        <w:t xml:space="preserve">ujícího). </w:t>
      </w:r>
      <w:r>
        <w:rPr>
          <w:rFonts w:ascii="Corbel" w:eastAsia="Calibri" w:hAnsi="Corbel"/>
          <w:iCs/>
          <w:color w:val="575757"/>
          <w:lang w:eastAsia="en-US"/>
        </w:rPr>
        <w:t>Prod</w:t>
      </w:r>
      <w:r w:rsidRPr="001F48D2">
        <w:rPr>
          <w:rFonts w:ascii="Corbel" w:eastAsia="Calibri" w:hAnsi="Corbel"/>
          <w:color w:val="575757"/>
          <w:lang w:eastAsia="en-US"/>
        </w:rPr>
        <w:t>ávající</w:t>
      </w:r>
      <w:r>
        <w:rPr>
          <w:rFonts w:ascii="Corbel" w:eastAsia="Calibri" w:hAnsi="Corbel"/>
          <w:color w:val="575757"/>
          <w:lang w:eastAsia="en-US"/>
        </w:rPr>
        <w:t xml:space="preserve"> ani</w:t>
      </w:r>
      <w:r w:rsidRPr="001F48D2">
        <w:rPr>
          <w:rFonts w:ascii="Corbel" w:eastAsia="Calibri" w:hAnsi="Corbel"/>
          <w:color w:val="575757"/>
          <w:lang w:eastAsia="en-US"/>
        </w:rPr>
        <w:t xml:space="preserve"> </w:t>
      </w:r>
      <w:r>
        <w:rPr>
          <w:rFonts w:ascii="Corbel" w:eastAsia="Calibri" w:hAnsi="Corbel"/>
          <w:color w:val="575757"/>
          <w:lang w:eastAsia="en-US"/>
        </w:rPr>
        <w:t xml:space="preserve">Společnosti </w:t>
      </w:r>
      <w:r w:rsidRPr="001F48D2">
        <w:rPr>
          <w:rFonts w:ascii="Corbel" w:eastAsia="Calibri" w:hAnsi="Corbel"/>
          <w:color w:val="575757"/>
          <w:lang w:eastAsia="en-US"/>
        </w:rPr>
        <w:t>neuzavřeli s žádnou osobou jakoukoliv smlouvu, jejímž předmětem by bylo zprostředkování, vyhledání zájemců, nabízení koupě a prodeje</w:t>
      </w:r>
      <w:r>
        <w:rPr>
          <w:rFonts w:ascii="Corbel" w:eastAsia="Calibri" w:hAnsi="Corbel"/>
          <w:color w:val="575757"/>
          <w:lang w:eastAsia="en-US"/>
        </w:rPr>
        <w:t xml:space="preserve"> kteréhokoli z</w:t>
      </w:r>
      <w:r w:rsidRPr="001F48D2">
        <w:rPr>
          <w:rFonts w:ascii="Corbel" w:eastAsia="Calibri" w:hAnsi="Corbel"/>
          <w:color w:val="575757"/>
          <w:lang w:eastAsia="en-US"/>
        </w:rPr>
        <w:t xml:space="preserve"> Podíl</w:t>
      </w:r>
      <w:r>
        <w:rPr>
          <w:rFonts w:ascii="Corbel" w:eastAsia="Calibri" w:hAnsi="Corbel"/>
          <w:color w:val="575757"/>
          <w:lang w:eastAsia="en-US"/>
        </w:rPr>
        <w:t>ů</w:t>
      </w:r>
      <w:r w:rsidRPr="001F48D2">
        <w:rPr>
          <w:rFonts w:ascii="Corbel" w:eastAsia="Calibri" w:hAnsi="Corbel"/>
          <w:color w:val="575757"/>
          <w:lang w:eastAsia="en-US"/>
        </w:rPr>
        <w:t xml:space="preserve">, </w:t>
      </w:r>
      <w:r>
        <w:rPr>
          <w:rFonts w:ascii="Corbel" w:eastAsia="Calibri" w:hAnsi="Corbel"/>
          <w:color w:val="575757"/>
          <w:lang w:eastAsia="en-US"/>
        </w:rPr>
        <w:t xml:space="preserve">Společností </w:t>
      </w:r>
      <w:r w:rsidRPr="001F48D2">
        <w:rPr>
          <w:rFonts w:ascii="Corbel" w:eastAsia="Calibri" w:hAnsi="Corbel"/>
          <w:color w:val="575757"/>
          <w:lang w:eastAsia="en-US"/>
        </w:rPr>
        <w:t xml:space="preserve">nebo </w:t>
      </w:r>
      <w:r>
        <w:rPr>
          <w:rFonts w:ascii="Corbel" w:eastAsia="Calibri" w:hAnsi="Corbel"/>
          <w:color w:val="575757"/>
          <w:lang w:eastAsia="en-US"/>
        </w:rPr>
        <w:t>BPS</w:t>
      </w:r>
      <w:r w:rsidRPr="001F48D2">
        <w:rPr>
          <w:rFonts w:ascii="Corbel" w:eastAsia="Calibri" w:hAnsi="Corbel"/>
          <w:color w:val="575757"/>
          <w:lang w:eastAsia="en-US"/>
        </w:rPr>
        <w:t xml:space="preserve"> či obdobná činnost.</w:t>
      </w:r>
    </w:p>
    <w:p w14:paraId="4D1E31A4" w14:textId="77777777" w:rsidR="005B1763" w:rsidRPr="00314F46"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bookmarkStart w:id="427" w:name="_Ref522019193"/>
      <w:r w:rsidRPr="00314F46">
        <w:rPr>
          <w:rFonts w:ascii="Corbel" w:eastAsia="Calibri" w:hAnsi="Corbel"/>
          <w:b/>
          <w:color w:val="575757"/>
          <w:sz w:val="24"/>
          <w:lang w:eastAsia="en-US"/>
        </w:rPr>
        <w:t xml:space="preserve">Majetek </w:t>
      </w:r>
      <w:bookmarkEnd w:id="427"/>
      <w:r w:rsidRPr="00314F46">
        <w:rPr>
          <w:rFonts w:ascii="Corbel" w:eastAsia="Calibri" w:hAnsi="Corbel"/>
          <w:b/>
          <w:color w:val="575757"/>
          <w:sz w:val="24"/>
          <w:lang w:eastAsia="en-US"/>
        </w:rPr>
        <w:t>Společností</w:t>
      </w:r>
    </w:p>
    <w:p w14:paraId="1A6334E0" w14:textId="77777777"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314F46">
        <w:rPr>
          <w:rFonts w:ascii="Corbel" w:eastAsia="Calibri" w:hAnsi="Corbel"/>
          <w:color w:val="575757"/>
          <w:lang w:eastAsia="en-US"/>
        </w:rPr>
        <w:t>Společnost AGROBIOPLYN bude ke Dni vypořádání výlučným vlastníkem BPS a všech její</w:t>
      </w:r>
      <w:r>
        <w:rPr>
          <w:rFonts w:ascii="Corbel" w:eastAsia="Calibri" w:hAnsi="Corbel"/>
          <w:color w:val="575757"/>
          <w:lang w:eastAsia="en-US"/>
        </w:rPr>
        <w:t>ch</w:t>
      </w:r>
      <w:r w:rsidRPr="00314F46">
        <w:rPr>
          <w:rFonts w:ascii="Corbel" w:eastAsia="Calibri" w:hAnsi="Corbel"/>
          <w:color w:val="575757"/>
          <w:lang w:eastAsia="en-US"/>
        </w:rPr>
        <w:t xml:space="preserve"> součástí, komponent, příslušenství a souvisejících zařízení. BPS</w:t>
      </w:r>
      <w:r w:rsidRPr="00314F46">
        <w:rPr>
          <w:rFonts w:ascii="Corbel" w:eastAsia="Calibri" w:hAnsi="Corbel"/>
          <w:iCs/>
          <w:color w:val="575757"/>
          <w:lang w:eastAsia="en-US"/>
        </w:rPr>
        <w:t xml:space="preserve"> není zatížena žádnými </w:t>
      </w:r>
      <w:r>
        <w:rPr>
          <w:rFonts w:ascii="Corbel" w:eastAsia="Calibri" w:hAnsi="Corbel"/>
          <w:color w:val="575757"/>
          <w:lang w:eastAsia="en-US"/>
        </w:rPr>
        <w:t>P</w:t>
      </w:r>
      <w:r w:rsidRPr="00314F46">
        <w:rPr>
          <w:rFonts w:ascii="Corbel" w:eastAsia="Calibri" w:hAnsi="Corbel"/>
          <w:color w:val="575757"/>
          <w:lang w:eastAsia="en-US"/>
        </w:rPr>
        <w:t>rávy třetích osob ani jinými omezeními, které by Společnosti AGROBIOPLYN jakkoli bránily či omezovaly v nakládání, užívání a</w:t>
      </w:r>
      <w:r>
        <w:rPr>
          <w:rFonts w:ascii="Corbel" w:eastAsia="Calibri" w:hAnsi="Corbel"/>
          <w:color w:val="575757"/>
          <w:lang w:eastAsia="en-US"/>
        </w:rPr>
        <w:t>/nebo</w:t>
      </w:r>
      <w:r w:rsidRPr="00314F46">
        <w:rPr>
          <w:rFonts w:ascii="Corbel" w:eastAsia="Calibri" w:hAnsi="Corbel"/>
          <w:color w:val="575757"/>
          <w:lang w:eastAsia="en-US"/>
        </w:rPr>
        <w:t xml:space="preserve"> v dispozicích s BPS.</w:t>
      </w:r>
    </w:p>
    <w:p w14:paraId="6AF0361C" w14:textId="77777777"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314F46">
        <w:rPr>
          <w:rFonts w:ascii="Corbel" w:eastAsia="Calibri" w:hAnsi="Corbel"/>
          <w:color w:val="575757"/>
          <w:lang w:eastAsia="en-US"/>
        </w:rPr>
        <w:t xml:space="preserve">Společnosti budou nejpozději ke Dni vypořádání </w:t>
      </w:r>
      <w:r w:rsidRPr="00314F46">
        <w:rPr>
          <w:rFonts w:ascii="Corbel" w:eastAsia="Calibri" w:hAnsi="Corbel"/>
          <w:iCs/>
          <w:color w:val="575757"/>
          <w:lang w:eastAsia="en-US"/>
        </w:rPr>
        <w:t>vlastnit nebo na základě jiného právního titulu oprávněně užívat veškerý majetek,</w:t>
      </w:r>
      <w:r w:rsidRPr="00314F46">
        <w:rPr>
          <w:rFonts w:ascii="Corbel" w:eastAsia="Calibri" w:hAnsi="Corbel"/>
          <w:color w:val="575757"/>
          <w:lang w:eastAsia="en-US"/>
        </w:rPr>
        <w:t xml:space="preserve"> který je nutný a potřebný k provozování jejich činnosti, zejména k provozování BPS.</w:t>
      </w:r>
    </w:p>
    <w:p w14:paraId="1C58CDFB" w14:textId="77777777"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314F46">
        <w:rPr>
          <w:rFonts w:ascii="Corbel" w:eastAsia="Calibri" w:hAnsi="Corbel"/>
          <w:iCs/>
          <w:color w:val="575757"/>
          <w:lang w:eastAsia="en-US"/>
        </w:rPr>
        <w:t>Společnost</w:t>
      </w:r>
      <w:r>
        <w:rPr>
          <w:rFonts w:ascii="Corbel" w:eastAsia="Calibri" w:hAnsi="Corbel"/>
          <w:iCs/>
          <w:color w:val="575757"/>
          <w:lang w:eastAsia="en-US"/>
        </w:rPr>
        <w:t xml:space="preserve"> AGROBIOPLYN</w:t>
      </w:r>
      <w:r w:rsidRPr="00314F46">
        <w:rPr>
          <w:rFonts w:ascii="Corbel" w:eastAsia="Calibri" w:hAnsi="Corbel"/>
          <w:iCs/>
          <w:color w:val="575757"/>
          <w:lang w:eastAsia="en-US"/>
        </w:rPr>
        <w:t xml:space="preserve"> </w:t>
      </w:r>
      <w:r>
        <w:rPr>
          <w:rFonts w:ascii="Corbel" w:eastAsia="Calibri" w:hAnsi="Corbel"/>
          <w:iCs/>
          <w:color w:val="575757"/>
          <w:lang w:eastAsia="en-US"/>
        </w:rPr>
        <w:t>je</w:t>
      </w:r>
      <w:r w:rsidRPr="00314F46">
        <w:rPr>
          <w:rFonts w:ascii="Corbel" w:eastAsia="Calibri" w:hAnsi="Corbel"/>
          <w:iCs/>
          <w:color w:val="575757"/>
          <w:lang w:eastAsia="en-US"/>
        </w:rPr>
        <w:t xml:space="preserve"> výlučným vlastníkem všech věcí uvedených v Seznamu majetku</w:t>
      </w:r>
      <w:r>
        <w:rPr>
          <w:rFonts w:ascii="Corbel" w:eastAsia="Calibri" w:hAnsi="Corbel"/>
          <w:iCs/>
          <w:color w:val="575757"/>
          <w:lang w:eastAsia="en-US"/>
        </w:rPr>
        <w:t xml:space="preserve"> a ke Dni vypořádání bude výlučným vlastníkem také Pozemku</w:t>
      </w:r>
      <w:r w:rsidRPr="00314F46">
        <w:rPr>
          <w:rFonts w:ascii="Corbel" w:eastAsia="Calibri" w:hAnsi="Corbel"/>
          <w:iCs/>
          <w:color w:val="575757"/>
          <w:lang w:eastAsia="en-US"/>
        </w:rPr>
        <w:t xml:space="preserve">. Na věcech uvedených v Seznamu majetku nespočívají žádná </w:t>
      </w:r>
      <w:r>
        <w:rPr>
          <w:rFonts w:ascii="Corbel" w:eastAsia="Calibri" w:hAnsi="Corbel"/>
          <w:iCs/>
          <w:color w:val="575757"/>
          <w:lang w:eastAsia="en-US"/>
        </w:rPr>
        <w:t>Práva</w:t>
      </w:r>
      <w:r w:rsidRPr="00314F46">
        <w:rPr>
          <w:rFonts w:ascii="Corbel" w:eastAsia="Calibri" w:hAnsi="Corbel"/>
          <w:iCs/>
          <w:color w:val="575757"/>
          <w:lang w:eastAsia="en-US"/>
        </w:rPr>
        <w:t xml:space="preserve"> třetích osob, spory, žaloby a jiná správní a soudní řízení jakéhokoli druhu a takové spory nebo řízení nehrozí</w:t>
      </w:r>
      <w:r w:rsidRPr="00314F46">
        <w:rPr>
          <w:rFonts w:ascii="Corbel" w:eastAsia="Calibri" w:hAnsi="Corbel"/>
          <w:color w:val="575757"/>
          <w:lang w:eastAsia="en-US"/>
        </w:rPr>
        <w:t>.</w:t>
      </w:r>
      <w:r>
        <w:rPr>
          <w:rFonts w:ascii="Corbel" w:eastAsia="Calibri" w:hAnsi="Corbel"/>
          <w:color w:val="575757"/>
          <w:lang w:eastAsia="en-US"/>
        </w:rPr>
        <w:t xml:space="preserve"> </w:t>
      </w:r>
      <w:r w:rsidRPr="00314F46">
        <w:rPr>
          <w:rFonts w:ascii="Corbel" w:eastAsia="Calibri" w:hAnsi="Corbel"/>
          <w:iCs/>
          <w:color w:val="575757"/>
          <w:lang w:eastAsia="en-US"/>
        </w:rPr>
        <w:t xml:space="preserve">Na </w:t>
      </w:r>
      <w:r>
        <w:rPr>
          <w:rFonts w:ascii="Corbel" w:eastAsia="Calibri" w:hAnsi="Corbel"/>
          <w:iCs/>
          <w:color w:val="575757"/>
          <w:lang w:eastAsia="en-US"/>
        </w:rPr>
        <w:t xml:space="preserve">Pozemku ke Dni vypořádání </w:t>
      </w:r>
      <w:r w:rsidRPr="00314F46">
        <w:rPr>
          <w:rFonts w:ascii="Corbel" w:eastAsia="Calibri" w:hAnsi="Corbel"/>
          <w:iCs/>
          <w:color w:val="575757"/>
          <w:lang w:eastAsia="en-US"/>
        </w:rPr>
        <w:t xml:space="preserve">nespočívají žádná </w:t>
      </w:r>
      <w:r>
        <w:rPr>
          <w:rFonts w:ascii="Corbel" w:eastAsia="Calibri" w:hAnsi="Corbel"/>
          <w:iCs/>
          <w:color w:val="575757"/>
          <w:lang w:eastAsia="en-US"/>
        </w:rPr>
        <w:t>Práva</w:t>
      </w:r>
      <w:r w:rsidRPr="00314F46">
        <w:rPr>
          <w:rFonts w:ascii="Corbel" w:eastAsia="Calibri" w:hAnsi="Corbel"/>
          <w:iCs/>
          <w:color w:val="575757"/>
          <w:lang w:eastAsia="en-US"/>
        </w:rPr>
        <w:t xml:space="preserve"> třetích osob, </w:t>
      </w:r>
      <w:r w:rsidRPr="00314F46">
        <w:rPr>
          <w:rFonts w:ascii="Corbel" w:eastAsia="Calibri" w:hAnsi="Corbel"/>
          <w:iCs/>
          <w:color w:val="575757"/>
          <w:lang w:eastAsia="en-US"/>
        </w:rPr>
        <w:lastRenderedPageBreak/>
        <w:t>spory, žaloby a jiná správní a soudní řízení jakéhokoli druhu a takové spory nebo řízení nehrozí</w:t>
      </w:r>
    </w:p>
    <w:p w14:paraId="15E2C8C3" w14:textId="77777777"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314F46">
        <w:rPr>
          <w:rFonts w:ascii="Corbel" w:hAnsi="Corbel"/>
          <w:iCs/>
          <w:color w:val="575757"/>
        </w:rPr>
        <w:t>BPS je řádně fungujícím zařízením určeným ke zpracování bioodpadu a výrobě elektrické a tepelné energie v souladu s příslušnými právními předpisy a technickými normami a neexistují žádné okolnosti, které by ohrožovaly její řádné fungování</w:t>
      </w:r>
      <w:r w:rsidRPr="00314F46">
        <w:rPr>
          <w:rFonts w:ascii="Corbel" w:eastAsia="Calibri" w:hAnsi="Corbel"/>
          <w:color w:val="575757"/>
          <w:lang w:eastAsia="en-US"/>
        </w:rPr>
        <w:t>.</w:t>
      </w:r>
      <w:r w:rsidRPr="00314F46">
        <w:rPr>
          <w:rFonts w:ascii="Corbel" w:eastAsia="Calibri" w:hAnsi="Corbel"/>
          <w:iCs/>
          <w:color w:val="575757"/>
          <w:lang w:eastAsia="en-US"/>
        </w:rPr>
        <w:t xml:space="preserve"> BPS, veškeré její součásti a příslušenství, související zařízení a</w:t>
      </w:r>
      <w:r>
        <w:rPr>
          <w:rFonts w:ascii="Corbel" w:eastAsia="Calibri" w:hAnsi="Corbel"/>
          <w:iCs/>
          <w:color w:val="575757"/>
          <w:lang w:eastAsia="en-US"/>
        </w:rPr>
        <w:t> </w:t>
      </w:r>
      <w:r w:rsidRPr="00314F46">
        <w:rPr>
          <w:rFonts w:ascii="Corbel" w:eastAsia="Calibri" w:hAnsi="Corbel"/>
          <w:iCs/>
          <w:color w:val="575757"/>
          <w:lang w:eastAsia="en-US"/>
        </w:rPr>
        <w:t>movité věci související s provozem BPS jsou způsobilé k řádnému užívání, ve funkčním technickém stavu, s přihlédnutím k běžnému opotřebení a stáří, a jsou řádně prováděny veškeré potřebné či povinné revize, prohlídky, zátěžové testy a jiné zkoušky.</w:t>
      </w:r>
    </w:p>
    <w:p w14:paraId="383CAB9E" w14:textId="77777777"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314F46">
        <w:rPr>
          <w:rFonts w:ascii="Corbel" w:eastAsia="Calibri" w:hAnsi="Corbel"/>
          <w:iCs/>
          <w:color w:val="575757"/>
          <w:lang w:eastAsia="en-US"/>
        </w:rPr>
        <w:t>Pro každou ze Společností jsou na základě příslušných smluv vedeny pouze bankovní účty uvedené v Seznamu bankovních účtů.</w:t>
      </w:r>
    </w:p>
    <w:p w14:paraId="0A90B0E2" w14:textId="15341D40"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314F46">
        <w:rPr>
          <w:rFonts w:ascii="Corbel" w:eastAsia="Calibri" w:hAnsi="Corbel"/>
          <w:iCs/>
          <w:color w:val="575757"/>
          <w:lang w:eastAsia="en-US"/>
        </w:rPr>
        <w:t xml:space="preserve">Na bankovních účtech Společnosti RELAKA byly ke </w:t>
      </w:r>
      <w:r>
        <w:rPr>
          <w:rFonts w:ascii="Corbel" w:eastAsia="Calibri" w:hAnsi="Corbel"/>
          <w:iCs/>
          <w:color w:val="575757"/>
          <w:lang w:eastAsia="en-US"/>
        </w:rPr>
        <w:t>dni 25. 5. 2022</w:t>
      </w:r>
      <w:r w:rsidRPr="00314F46">
        <w:rPr>
          <w:rFonts w:ascii="Corbel" w:eastAsia="Calibri" w:hAnsi="Corbel"/>
          <w:iCs/>
          <w:color w:val="575757"/>
          <w:lang w:eastAsia="en-US"/>
        </w:rPr>
        <w:t xml:space="preserve"> evidovány finanční prostředky v celkové výši</w:t>
      </w:r>
      <w:r w:rsidR="003B6829">
        <w:rPr>
          <w:rFonts w:ascii="Corbel" w:eastAsia="Calibri" w:hAnsi="Corbel"/>
          <w:iCs/>
          <w:color w:val="575757"/>
          <w:lang w:eastAsia="en-US"/>
        </w:rPr>
        <w:t xml:space="preserve"> 48.690,</w:t>
      </w:r>
      <w:proofErr w:type="gramStart"/>
      <w:r w:rsidR="003B6829">
        <w:rPr>
          <w:rFonts w:ascii="Corbel" w:eastAsia="Calibri" w:hAnsi="Corbel"/>
          <w:iCs/>
          <w:color w:val="575757"/>
          <w:lang w:eastAsia="en-US"/>
        </w:rPr>
        <w:t>-</w:t>
      </w:r>
      <w:r w:rsidRPr="00314F46">
        <w:rPr>
          <w:rFonts w:ascii="Corbel" w:eastAsia="Calibri" w:hAnsi="Corbel"/>
          <w:iCs/>
          <w:color w:val="575757"/>
          <w:lang w:eastAsia="en-US"/>
        </w:rPr>
        <w:t xml:space="preserve">  Kč</w:t>
      </w:r>
      <w:proofErr w:type="gramEnd"/>
      <w:r w:rsidRPr="00314F46">
        <w:rPr>
          <w:rFonts w:ascii="Corbel" w:eastAsia="Calibri" w:hAnsi="Corbel"/>
          <w:iCs/>
          <w:color w:val="575757"/>
          <w:lang w:eastAsia="en-US"/>
        </w:rPr>
        <w:t xml:space="preserve"> a v pokladně Společnosti RELAKA byla k témuž dni uložena hotovost v</w:t>
      </w:r>
      <w:r>
        <w:rPr>
          <w:rFonts w:ascii="Corbel" w:eastAsia="Calibri" w:hAnsi="Corbel"/>
          <w:iCs/>
          <w:color w:val="575757"/>
          <w:lang w:eastAsia="en-US"/>
        </w:rPr>
        <w:t> </w:t>
      </w:r>
      <w:r w:rsidRPr="00314F46">
        <w:rPr>
          <w:rFonts w:ascii="Corbel" w:eastAsia="Calibri" w:hAnsi="Corbel"/>
          <w:iCs/>
          <w:color w:val="575757"/>
          <w:lang w:eastAsia="en-US"/>
        </w:rPr>
        <w:t xml:space="preserve">celkové výši </w:t>
      </w:r>
      <w:r w:rsidR="003B6829">
        <w:rPr>
          <w:rFonts w:ascii="Corbel" w:eastAsia="Calibri" w:hAnsi="Corbel"/>
          <w:iCs/>
          <w:color w:val="575757"/>
          <w:lang w:eastAsia="en-US"/>
        </w:rPr>
        <w:t>0,-</w:t>
      </w:r>
      <w:r w:rsidRPr="00314F46">
        <w:rPr>
          <w:rFonts w:ascii="Corbel" w:eastAsia="Calibri" w:hAnsi="Corbel"/>
          <w:iCs/>
          <w:color w:val="575757"/>
          <w:lang w:eastAsia="en-US"/>
        </w:rPr>
        <w:t xml:space="preserve"> Kč. </w:t>
      </w:r>
    </w:p>
    <w:p w14:paraId="6BDE7177" w14:textId="26BDC7F5"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314F46">
        <w:rPr>
          <w:rFonts w:ascii="Corbel" w:eastAsia="Calibri" w:hAnsi="Corbel"/>
          <w:iCs/>
          <w:color w:val="575757"/>
          <w:lang w:eastAsia="en-US"/>
        </w:rPr>
        <w:t xml:space="preserve">Na bankovních účtech Společnosti </w:t>
      </w:r>
      <w:r w:rsidRPr="00314F46">
        <w:rPr>
          <w:rFonts w:ascii="Corbel" w:eastAsia="Calibri" w:hAnsi="Corbel"/>
          <w:color w:val="575757"/>
          <w:lang w:eastAsia="en-US"/>
        </w:rPr>
        <w:t xml:space="preserve">AGROBIOPLYN </w:t>
      </w:r>
      <w:r w:rsidRPr="00314F46">
        <w:rPr>
          <w:rFonts w:ascii="Corbel" w:eastAsia="Calibri" w:hAnsi="Corbel"/>
          <w:iCs/>
          <w:color w:val="575757"/>
          <w:lang w:eastAsia="en-US"/>
        </w:rPr>
        <w:t xml:space="preserve">byly ke </w:t>
      </w:r>
      <w:r>
        <w:rPr>
          <w:rFonts w:ascii="Corbel" w:eastAsia="Calibri" w:hAnsi="Corbel"/>
          <w:iCs/>
          <w:color w:val="575757"/>
          <w:lang w:eastAsia="en-US"/>
        </w:rPr>
        <w:t>dni 2</w:t>
      </w:r>
      <w:r w:rsidR="004A5810">
        <w:rPr>
          <w:rFonts w:ascii="Corbel" w:eastAsia="Calibri" w:hAnsi="Corbel"/>
          <w:iCs/>
          <w:color w:val="575757"/>
          <w:lang w:eastAsia="en-US"/>
        </w:rPr>
        <w:t>6</w:t>
      </w:r>
      <w:r>
        <w:rPr>
          <w:rFonts w:ascii="Corbel" w:eastAsia="Calibri" w:hAnsi="Corbel"/>
          <w:iCs/>
          <w:color w:val="575757"/>
          <w:lang w:eastAsia="en-US"/>
        </w:rPr>
        <w:t>. 5. 2022</w:t>
      </w:r>
      <w:r w:rsidRPr="00314F46">
        <w:rPr>
          <w:rFonts w:ascii="Corbel" w:eastAsia="Calibri" w:hAnsi="Corbel"/>
          <w:iCs/>
          <w:color w:val="575757"/>
          <w:lang w:eastAsia="en-US"/>
        </w:rPr>
        <w:t xml:space="preserve"> evidovány finanční prostředky v celkové výši </w:t>
      </w:r>
      <w:r w:rsidR="004A5810">
        <w:rPr>
          <w:rFonts w:ascii="Corbel" w:eastAsia="Calibri" w:hAnsi="Corbel"/>
          <w:iCs/>
          <w:color w:val="575757"/>
          <w:lang w:eastAsia="en-US"/>
        </w:rPr>
        <w:t>3.269,08</w:t>
      </w:r>
      <w:r w:rsidRPr="00314F46">
        <w:rPr>
          <w:rFonts w:ascii="Corbel" w:eastAsia="Calibri" w:hAnsi="Corbel"/>
          <w:iCs/>
          <w:color w:val="575757"/>
          <w:lang w:eastAsia="en-US"/>
        </w:rPr>
        <w:t xml:space="preserve"> Kč a v pokladně Společnosti </w:t>
      </w:r>
      <w:r w:rsidRPr="00314F46">
        <w:rPr>
          <w:rFonts w:ascii="Corbel" w:eastAsia="Calibri" w:hAnsi="Corbel"/>
          <w:color w:val="575757"/>
          <w:lang w:eastAsia="en-US"/>
        </w:rPr>
        <w:t xml:space="preserve">AGROBIOPLYN </w:t>
      </w:r>
      <w:r w:rsidRPr="00314F46">
        <w:rPr>
          <w:rFonts w:ascii="Corbel" w:eastAsia="Calibri" w:hAnsi="Corbel"/>
          <w:iCs/>
          <w:color w:val="575757"/>
          <w:lang w:eastAsia="en-US"/>
        </w:rPr>
        <w:t xml:space="preserve">byla k témuž dni uložena hotovost v celkové výši </w:t>
      </w:r>
      <w:r w:rsidR="004A5810">
        <w:rPr>
          <w:rFonts w:ascii="Corbel" w:eastAsia="Calibri" w:hAnsi="Corbel"/>
          <w:iCs/>
          <w:color w:val="575757"/>
          <w:lang w:eastAsia="en-US"/>
        </w:rPr>
        <w:t>1.176</w:t>
      </w:r>
      <w:r w:rsidRPr="00314F46">
        <w:rPr>
          <w:rFonts w:ascii="Corbel" w:eastAsia="Calibri" w:hAnsi="Corbel"/>
          <w:iCs/>
          <w:color w:val="575757"/>
          <w:lang w:eastAsia="en-US"/>
        </w:rPr>
        <w:t xml:space="preserve"> Kč. </w:t>
      </w:r>
    </w:p>
    <w:p w14:paraId="4FB3D83E" w14:textId="77777777"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314F46">
        <w:rPr>
          <w:rFonts w:ascii="Corbel" w:eastAsia="Calibri" w:hAnsi="Corbel"/>
          <w:iCs/>
          <w:color w:val="575757"/>
          <w:lang w:eastAsia="en-US"/>
        </w:rPr>
        <w:t>Žádná ze Společností nepřenechává do užívání třetím osobám žádné movité či nemovité věci ve</w:t>
      </w:r>
      <w:r>
        <w:rPr>
          <w:rFonts w:ascii="Corbel" w:eastAsia="Calibri" w:hAnsi="Corbel"/>
          <w:iCs/>
          <w:color w:val="575757"/>
          <w:lang w:eastAsia="en-US"/>
        </w:rPr>
        <w:t> </w:t>
      </w:r>
      <w:r w:rsidRPr="00314F46">
        <w:rPr>
          <w:rFonts w:ascii="Corbel" w:eastAsia="Calibri" w:hAnsi="Corbel"/>
          <w:iCs/>
          <w:color w:val="575757"/>
          <w:lang w:eastAsia="en-US"/>
        </w:rPr>
        <w:t>vlastnictví každé ze Společností</w:t>
      </w:r>
      <w:r>
        <w:rPr>
          <w:rFonts w:ascii="Corbel" w:eastAsia="Calibri" w:hAnsi="Corbel"/>
          <w:iCs/>
          <w:color w:val="575757"/>
          <w:lang w:eastAsia="en-US"/>
        </w:rPr>
        <w:t>.</w:t>
      </w:r>
    </w:p>
    <w:p w14:paraId="417B9FA9" w14:textId="77777777" w:rsidR="005B1763" w:rsidRPr="00314F46"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sidRPr="00314F46">
        <w:rPr>
          <w:rFonts w:ascii="Corbel" w:hAnsi="Corbel"/>
          <w:b/>
          <w:bCs/>
          <w:color w:val="575757"/>
        </w:rPr>
        <w:t>Nemovité věci</w:t>
      </w:r>
      <w:r w:rsidRPr="00314F46">
        <w:rPr>
          <w:rFonts w:ascii="Corbel" w:hAnsi="Corbel"/>
          <w:color w:val="575757"/>
        </w:rPr>
        <w:t xml:space="preserve"> </w:t>
      </w:r>
      <w:r w:rsidRPr="00314F46">
        <w:rPr>
          <w:rFonts w:ascii="Corbel" w:eastAsia="Calibri" w:hAnsi="Corbel"/>
          <w:b/>
          <w:color w:val="575757"/>
          <w:sz w:val="24"/>
          <w:lang w:eastAsia="en-US"/>
        </w:rPr>
        <w:t>BPS</w:t>
      </w:r>
    </w:p>
    <w:p w14:paraId="3EA8E7C4" w14:textId="77777777"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bookmarkStart w:id="428" w:name="_Ref445745878"/>
      <w:r w:rsidRPr="00314F46">
        <w:rPr>
          <w:rFonts w:ascii="Corbel" w:eastAsia="Calibri" w:hAnsi="Corbel"/>
          <w:color w:val="575757"/>
          <w:lang w:eastAsia="en-US"/>
        </w:rPr>
        <w:t xml:space="preserve">BPS je umístěna výlučně na </w:t>
      </w:r>
      <w:r w:rsidRPr="00314F46">
        <w:rPr>
          <w:rFonts w:ascii="Corbel" w:hAnsi="Corbel"/>
          <w:color w:val="575757"/>
        </w:rPr>
        <w:t xml:space="preserve">Nemovitých věcech </w:t>
      </w:r>
      <w:r w:rsidRPr="00314F46">
        <w:rPr>
          <w:rFonts w:ascii="Corbel" w:eastAsia="Calibri" w:hAnsi="Corbel"/>
          <w:color w:val="575757"/>
          <w:lang w:eastAsia="en-US"/>
        </w:rPr>
        <w:t>BPS, které budou ke Dni vypořádání ve vlastnictví Společnosti AGROBIOPLYN</w:t>
      </w:r>
      <w:r>
        <w:rPr>
          <w:rFonts w:ascii="Corbel" w:eastAsia="Calibri" w:hAnsi="Corbel"/>
          <w:color w:val="575757"/>
          <w:lang w:eastAsia="en-US"/>
        </w:rPr>
        <w:t>, a to včetně Pozemku</w:t>
      </w:r>
      <w:r w:rsidRPr="00314F46">
        <w:rPr>
          <w:rFonts w:ascii="Corbel" w:eastAsia="Calibri" w:hAnsi="Corbel"/>
          <w:color w:val="575757"/>
          <w:lang w:eastAsia="en-US"/>
        </w:rPr>
        <w:t xml:space="preserve">. </w:t>
      </w:r>
      <w:bookmarkEnd w:id="428"/>
      <w:r w:rsidRPr="00314F46">
        <w:rPr>
          <w:rFonts w:ascii="Corbel" w:hAnsi="Corbel"/>
          <w:color w:val="575757"/>
        </w:rPr>
        <w:t xml:space="preserve">Společnost </w:t>
      </w:r>
      <w:r w:rsidRPr="00314F46">
        <w:rPr>
          <w:rFonts w:ascii="Corbel" w:eastAsia="Calibri" w:hAnsi="Corbel"/>
          <w:color w:val="575757"/>
          <w:lang w:eastAsia="en-US"/>
        </w:rPr>
        <w:t>AGROBIOPLYN</w:t>
      </w:r>
      <w:r w:rsidRPr="00314F46" w:rsidDel="007708CB">
        <w:rPr>
          <w:rFonts w:ascii="Corbel" w:hAnsi="Corbel"/>
          <w:color w:val="575757"/>
        </w:rPr>
        <w:t xml:space="preserve"> </w:t>
      </w:r>
      <w:r w:rsidRPr="00314F46">
        <w:rPr>
          <w:rFonts w:ascii="Corbel" w:hAnsi="Corbel"/>
          <w:color w:val="575757"/>
        </w:rPr>
        <w:t>je oprávněna užívat Nemovité věci BPS za</w:t>
      </w:r>
      <w:r>
        <w:rPr>
          <w:rFonts w:ascii="Corbel" w:hAnsi="Corbel"/>
          <w:color w:val="575757"/>
        </w:rPr>
        <w:t> </w:t>
      </w:r>
      <w:r w:rsidRPr="00314F46">
        <w:rPr>
          <w:rFonts w:ascii="Corbel" w:hAnsi="Corbel"/>
          <w:color w:val="575757"/>
        </w:rPr>
        <w:t xml:space="preserve">účelem provozu BPS a neexistují žádné okolnosti, které by Společnosti </w:t>
      </w:r>
      <w:r w:rsidRPr="00314F46">
        <w:rPr>
          <w:rFonts w:ascii="Corbel" w:eastAsia="Calibri" w:hAnsi="Corbel"/>
          <w:color w:val="575757"/>
          <w:lang w:eastAsia="en-US"/>
        </w:rPr>
        <w:t>AGROBIOPLYN</w:t>
      </w:r>
      <w:r w:rsidRPr="00314F46" w:rsidDel="007708CB">
        <w:rPr>
          <w:rFonts w:ascii="Corbel" w:hAnsi="Corbel"/>
          <w:color w:val="575757"/>
        </w:rPr>
        <w:t xml:space="preserve"> </w:t>
      </w:r>
      <w:r w:rsidRPr="00314F46">
        <w:rPr>
          <w:rFonts w:ascii="Corbel" w:hAnsi="Corbel"/>
          <w:color w:val="575757"/>
        </w:rPr>
        <w:t xml:space="preserve">bránily či Společnost </w:t>
      </w:r>
      <w:r w:rsidRPr="00314F46">
        <w:rPr>
          <w:rFonts w:ascii="Corbel" w:eastAsia="Calibri" w:hAnsi="Corbel"/>
          <w:color w:val="575757"/>
          <w:lang w:eastAsia="en-US"/>
        </w:rPr>
        <w:t>AGROBIOPLYN</w:t>
      </w:r>
      <w:r w:rsidRPr="00314F46" w:rsidDel="007708CB">
        <w:rPr>
          <w:rFonts w:ascii="Corbel" w:hAnsi="Corbel"/>
          <w:color w:val="575757"/>
        </w:rPr>
        <w:t xml:space="preserve"> </w:t>
      </w:r>
      <w:r w:rsidRPr="00314F46">
        <w:rPr>
          <w:rFonts w:ascii="Corbel" w:hAnsi="Corbel"/>
          <w:color w:val="575757"/>
        </w:rPr>
        <w:t>omezovaly v užívání a provozování BPS na Nemovitých věcech BPS.</w:t>
      </w:r>
    </w:p>
    <w:p w14:paraId="70D02E14" w14:textId="77777777"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314F46">
        <w:rPr>
          <w:rFonts w:ascii="Corbel" w:hAnsi="Corbel"/>
          <w:color w:val="575757"/>
        </w:rPr>
        <w:t xml:space="preserve">Nemovité věci </w:t>
      </w:r>
      <w:r w:rsidRPr="00314F46">
        <w:rPr>
          <w:rFonts w:ascii="Corbel" w:eastAsia="Calibri" w:hAnsi="Corbel"/>
          <w:iCs/>
          <w:color w:val="575757"/>
          <w:lang w:eastAsia="en-US"/>
        </w:rPr>
        <w:t xml:space="preserve">BPS nejsou zatíženy žádnými </w:t>
      </w:r>
      <w:r>
        <w:rPr>
          <w:rFonts w:ascii="Corbel" w:eastAsia="Calibri" w:hAnsi="Corbel"/>
          <w:color w:val="575757"/>
          <w:lang w:eastAsia="en-US"/>
        </w:rPr>
        <w:t>P</w:t>
      </w:r>
      <w:r w:rsidRPr="00314F46">
        <w:rPr>
          <w:rFonts w:ascii="Corbel" w:eastAsia="Calibri" w:hAnsi="Corbel"/>
          <w:color w:val="575757"/>
          <w:lang w:eastAsia="en-US"/>
        </w:rPr>
        <w:t>rávy třetích osob ani jinými omezeními, které by Společnosti AGROBIOPLYN</w:t>
      </w:r>
      <w:r w:rsidRPr="00314F46" w:rsidDel="007708CB">
        <w:rPr>
          <w:rFonts w:ascii="Corbel" w:eastAsia="Calibri" w:hAnsi="Corbel"/>
          <w:color w:val="575757"/>
          <w:lang w:eastAsia="en-US"/>
        </w:rPr>
        <w:t xml:space="preserve"> </w:t>
      </w:r>
      <w:r w:rsidRPr="00314F46">
        <w:rPr>
          <w:rFonts w:ascii="Corbel" w:eastAsia="Calibri" w:hAnsi="Corbel"/>
          <w:color w:val="575757"/>
          <w:lang w:eastAsia="en-US"/>
        </w:rPr>
        <w:t>jakkoli bránily či Společnost AGROBIOPLYN</w:t>
      </w:r>
      <w:r w:rsidRPr="00314F46" w:rsidDel="007708CB">
        <w:rPr>
          <w:rFonts w:ascii="Corbel" w:eastAsia="Calibri" w:hAnsi="Corbel"/>
          <w:color w:val="575757"/>
          <w:lang w:eastAsia="en-US"/>
        </w:rPr>
        <w:t xml:space="preserve"> </w:t>
      </w:r>
      <w:r w:rsidRPr="00314F46">
        <w:rPr>
          <w:rFonts w:ascii="Corbel" w:eastAsia="Calibri" w:hAnsi="Corbel"/>
          <w:color w:val="575757"/>
          <w:lang w:eastAsia="en-US"/>
        </w:rPr>
        <w:t>omezovaly v jejich užívání či v dispozicích s nimi.</w:t>
      </w:r>
    </w:p>
    <w:p w14:paraId="7D84BA56" w14:textId="77777777"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bookmarkStart w:id="429" w:name="_Ref445745896"/>
      <w:r w:rsidRPr="00314F46">
        <w:rPr>
          <w:rFonts w:ascii="Corbel" w:hAnsi="Corbel"/>
          <w:color w:val="575757"/>
        </w:rPr>
        <w:t xml:space="preserve">Nemovité věci </w:t>
      </w:r>
      <w:r w:rsidRPr="00314F46">
        <w:rPr>
          <w:rFonts w:ascii="Corbel" w:eastAsia="Calibri" w:hAnsi="Corbel"/>
          <w:color w:val="575757"/>
          <w:lang w:eastAsia="en-US"/>
        </w:rPr>
        <w:t xml:space="preserve">BPS jsou volně přístupné z veřejných komunikací, a to bez jakýchkoliv poplatků, přičemž neexistuje žádná okolnost, na </w:t>
      </w:r>
      <w:proofErr w:type="gramStart"/>
      <w:r w:rsidRPr="00314F46">
        <w:rPr>
          <w:rFonts w:ascii="Corbel" w:eastAsia="Calibri" w:hAnsi="Corbel"/>
          <w:color w:val="575757"/>
          <w:lang w:eastAsia="en-US"/>
        </w:rPr>
        <w:t>základě</w:t>
      </w:r>
      <w:proofErr w:type="gramEnd"/>
      <w:r w:rsidRPr="00314F46">
        <w:rPr>
          <w:rFonts w:ascii="Corbel" w:eastAsia="Calibri" w:hAnsi="Corbel"/>
          <w:color w:val="575757"/>
          <w:lang w:eastAsia="en-US"/>
        </w:rPr>
        <w:t xml:space="preserve"> které by třetí osoba mohla bránit Společnosti AGROBIOPLYN</w:t>
      </w:r>
      <w:r w:rsidRPr="00314F46" w:rsidDel="007708CB">
        <w:rPr>
          <w:rFonts w:ascii="Corbel" w:eastAsia="Calibri" w:hAnsi="Corbel"/>
          <w:color w:val="575757"/>
          <w:lang w:eastAsia="en-US"/>
        </w:rPr>
        <w:t xml:space="preserve"> </w:t>
      </w:r>
      <w:r w:rsidRPr="00314F46">
        <w:rPr>
          <w:rFonts w:ascii="Corbel" w:eastAsia="Calibri" w:hAnsi="Corbel"/>
          <w:color w:val="575757"/>
          <w:lang w:eastAsia="en-US"/>
        </w:rPr>
        <w:t>a/nebo Kupujícímu v přístupu k </w:t>
      </w:r>
      <w:r w:rsidRPr="00314F46">
        <w:rPr>
          <w:rFonts w:ascii="Corbel" w:hAnsi="Corbel"/>
          <w:color w:val="575757"/>
        </w:rPr>
        <w:t xml:space="preserve">Nemovitým věcem </w:t>
      </w:r>
      <w:r w:rsidRPr="00314F46">
        <w:rPr>
          <w:rFonts w:ascii="Corbel" w:eastAsia="Calibri" w:hAnsi="Corbel"/>
          <w:color w:val="575757"/>
          <w:lang w:eastAsia="en-US"/>
        </w:rPr>
        <w:t>BPS.</w:t>
      </w:r>
      <w:bookmarkEnd w:id="429"/>
      <w:r w:rsidRPr="00314F46">
        <w:rPr>
          <w:rFonts w:ascii="Corbel" w:eastAsia="Calibri" w:hAnsi="Corbel"/>
          <w:color w:val="575757"/>
          <w:lang w:eastAsia="en-US"/>
        </w:rPr>
        <w:t xml:space="preserve"> </w:t>
      </w:r>
    </w:p>
    <w:p w14:paraId="67ED65DB" w14:textId="77777777" w:rsidR="005B1763"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314F46">
        <w:rPr>
          <w:rFonts w:ascii="Corbel" w:eastAsia="Calibri" w:hAnsi="Corbel"/>
          <w:color w:val="575757"/>
          <w:lang w:eastAsia="en-US"/>
        </w:rPr>
        <w:t>Neexistují žádná práva vlastníků pozemků sousedících s </w:t>
      </w:r>
      <w:r w:rsidRPr="00314F46">
        <w:rPr>
          <w:rFonts w:ascii="Corbel" w:hAnsi="Corbel"/>
          <w:color w:val="575757"/>
        </w:rPr>
        <w:t xml:space="preserve">Nemovitými věcmi </w:t>
      </w:r>
      <w:r w:rsidRPr="00314F46">
        <w:rPr>
          <w:rFonts w:ascii="Corbel" w:eastAsia="Calibri" w:hAnsi="Corbel"/>
          <w:color w:val="575757"/>
          <w:lang w:eastAsia="en-US"/>
        </w:rPr>
        <w:t>BPS, které by byly uplatněny proti Společnosti AGROBIOPLYN</w:t>
      </w:r>
      <w:r w:rsidRPr="00314F46" w:rsidDel="007708CB">
        <w:rPr>
          <w:rFonts w:ascii="Corbel" w:eastAsia="Calibri" w:hAnsi="Corbel"/>
          <w:color w:val="575757"/>
          <w:lang w:eastAsia="en-US"/>
        </w:rPr>
        <w:t xml:space="preserve"> </w:t>
      </w:r>
      <w:r w:rsidRPr="00314F46">
        <w:rPr>
          <w:rFonts w:ascii="Corbel" w:eastAsia="Calibri" w:hAnsi="Corbel"/>
          <w:color w:val="575757"/>
          <w:lang w:eastAsia="en-US"/>
        </w:rPr>
        <w:t>a/nebo Prodávajícím v souvislosti s umístěním, výstavbou či provozováním BPS.</w:t>
      </w:r>
    </w:p>
    <w:p w14:paraId="19698310" w14:textId="77777777" w:rsidR="005B1763"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Pr>
          <w:rFonts w:ascii="Corbel" w:eastAsia="Calibri" w:hAnsi="Corbel"/>
          <w:color w:val="575757"/>
          <w:lang w:eastAsia="en-US"/>
        </w:rPr>
        <w:t>Městským úřadem v Sadské bylo pod č.j.: MUS/1101/2022/</w:t>
      </w:r>
      <w:proofErr w:type="spellStart"/>
      <w:r>
        <w:rPr>
          <w:rFonts w:ascii="Corbel" w:eastAsia="Calibri" w:hAnsi="Corbel"/>
          <w:color w:val="575757"/>
          <w:lang w:eastAsia="en-US"/>
        </w:rPr>
        <w:t>Ma</w:t>
      </w:r>
      <w:proofErr w:type="spellEnd"/>
      <w:r>
        <w:rPr>
          <w:rFonts w:ascii="Corbel" w:eastAsia="Calibri" w:hAnsi="Corbel"/>
          <w:color w:val="575757"/>
          <w:lang w:eastAsia="en-US"/>
        </w:rPr>
        <w:t xml:space="preserve"> </w:t>
      </w:r>
      <w:r w:rsidRPr="003A6855">
        <w:rPr>
          <w:rFonts w:ascii="Corbel" w:eastAsia="Calibri" w:hAnsi="Corbel"/>
          <w:color w:val="575757"/>
          <w:lang w:eastAsia="en-US"/>
        </w:rPr>
        <w:t xml:space="preserve">vydáno stavební povolení na </w:t>
      </w:r>
      <w:r>
        <w:rPr>
          <w:rFonts w:ascii="Corbel" w:eastAsia="Calibri" w:hAnsi="Corbel"/>
          <w:color w:val="575757"/>
          <w:lang w:eastAsia="en-US"/>
        </w:rPr>
        <w:t>stavbu „výroba biometanu na BPS Chrást“</w:t>
      </w:r>
      <w:r w:rsidRPr="003A6855">
        <w:rPr>
          <w:rFonts w:ascii="Corbel" w:eastAsia="Calibri" w:hAnsi="Corbel"/>
          <w:color w:val="575757"/>
          <w:lang w:eastAsia="en-US"/>
        </w:rPr>
        <w:t xml:space="preserve"> a toto stavební povolení </w:t>
      </w:r>
      <w:r>
        <w:rPr>
          <w:rFonts w:ascii="Corbel" w:eastAsia="Calibri" w:hAnsi="Corbel"/>
          <w:color w:val="575757"/>
          <w:lang w:eastAsia="en-US"/>
        </w:rPr>
        <w:t>nabylo</w:t>
      </w:r>
      <w:r w:rsidRPr="003A6855">
        <w:rPr>
          <w:rFonts w:ascii="Corbel" w:eastAsia="Calibri" w:hAnsi="Corbel"/>
          <w:color w:val="575757"/>
          <w:lang w:eastAsia="en-US"/>
        </w:rPr>
        <w:t xml:space="preserve"> právní moci</w:t>
      </w:r>
      <w:r>
        <w:rPr>
          <w:rFonts w:ascii="Corbel" w:eastAsia="Calibri" w:hAnsi="Corbel"/>
          <w:color w:val="575757"/>
          <w:lang w:eastAsia="en-US"/>
        </w:rPr>
        <w:t>.</w:t>
      </w:r>
    </w:p>
    <w:p w14:paraId="7FD5C3FE" w14:textId="77777777" w:rsidR="005B1763" w:rsidRPr="003A6855" w:rsidRDefault="005B1763" w:rsidP="005B1763">
      <w:pPr>
        <w:widowControl w:val="0"/>
        <w:numPr>
          <w:ilvl w:val="1"/>
          <w:numId w:val="18"/>
        </w:numPr>
        <w:spacing w:after="120" w:line="300" w:lineRule="exact"/>
        <w:ind w:left="567" w:hanging="567"/>
        <w:rPr>
          <w:rFonts w:ascii="Corbel" w:eastAsia="Calibri" w:hAnsi="Corbel"/>
          <w:color w:val="575757"/>
          <w:lang w:eastAsia="en-US"/>
        </w:rPr>
      </w:pPr>
      <w:bookmarkStart w:id="430" w:name="_Hlk104468362"/>
      <w:r>
        <w:rPr>
          <w:rFonts w:ascii="Corbel" w:hAnsi="Corbel"/>
          <w:color w:val="595959"/>
        </w:rPr>
        <w:t>Změna územního plánu obce Chrást u Poříčan, označená jako „Změna č. 2A Územního plánu Chrástu“, byla platně přijata v souladu s právními předpisy a neexistují důvody pro její zrušení.</w:t>
      </w:r>
      <w:bookmarkEnd w:id="430"/>
    </w:p>
    <w:p w14:paraId="46CCD68B" w14:textId="77777777" w:rsidR="005B1763" w:rsidRPr="00314F46"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bookmarkStart w:id="431" w:name="_Ref522019195"/>
      <w:r w:rsidRPr="00314F46">
        <w:rPr>
          <w:rFonts w:ascii="Corbel" w:eastAsia="Calibri" w:hAnsi="Corbel"/>
          <w:b/>
          <w:color w:val="575757"/>
          <w:sz w:val="24"/>
          <w:lang w:eastAsia="en-US"/>
        </w:rPr>
        <w:lastRenderedPageBreak/>
        <w:t>Povolení a Licence</w:t>
      </w:r>
      <w:bookmarkEnd w:id="431"/>
    </w:p>
    <w:p w14:paraId="3B4F624C" w14:textId="77777777" w:rsidR="005B1763" w:rsidRPr="00314F46" w:rsidRDefault="005B1763" w:rsidP="005B1763">
      <w:pPr>
        <w:widowControl w:val="0"/>
        <w:numPr>
          <w:ilvl w:val="1"/>
          <w:numId w:val="18"/>
        </w:numPr>
        <w:spacing w:after="120" w:line="300" w:lineRule="exact"/>
        <w:ind w:left="567" w:hanging="567"/>
        <w:rPr>
          <w:rFonts w:ascii="Corbel" w:eastAsia="Calibri" w:hAnsi="Corbel"/>
          <w:color w:val="575757"/>
          <w:lang w:eastAsia="en-US"/>
        </w:rPr>
      </w:pPr>
      <w:bookmarkStart w:id="432" w:name="_Ref445709192"/>
      <w:bookmarkStart w:id="433" w:name="_Ref448759014"/>
      <w:r w:rsidRPr="00314F46">
        <w:rPr>
          <w:rFonts w:ascii="Corbel" w:eastAsia="Calibri" w:hAnsi="Corbel"/>
          <w:color w:val="575757"/>
          <w:lang w:eastAsia="en-US"/>
        </w:rPr>
        <w:t xml:space="preserve">Každá ze Společností obdržela veškeré licence, povolení, souhlasy a oprávnění, které jsou právními předpisy vyžadovány k činnosti Společností a k provozování BPS, zejména povolení a souhlasy k umístění, výstavbě a provozování BPS (Licence, územní rozhodnutí o umístění stavby, stavebních povolení ke stavbě, kolaudační souhlas s užíváním). </w:t>
      </w:r>
      <w:bookmarkEnd w:id="432"/>
      <w:bookmarkEnd w:id="433"/>
    </w:p>
    <w:p w14:paraId="6F7AC23E" w14:textId="77777777" w:rsidR="005B1763" w:rsidRPr="00314F46"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314F46">
        <w:rPr>
          <w:rFonts w:ascii="Corbel" w:eastAsia="Calibri" w:hAnsi="Corbel"/>
          <w:color w:val="575757"/>
          <w:lang w:eastAsia="en-US"/>
        </w:rPr>
        <w:t>Společnost AGROBIOPLYN je oprávněna provozovat BPS v plném rozsahu vydané Licence.</w:t>
      </w:r>
    </w:p>
    <w:p w14:paraId="537AAD0C" w14:textId="77777777" w:rsidR="005B1763" w:rsidRPr="00314F46"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314F46">
        <w:rPr>
          <w:rFonts w:ascii="Corbel" w:eastAsia="Calibri" w:hAnsi="Corbel"/>
          <w:color w:val="575757"/>
          <w:lang w:eastAsia="en-US"/>
        </w:rPr>
        <w:t>Neexistuje důvod, který by mohl vést k odvolání, zrušení, neprodloužení, omezení nebo zúžení povolení, souhlasů a oprávnění týkajících se BPS nebo Licence, k omezení provozu BPS či k zahájení řízení o odstranění stavby BPS.</w:t>
      </w:r>
    </w:p>
    <w:p w14:paraId="244D8E30" w14:textId="77777777" w:rsidR="005B1763" w:rsidRPr="00314F46"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314F46">
        <w:rPr>
          <w:rFonts w:ascii="Corbel" w:eastAsia="Calibri" w:hAnsi="Corbel"/>
          <w:color w:val="575757"/>
          <w:lang w:eastAsia="en-US"/>
        </w:rPr>
        <w:t>Budou uděleny veškeré souhlasy a povolení k napojení BPS na plynovodní síť a výrobě bioplynu.</w:t>
      </w:r>
    </w:p>
    <w:p w14:paraId="4E547F55" w14:textId="77777777" w:rsidR="005B1763" w:rsidRPr="00CC33E1"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sidRPr="00CC33E1">
        <w:rPr>
          <w:rFonts w:ascii="Corbel" w:eastAsia="Calibri" w:hAnsi="Corbel"/>
          <w:b/>
          <w:color w:val="575757"/>
          <w:sz w:val="24"/>
          <w:lang w:eastAsia="en-US"/>
        </w:rPr>
        <w:t>Smlouvy</w:t>
      </w:r>
    </w:p>
    <w:p w14:paraId="1AA5CD0D" w14:textId="77777777" w:rsidR="005B1763" w:rsidRPr="00CC33E1"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CC33E1">
        <w:rPr>
          <w:rFonts w:ascii="Corbel" w:eastAsia="Calibri" w:hAnsi="Corbel"/>
          <w:iCs/>
          <w:color w:val="575757"/>
          <w:lang w:eastAsia="en-US"/>
        </w:rPr>
        <w:t>Žádná ze Společností neuzavřela (písemně nebo ústně) smlouvy s hodnotou plnění</w:t>
      </w:r>
      <w:r w:rsidRPr="00CC33E1">
        <w:rPr>
          <w:rFonts w:ascii="Corbel" w:hAnsi="Corbel"/>
          <w:color w:val="575757"/>
          <w:lang w:eastAsia="ja-JP"/>
        </w:rPr>
        <w:t xml:space="preserve"> (vyjádřenou úplatou za plnění přijatá či poskytnutá) 50.000 Kč bez DPH za rok nebo vyšší</w:t>
      </w:r>
      <w:r w:rsidRPr="00CC33E1">
        <w:rPr>
          <w:rFonts w:ascii="Corbel" w:eastAsia="Calibri" w:hAnsi="Corbel"/>
          <w:iCs/>
          <w:color w:val="575757"/>
          <w:lang w:eastAsia="en-US"/>
        </w:rPr>
        <w:t>, které nejsou uvedeny v Seznamu smluv.</w:t>
      </w:r>
    </w:p>
    <w:p w14:paraId="65B83826" w14:textId="77777777" w:rsidR="005B1763" w:rsidRPr="00CC33E1"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CC33E1">
        <w:rPr>
          <w:rFonts w:ascii="Corbel" w:eastAsia="Calibri" w:hAnsi="Corbel"/>
          <w:iCs/>
          <w:color w:val="575757"/>
          <w:lang w:eastAsia="en-US"/>
        </w:rPr>
        <w:t>Všechny smlouvy uvedené v Seznamu smluv byly uzavřeny platně, v souladu s právními předpisy a</w:t>
      </w:r>
      <w:r>
        <w:rPr>
          <w:rFonts w:ascii="Corbel" w:eastAsia="Calibri" w:hAnsi="Corbel"/>
          <w:iCs/>
          <w:color w:val="575757"/>
          <w:lang w:eastAsia="en-US"/>
        </w:rPr>
        <w:t> </w:t>
      </w:r>
      <w:r w:rsidRPr="00CC33E1">
        <w:rPr>
          <w:rFonts w:ascii="Corbel" w:eastAsia="Calibri" w:hAnsi="Corbel"/>
          <w:iCs/>
          <w:color w:val="575757"/>
          <w:lang w:eastAsia="en-US"/>
        </w:rPr>
        <w:t>osobami oprávněnými jednat za</w:t>
      </w:r>
      <w:r>
        <w:rPr>
          <w:rFonts w:ascii="Corbel" w:eastAsia="Calibri" w:hAnsi="Corbel"/>
          <w:iCs/>
          <w:color w:val="575757"/>
          <w:lang w:eastAsia="en-US"/>
        </w:rPr>
        <w:t xml:space="preserve"> kteroukoli ze</w:t>
      </w:r>
      <w:r w:rsidRPr="00CC33E1">
        <w:rPr>
          <w:rFonts w:ascii="Corbel" w:eastAsia="Calibri" w:hAnsi="Corbel"/>
          <w:iCs/>
          <w:color w:val="575757"/>
          <w:lang w:eastAsia="en-US"/>
        </w:rPr>
        <w:t xml:space="preserve"> Společnost</w:t>
      </w:r>
      <w:r>
        <w:rPr>
          <w:rFonts w:ascii="Corbel" w:eastAsia="Calibri" w:hAnsi="Corbel"/>
          <w:iCs/>
          <w:color w:val="575757"/>
          <w:lang w:eastAsia="en-US"/>
        </w:rPr>
        <w:t>í</w:t>
      </w:r>
      <w:r w:rsidRPr="00CC33E1">
        <w:rPr>
          <w:rFonts w:ascii="Corbel" w:eastAsia="Calibri" w:hAnsi="Corbel"/>
          <w:iCs/>
          <w:color w:val="575757"/>
          <w:lang w:eastAsia="en-US"/>
        </w:rPr>
        <w:t>.</w:t>
      </w:r>
    </w:p>
    <w:p w14:paraId="674EEE22" w14:textId="77777777" w:rsidR="005B1763" w:rsidRPr="00CC33E1"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CC33E1">
        <w:rPr>
          <w:rFonts w:ascii="Corbel" w:eastAsia="Calibri" w:hAnsi="Corbel"/>
          <w:iCs/>
          <w:color w:val="575757"/>
          <w:lang w:eastAsia="en-US"/>
        </w:rPr>
        <w:t xml:space="preserve">Společnosti </w:t>
      </w:r>
      <w:r w:rsidRPr="00CC33E1">
        <w:rPr>
          <w:rFonts w:ascii="Corbel" w:eastAsia="Calibri" w:hAnsi="Corbel"/>
          <w:color w:val="575757"/>
          <w:lang w:eastAsia="en-US"/>
        </w:rPr>
        <w:t>plní veškeré své povinnosti vyplývající ze smluv uvedených v Seznamu smluv řádně a včas a</w:t>
      </w:r>
      <w:r>
        <w:rPr>
          <w:rFonts w:ascii="Corbel" w:eastAsia="Calibri" w:hAnsi="Corbel"/>
          <w:color w:val="575757"/>
          <w:lang w:eastAsia="en-US"/>
        </w:rPr>
        <w:t> </w:t>
      </w:r>
      <w:r w:rsidRPr="00CC33E1">
        <w:rPr>
          <w:rFonts w:ascii="Corbel" w:eastAsia="Calibri" w:hAnsi="Corbel"/>
          <w:color w:val="575757"/>
          <w:lang w:eastAsia="en-US"/>
        </w:rPr>
        <w:t xml:space="preserve">smluvní partneři nezaslali kterékoliv ze Společností žádné oznámení o jednostranném ukončení kterékoli ze smluv uvedených v Seznamu smluv. </w:t>
      </w:r>
    </w:p>
    <w:p w14:paraId="5A127082" w14:textId="77777777" w:rsidR="005B1763" w:rsidRPr="00CC33E1"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CC33E1">
        <w:rPr>
          <w:rFonts w:ascii="Corbel" w:eastAsia="Calibri" w:hAnsi="Corbel"/>
          <w:color w:val="575757"/>
          <w:lang w:eastAsia="en-US"/>
        </w:rPr>
        <w:t>Společnosti nejsou v prodlení s plněním žádných smluvních či mimosmluvních závazků vůči třetím osobám a žádná třetí osoba není oprávněna vůči kterékoliv ze Společností uplatňovat jakékoli pohledávky, práva či nároky v souvislosti s jakýmkoli porušením povinností Společností či s prodlením Společností s plněním jejích povinností či dluhů.</w:t>
      </w:r>
    </w:p>
    <w:p w14:paraId="1073031F" w14:textId="77777777" w:rsidR="005B1763" w:rsidRPr="00FF1520"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bookmarkStart w:id="434" w:name="_Ref448759082"/>
      <w:r w:rsidRPr="00FF1520">
        <w:rPr>
          <w:rFonts w:ascii="Corbel" w:eastAsia="Calibri" w:hAnsi="Corbel"/>
          <w:b/>
          <w:color w:val="575757"/>
          <w:sz w:val="24"/>
          <w:lang w:eastAsia="en-US"/>
        </w:rPr>
        <w:t>Účetní výkazy</w:t>
      </w:r>
      <w:bookmarkEnd w:id="434"/>
    </w:p>
    <w:p w14:paraId="274B7236" w14:textId="77777777" w:rsidR="005B1763" w:rsidRPr="00FF1520"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FF1520">
        <w:rPr>
          <w:rFonts w:ascii="Corbel" w:eastAsia="Calibri" w:hAnsi="Corbel"/>
          <w:iCs/>
          <w:color w:val="575757"/>
          <w:lang w:eastAsia="en-US"/>
        </w:rPr>
        <w:t>Ú</w:t>
      </w:r>
      <w:r w:rsidRPr="00FF1520">
        <w:rPr>
          <w:rFonts w:ascii="Corbel" w:hAnsi="Corbel"/>
          <w:iCs/>
          <w:color w:val="575757"/>
        </w:rPr>
        <w:t>četní výkazy Společností podávají pravdivý a správný obraz finanční situace a stavu kapitálu Společností</w:t>
      </w:r>
      <w:r w:rsidRPr="00FF1520">
        <w:rPr>
          <w:rFonts w:ascii="Corbel" w:eastAsia="Calibri" w:hAnsi="Corbel"/>
          <w:iCs/>
          <w:color w:val="575757"/>
          <w:lang w:eastAsia="en-US"/>
        </w:rPr>
        <w:t xml:space="preserve">. Ode dne </w:t>
      </w:r>
      <w:r w:rsidRPr="00FF1520">
        <w:rPr>
          <w:rFonts w:ascii="Corbel" w:hAnsi="Corbel"/>
          <w:color w:val="575757"/>
        </w:rPr>
        <w:t>31.12.2021</w:t>
      </w:r>
      <w:r w:rsidRPr="00FF1520">
        <w:rPr>
          <w:rFonts w:ascii="Corbel" w:eastAsia="Calibri" w:hAnsi="Corbel"/>
          <w:iCs/>
          <w:color w:val="575757"/>
          <w:lang w:eastAsia="en-US"/>
        </w:rPr>
        <w:t xml:space="preserve"> nedošlo k žádné nepříznivé změně v hospodaření a majetku Společností a Společnosti prováděly transakce pouze v rámci běžného obchodního styku za podmínek obvyklých v podnikatelském odvětví, ve kterém Společností vykonávají svou činnost. </w:t>
      </w:r>
    </w:p>
    <w:p w14:paraId="14695311" w14:textId="77777777" w:rsidR="005B1763" w:rsidRPr="00FF1520"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FF1520">
        <w:rPr>
          <w:rFonts w:ascii="Corbel" w:eastAsia="Calibri" w:hAnsi="Corbel"/>
          <w:iCs/>
          <w:color w:val="575757"/>
          <w:lang w:eastAsia="en-US"/>
        </w:rPr>
        <w:t>Účetní výkazy Společností byly vypracovány v souladu s českými účetními postupy a platnými právními předpisy a plně a správně dokumentují veškeré pohledávky a dluhy Společností, jakož i rozdělení kapitálu ve Společnostech, platby provedené Společnostmi nebo v jejich prospěch.</w:t>
      </w:r>
    </w:p>
    <w:p w14:paraId="27A477A9" w14:textId="77777777" w:rsidR="005B1763" w:rsidRPr="00FF1520"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FF1520">
        <w:rPr>
          <w:rFonts w:ascii="Corbel" w:eastAsia="Calibri" w:hAnsi="Corbel"/>
          <w:iCs/>
          <w:color w:val="575757"/>
          <w:lang w:eastAsia="en-US"/>
        </w:rPr>
        <w:t>V období posledních 6 měsíců předcházejících Dni podpisu Společnosti nijak nezměnily svou</w:t>
      </w:r>
      <w:r w:rsidRPr="00FF1520">
        <w:rPr>
          <w:rFonts w:ascii="Corbel" w:eastAsia="Calibri" w:hAnsi="Corbel"/>
          <w:color w:val="575757"/>
          <w:lang w:eastAsia="en-US"/>
        </w:rPr>
        <w:t xml:space="preserve"> praxi a</w:t>
      </w:r>
      <w:r>
        <w:rPr>
          <w:rFonts w:ascii="Corbel" w:eastAsia="Calibri" w:hAnsi="Corbel"/>
          <w:color w:val="575757"/>
          <w:lang w:eastAsia="en-US"/>
        </w:rPr>
        <w:t> </w:t>
      </w:r>
      <w:r w:rsidRPr="00FF1520">
        <w:rPr>
          <w:rFonts w:ascii="Corbel" w:eastAsia="Calibri" w:hAnsi="Corbel"/>
          <w:color w:val="575757"/>
          <w:lang w:eastAsia="en-US"/>
        </w:rPr>
        <w:t>postupy při přípravě účetních výkazů.</w:t>
      </w:r>
    </w:p>
    <w:p w14:paraId="6B8F68FB" w14:textId="77777777" w:rsidR="005B1763" w:rsidRPr="00FF1520"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sidRPr="00FF1520">
        <w:rPr>
          <w:rFonts w:ascii="Corbel" w:eastAsia="Calibri" w:hAnsi="Corbel"/>
          <w:b/>
          <w:color w:val="575757"/>
          <w:sz w:val="24"/>
          <w:lang w:eastAsia="en-US"/>
        </w:rPr>
        <w:t>Dluhy</w:t>
      </w:r>
    </w:p>
    <w:p w14:paraId="77BB562C" w14:textId="7B6818DA" w:rsidR="005B1763"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FF1520">
        <w:rPr>
          <w:rFonts w:ascii="Corbel" w:eastAsia="Calibri" w:hAnsi="Corbel"/>
          <w:color w:val="575757"/>
          <w:lang w:eastAsia="en-US"/>
        </w:rPr>
        <w:lastRenderedPageBreak/>
        <w:t>Společnosti nemají jiné dluhy než dluhy, které jsou věrně reflektovány v účetních výkazech</w:t>
      </w:r>
      <w:r w:rsidR="008064E6" w:rsidRPr="008064E6">
        <w:rPr>
          <w:rFonts w:ascii="Corbel" w:eastAsia="Calibri" w:hAnsi="Corbel"/>
          <w:color w:val="575757"/>
          <w:lang w:eastAsia="en-US"/>
        </w:rPr>
        <w:t xml:space="preserve"> </w:t>
      </w:r>
      <w:r w:rsidR="008064E6">
        <w:rPr>
          <w:rFonts w:ascii="Corbel" w:eastAsia="Calibri" w:hAnsi="Corbel"/>
          <w:color w:val="575757"/>
          <w:lang w:eastAsia="en-US"/>
        </w:rPr>
        <w:t xml:space="preserve">nebo </w:t>
      </w:r>
      <w:r w:rsidR="008064E6" w:rsidRPr="00CC33E1">
        <w:rPr>
          <w:rFonts w:ascii="Corbel" w:eastAsia="Calibri" w:hAnsi="Corbel"/>
          <w:iCs/>
          <w:color w:val="575757"/>
          <w:lang w:eastAsia="en-US"/>
        </w:rPr>
        <w:t xml:space="preserve">které </w:t>
      </w:r>
      <w:r w:rsidR="008064E6">
        <w:rPr>
          <w:rFonts w:ascii="Corbel" w:eastAsia="Calibri" w:hAnsi="Corbel"/>
          <w:iCs/>
          <w:color w:val="575757"/>
          <w:lang w:eastAsia="en-US"/>
        </w:rPr>
        <w:t xml:space="preserve">vyplývají ze smluv uvedených </w:t>
      </w:r>
      <w:r w:rsidR="008064E6" w:rsidRPr="00CC33E1">
        <w:rPr>
          <w:rFonts w:ascii="Corbel" w:eastAsia="Calibri" w:hAnsi="Corbel"/>
          <w:iCs/>
          <w:color w:val="575757"/>
          <w:lang w:eastAsia="en-US"/>
        </w:rPr>
        <w:t>v Seznamu smluv</w:t>
      </w:r>
      <w:r w:rsidRPr="00FF1520">
        <w:rPr>
          <w:rFonts w:ascii="Corbel" w:eastAsia="Calibri" w:hAnsi="Corbel"/>
          <w:iCs/>
          <w:color w:val="575757"/>
          <w:lang w:eastAsia="en-US"/>
        </w:rPr>
        <w:t>. Společnosti nemají žádné dluhy po splatnosti.</w:t>
      </w:r>
      <w:r>
        <w:rPr>
          <w:rFonts w:ascii="Corbel" w:eastAsia="Calibri" w:hAnsi="Corbel"/>
          <w:iCs/>
          <w:color w:val="575757"/>
          <w:lang w:eastAsia="en-US"/>
        </w:rPr>
        <w:t xml:space="preserve"> </w:t>
      </w:r>
    </w:p>
    <w:p w14:paraId="68E5D2E3" w14:textId="32E17191" w:rsidR="005B1763" w:rsidRPr="00FF1520" w:rsidRDefault="005B1763" w:rsidP="005B1763">
      <w:pPr>
        <w:keepNext/>
        <w:keepLines/>
        <w:widowControl w:val="0"/>
        <w:numPr>
          <w:ilvl w:val="1"/>
          <w:numId w:val="18"/>
        </w:numPr>
        <w:spacing w:after="120" w:line="300" w:lineRule="exact"/>
        <w:ind w:left="567" w:hanging="567"/>
        <w:rPr>
          <w:rFonts w:ascii="Corbel" w:eastAsia="Calibri" w:hAnsi="Corbel"/>
          <w:iCs/>
          <w:color w:val="575757"/>
          <w:lang w:eastAsia="en-US"/>
        </w:rPr>
      </w:pPr>
      <w:r>
        <w:rPr>
          <w:rFonts w:ascii="Corbel" w:eastAsia="Calibri" w:hAnsi="Corbel"/>
          <w:iCs/>
          <w:color w:val="575757"/>
          <w:lang w:eastAsia="en-US"/>
        </w:rPr>
        <w:t xml:space="preserve">Ke Dni vypořádání nebudou mít Společnosti jiné dluhy než dluhy, </w:t>
      </w:r>
      <w:r w:rsidRPr="00FF1520">
        <w:rPr>
          <w:rFonts w:ascii="Corbel" w:eastAsia="Calibri" w:hAnsi="Corbel"/>
          <w:color w:val="575757"/>
          <w:lang w:eastAsia="en-US"/>
        </w:rPr>
        <w:t>které jsou věrně reflektovány v</w:t>
      </w:r>
      <w:r>
        <w:rPr>
          <w:rFonts w:ascii="Corbel" w:eastAsia="Calibri" w:hAnsi="Corbel"/>
          <w:color w:val="575757"/>
          <w:lang w:eastAsia="en-US"/>
        </w:rPr>
        <w:t> </w:t>
      </w:r>
      <w:r w:rsidRPr="00FF1520">
        <w:rPr>
          <w:rFonts w:ascii="Corbel" w:eastAsia="Calibri" w:hAnsi="Corbel"/>
          <w:color w:val="575757"/>
          <w:lang w:eastAsia="en-US"/>
        </w:rPr>
        <w:t>účetních výkazech</w:t>
      </w:r>
      <w:r w:rsidR="008064E6" w:rsidRPr="008064E6">
        <w:rPr>
          <w:rFonts w:ascii="Corbel" w:eastAsia="Calibri" w:hAnsi="Corbel"/>
          <w:color w:val="575757"/>
          <w:lang w:eastAsia="en-US"/>
        </w:rPr>
        <w:t xml:space="preserve"> </w:t>
      </w:r>
      <w:r w:rsidR="008064E6">
        <w:rPr>
          <w:rFonts w:ascii="Corbel" w:eastAsia="Calibri" w:hAnsi="Corbel"/>
          <w:color w:val="575757"/>
          <w:lang w:eastAsia="en-US"/>
        </w:rPr>
        <w:t xml:space="preserve">nebo </w:t>
      </w:r>
      <w:r w:rsidR="008064E6">
        <w:rPr>
          <w:rFonts w:ascii="Corbel" w:eastAsia="Calibri" w:hAnsi="Corbel"/>
          <w:iCs/>
          <w:color w:val="575757"/>
          <w:lang w:eastAsia="en-US"/>
        </w:rPr>
        <w:t xml:space="preserve">vyplývají ze smluv uvedených </w:t>
      </w:r>
      <w:r w:rsidR="008064E6" w:rsidRPr="00CC33E1">
        <w:rPr>
          <w:rFonts w:ascii="Corbel" w:eastAsia="Calibri" w:hAnsi="Corbel"/>
          <w:iCs/>
          <w:color w:val="575757"/>
          <w:lang w:eastAsia="en-US"/>
        </w:rPr>
        <w:t>v Seznamu smluv</w:t>
      </w:r>
      <w:r>
        <w:rPr>
          <w:rFonts w:ascii="Corbel" w:eastAsia="Calibri" w:hAnsi="Corbel"/>
          <w:color w:val="575757"/>
          <w:lang w:eastAsia="en-US"/>
        </w:rPr>
        <w:t xml:space="preserve"> a které vznikly v rámci obvyklého provozu podnikatelské činnosti Společností.</w:t>
      </w:r>
    </w:p>
    <w:p w14:paraId="53D846E0" w14:textId="77777777" w:rsidR="005B1763" w:rsidRPr="00FF1520"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FF1520">
        <w:rPr>
          <w:rFonts w:ascii="Corbel" w:eastAsia="Calibri" w:hAnsi="Corbel"/>
          <w:iCs/>
          <w:color w:val="575757"/>
          <w:lang w:eastAsia="en-US"/>
        </w:rPr>
        <w:t xml:space="preserve">Žádná osoba nevydala podle pokynu Společností finanční záruku, v </w:t>
      </w:r>
      <w:proofErr w:type="gramStart"/>
      <w:r w:rsidRPr="00FF1520">
        <w:rPr>
          <w:rFonts w:ascii="Corbel" w:eastAsia="Calibri" w:hAnsi="Corbel"/>
          <w:iCs/>
          <w:color w:val="575757"/>
          <w:lang w:eastAsia="en-US"/>
        </w:rPr>
        <w:t>souvislosti</w:t>
      </w:r>
      <w:proofErr w:type="gramEnd"/>
      <w:r w:rsidRPr="00FF1520">
        <w:rPr>
          <w:rFonts w:ascii="Corbel" w:eastAsia="Calibri" w:hAnsi="Corbel"/>
          <w:iCs/>
          <w:color w:val="575757"/>
          <w:lang w:eastAsia="en-US"/>
        </w:rPr>
        <w:t xml:space="preserve"> s níž by Společnostem mohly vzniknout jakékoli dluhy vůči poskytovateli takové finanční záruky. </w:t>
      </w:r>
    </w:p>
    <w:p w14:paraId="2B23D53F" w14:textId="38403131" w:rsidR="005B1763" w:rsidRPr="00FF1520"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FF1520">
        <w:rPr>
          <w:rFonts w:ascii="Corbel" w:eastAsia="Calibri" w:hAnsi="Corbel"/>
          <w:iCs/>
          <w:color w:val="575757"/>
          <w:lang w:eastAsia="en-US"/>
        </w:rPr>
        <w:t>Neexistují žádné budoucí, hrozící nebo podmíněné dluhy, které by mohly vzniknout kterékoliv ze</w:t>
      </w:r>
      <w:r>
        <w:rPr>
          <w:rFonts w:ascii="Corbel" w:eastAsia="Calibri" w:hAnsi="Corbel"/>
          <w:iCs/>
          <w:color w:val="575757"/>
          <w:lang w:eastAsia="en-US"/>
        </w:rPr>
        <w:t> </w:t>
      </w:r>
      <w:r w:rsidRPr="00FF1520">
        <w:rPr>
          <w:rFonts w:ascii="Corbel" w:eastAsia="Calibri" w:hAnsi="Corbel"/>
          <w:iCs/>
          <w:color w:val="575757"/>
          <w:lang w:eastAsia="en-US"/>
        </w:rPr>
        <w:t xml:space="preserve">Společností na základě právních jednání, jiných úkonů, opomenutí či jiných právních skutečností nastalých v době přede Dnem podpisu, a to s výjimkou dluhů vyplývajících </w:t>
      </w:r>
      <w:r w:rsidR="008064E6">
        <w:rPr>
          <w:rFonts w:ascii="Corbel" w:eastAsia="Calibri" w:hAnsi="Corbel"/>
          <w:iCs/>
          <w:color w:val="575757"/>
          <w:lang w:eastAsia="en-US"/>
        </w:rPr>
        <w:t xml:space="preserve">ze smluv uvedených </w:t>
      </w:r>
      <w:r w:rsidR="008064E6" w:rsidRPr="00CC33E1">
        <w:rPr>
          <w:rFonts w:ascii="Corbel" w:eastAsia="Calibri" w:hAnsi="Corbel"/>
          <w:iCs/>
          <w:color w:val="575757"/>
          <w:lang w:eastAsia="en-US"/>
        </w:rPr>
        <w:t>v Seznamu smluv</w:t>
      </w:r>
      <w:r w:rsidR="008064E6" w:rsidRPr="00FF1520">
        <w:rPr>
          <w:rFonts w:ascii="Corbel" w:eastAsia="Calibri" w:hAnsi="Corbel"/>
          <w:iCs/>
          <w:color w:val="575757"/>
          <w:lang w:eastAsia="en-US"/>
        </w:rPr>
        <w:t xml:space="preserve"> </w:t>
      </w:r>
      <w:r w:rsidR="008064E6">
        <w:rPr>
          <w:rFonts w:ascii="Corbel" w:eastAsia="Calibri" w:hAnsi="Corbel"/>
          <w:iCs/>
          <w:color w:val="575757"/>
          <w:lang w:eastAsia="en-US"/>
        </w:rPr>
        <w:t xml:space="preserve">a </w:t>
      </w:r>
      <w:r w:rsidRPr="00FF1520">
        <w:rPr>
          <w:rFonts w:ascii="Corbel" w:eastAsia="Calibri" w:hAnsi="Corbel"/>
          <w:iCs/>
          <w:color w:val="575757"/>
          <w:lang w:eastAsia="en-US"/>
        </w:rPr>
        <w:t xml:space="preserve">z obvyklého výkonu podnikatelské činnosti Společností. </w:t>
      </w:r>
    </w:p>
    <w:p w14:paraId="18B88B82" w14:textId="77777777" w:rsidR="005B1763" w:rsidRPr="00FF1520"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FF1520">
        <w:rPr>
          <w:rFonts w:ascii="Corbel" w:eastAsia="Calibri" w:hAnsi="Corbel"/>
          <w:iCs/>
          <w:color w:val="575757"/>
          <w:lang w:eastAsia="en-US"/>
        </w:rPr>
        <w:t>Žádná ze Společností nevydala ani neavalovala žádnou směnku, která by dosud nebyla v plné výši uhrazena nebo vrácen</w:t>
      </w:r>
      <w:r w:rsidRPr="00FF1520">
        <w:rPr>
          <w:rFonts w:ascii="Corbel" w:eastAsia="Calibri" w:hAnsi="Corbel"/>
          <w:color w:val="575757"/>
          <w:lang w:eastAsia="en-US"/>
        </w:rPr>
        <w:t>a. Žádná ze Společností neposkytla smluvní ani zákonnou záruku za plnění povinností jakékoli třetí osoby, ať už ve formě ručení, poskytnutí jistoty, směnečného rukojemství či</w:t>
      </w:r>
      <w:r>
        <w:rPr>
          <w:rFonts w:ascii="Corbel" w:eastAsia="Calibri" w:hAnsi="Corbel"/>
          <w:color w:val="575757"/>
          <w:lang w:eastAsia="en-US"/>
        </w:rPr>
        <w:t> </w:t>
      </w:r>
      <w:r w:rsidRPr="00FF1520">
        <w:rPr>
          <w:rFonts w:ascii="Corbel" w:eastAsia="Calibri" w:hAnsi="Corbel"/>
          <w:color w:val="575757"/>
          <w:lang w:eastAsia="en-US"/>
        </w:rPr>
        <w:t xml:space="preserve">jinak. </w:t>
      </w:r>
    </w:p>
    <w:p w14:paraId="7ACCC7D9" w14:textId="18F55D95" w:rsidR="005B1763" w:rsidRPr="00FF1520"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FF1520">
        <w:rPr>
          <w:rFonts w:ascii="Corbel" w:eastAsia="Calibri" w:hAnsi="Corbel"/>
          <w:color w:val="575757"/>
          <w:lang w:eastAsia="en-US"/>
        </w:rPr>
        <w:t>Žádná ze Společností nemá žádné podrozvahové dluhy</w:t>
      </w:r>
      <w:r w:rsidR="008064E6">
        <w:rPr>
          <w:rFonts w:ascii="Corbel" w:eastAsia="Calibri" w:hAnsi="Corbel"/>
          <w:color w:val="575757"/>
          <w:lang w:eastAsia="en-US"/>
        </w:rPr>
        <w:t xml:space="preserve"> s výjimkou závazků a dluhů ze smluv uvedených v Seznamu smluv</w:t>
      </w:r>
      <w:r w:rsidRPr="00FF1520">
        <w:rPr>
          <w:rFonts w:ascii="Corbel" w:eastAsia="Calibri" w:hAnsi="Corbel"/>
          <w:color w:val="575757"/>
          <w:lang w:eastAsia="en-US"/>
        </w:rPr>
        <w:t>.</w:t>
      </w:r>
    </w:p>
    <w:p w14:paraId="1D1BD6EE" w14:textId="77777777" w:rsidR="005B1763" w:rsidRPr="0008206D" w:rsidRDefault="005B1763" w:rsidP="005B1763">
      <w:pPr>
        <w:keepNext/>
        <w:keepLines/>
        <w:widowControl w:val="0"/>
        <w:numPr>
          <w:ilvl w:val="0"/>
          <w:numId w:val="18"/>
        </w:numPr>
        <w:spacing w:before="360" w:after="120" w:line="300" w:lineRule="exact"/>
        <w:ind w:left="567" w:hanging="567"/>
        <w:rPr>
          <w:rFonts w:ascii="Corbel" w:eastAsia="Calibri" w:hAnsi="Corbel"/>
          <w:b/>
          <w:color w:val="575757"/>
          <w:sz w:val="24"/>
          <w:lang w:eastAsia="en-US"/>
        </w:rPr>
      </w:pPr>
      <w:r w:rsidRPr="0008206D">
        <w:rPr>
          <w:rFonts w:ascii="Corbel" w:eastAsia="Calibri" w:hAnsi="Corbel"/>
          <w:b/>
          <w:color w:val="575757"/>
          <w:sz w:val="24"/>
          <w:lang w:eastAsia="en-US"/>
        </w:rPr>
        <w:t>Pohledávky</w:t>
      </w:r>
    </w:p>
    <w:p w14:paraId="50112F1E" w14:textId="77777777" w:rsidR="005B1763" w:rsidRPr="0008206D" w:rsidRDefault="005B1763" w:rsidP="005B1763">
      <w:pPr>
        <w:keepNext/>
        <w:keepLines/>
        <w:widowControl w:val="0"/>
        <w:numPr>
          <w:ilvl w:val="1"/>
          <w:numId w:val="18"/>
        </w:numPr>
        <w:spacing w:after="120" w:line="300" w:lineRule="exact"/>
        <w:ind w:left="567" w:hanging="567"/>
        <w:rPr>
          <w:rFonts w:ascii="Corbel" w:eastAsia="Calibri" w:hAnsi="Corbel"/>
          <w:iCs/>
          <w:color w:val="575757"/>
          <w:lang w:eastAsia="en-US"/>
        </w:rPr>
      </w:pPr>
      <w:r w:rsidRPr="0008206D">
        <w:rPr>
          <w:rFonts w:ascii="Corbel" w:eastAsia="Calibri" w:hAnsi="Corbel"/>
          <w:color w:val="575757"/>
          <w:lang w:eastAsia="en-US"/>
        </w:rPr>
        <w:t xml:space="preserve">Veškeré pohledávky Společností představují či budou představovat závazné, platné a účinné </w:t>
      </w:r>
      <w:r w:rsidRPr="0008206D">
        <w:rPr>
          <w:rFonts w:ascii="Corbel" w:eastAsia="Calibri" w:hAnsi="Corbel"/>
          <w:iCs/>
          <w:color w:val="575757"/>
          <w:lang w:eastAsia="en-US"/>
        </w:rPr>
        <w:t xml:space="preserve">dluhy dlužníků těchto pohledávek, v souladu s příslušnými podmínkami těchto pohledávek a právních předpisů, a to ve výši evidované v účetních výkazech Společností. </w:t>
      </w:r>
    </w:p>
    <w:p w14:paraId="3E4976C1" w14:textId="77777777" w:rsidR="005B1763" w:rsidRPr="0008206D"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08206D">
        <w:rPr>
          <w:rFonts w:ascii="Corbel" w:eastAsia="Calibri" w:hAnsi="Corbel"/>
          <w:iCs/>
          <w:color w:val="575757"/>
          <w:lang w:eastAsia="en-US"/>
        </w:rPr>
        <w:t>Společnosti disponují všemi potřebnými doklady k úspěšnému uplatnění všech jejích pohledávek vyplývajících z účetních výkazů.</w:t>
      </w:r>
    </w:p>
    <w:p w14:paraId="235D9053" w14:textId="77777777" w:rsidR="005B1763" w:rsidRPr="0008206D"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08206D">
        <w:rPr>
          <w:rFonts w:ascii="Corbel" w:eastAsia="Calibri" w:hAnsi="Corbel"/>
          <w:iCs/>
          <w:color w:val="575757"/>
          <w:lang w:eastAsia="en-US"/>
        </w:rPr>
        <w:t xml:space="preserve">Na pohledávkách žádné ze Společnosti nespočívají žádná </w:t>
      </w:r>
      <w:r>
        <w:rPr>
          <w:rFonts w:ascii="Corbel" w:eastAsia="Calibri" w:hAnsi="Corbel"/>
          <w:iCs/>
          <w:color w:val="575757"/>
          <w:lang w:eastAsia="en-US"/>
        </w:rPr>
        <w:t>P</w:t>
      </w:r>
      <w:r w:rsidRPr="0008206D">
        <w:rPr>
          <w:rFonts w:ascii="Corbel" w:eastAsia="Calibri" w:hAnsi="Corbel"/>
          <w:iCs/>
          <w:color w:val="575757"/>
          <w:lang w:eastAsia="en-US"/>
        </w:rPr>
        <w:t>ráva třetích osob či zatížení, spory, žaloby a</w:t>
      </w:r>
      <w:r>
        <w:rPr>
          <w:rFonts w:ascii="Corbel" w:eastAsia="Calibri" w:hAnsi="Corbel"/>
          <w:iCs/>
          <w:color w:val="575757"/>
          <w:lang w:eastAsia="en-US"/>
        </w:rPr>
        <w:t> </w:t>
      </w:r>
      <w:r w:rsidRPr="0008206D">
        <w:rPr>
          <w:rFonts w:ascii="Corbel" w:eastAsia="Calibri" w:hAnsi="Corbel"/>
          <w:iCs/>
          <w:color w:val="575757"/>
          <w:lang w:eastAsia="en-US"/>
        </w:rPr>
        <w:t>jiná správní a soud</w:t>
      </w:r>
      <w:r w:rsidRPr="0008206D">
        <w:rPr>
          <w:rFonts w:ascii="Corbel" w:eastAsia="Calibri" w:hAnsi="Corbel"/>
          <w:color w:val="575757"/>
          <w:lang w:eastAsia="en-US"/>
        </w:rPr>
        <w:t>ní řízení jakéhokoli druhu a takové spory nebo řízení ani nehrozí.</w:t>
      </w:r>
    </w:p>
    <w:p w14:paraId="57767B32" w14:textId="77777777" w:rsidR="005B1763" w:rsidRPr="0008206D"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sidRPr="0008206D">
        <w:rPr>
          <w:rFonts w:ascii="Corbel" w:eastAsia="Calibri" w:hAnsi="Corbel"/>
          <w:b/>
          <w:color w:val="575757"/>
          <w:sz w:val="24"/>
          <w:lang w:eastAsia="en-US"/>
        </w:rPr>
        <w:t>Pohledávky a dluhy Prodávajících</w:t>
      </w:r>
    </w:p>
    <w:p w14:paraId="77610C18" w14:textId="77777777" w:rsidR="005B1763" w:rsidRPr="0008206D"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08206D">
        <w:rPr>
          <w:rFonts w:ascii="Corbel" w:eastAsia="Calibri" w:hAnsi="Corbel"/>
          <w:iCs/>
          <w:color w:val="575757"/>
          <w:lang w:eastAsia="en-US"/>
        </w:rPr>
        <w:t>Prodávající nemají za Společnostmi žádné pohledávky. V případě existence jakýchkoli pohledávek se jich Prodávající ke Dni podpisu vzdávají. Vzniknou-li takové pohledávky po Dni podpisu, vzdávají se Prodávající práva na jejich splnění ke Dni vypořádání.</w:t>
      </w:r>
    </w:p>
    <w:p w14:paraId="6119FA3D" w14:textId="77777777" w:rsidR="005B1763" w:rsidRPr="0008206D"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08206D">
        <w:rPr>
          <w:rFonts w:ascii="Corbel" w:eastAsia="Calibri" w:hAnsi="Corbel"/>
          <w:color w:val="575757"/>
          <w:lang w:eastAsia="en-US"/>
        </w:rPr>
        <w:t xml:space="preserve">Osoby </w:t>
      </w:r>
      <w:r w:rsidRPr="0008206D">
        <w:rPr>
          <w:rFonts w:ascii="Corbel" w:eastAsia="Calibri" w:hAnsi="Corbel"/>
          <w:iCs/>
          <w:color w:val="575757"/>
          <w:lang w:eastAsia="en-US"/>
        </w:rPr>
        <w:t>personálně či majetkově propojené s Prodávajícími nemají za Společnostmi ke Dni podpisu žádné pohledávky. V případě existence jakýchkoli takových pohledávek se Prodávající zavazují, že se věřitelé těchto pohledávek ke Dni podpisu nebo ke Dni vypořádání písemně vzdají práva na jejich splnění nebo je splní namísto Společnost</w:t>
      </w:r>
      <w:r>
        <w:rPr>
          <w:rFonts w:ascii="Corbel" w:eastAsia="Calibri" w:hAnsi="Corbel"/>
          <w:iCs/>
          <w:color w:val="575757"/>
          <w:lang w:eastAsia="en-US"/>
        </w:rPr>
        <w:t>í</w:t>
      </w:r>
      <w:r w:rsidRPr="0008206D">
        <w:rPr>
          <w:rFonts w:ascii="Corbel" w:eastAsia="Calibri" w:hAnsi="Corbel"/>
          <w:iCs/>
          <w:color w:val="575757"/>
          <w:lang w:eastAsia="en-US"/>
        </w:rPr>
        <w:t>.</w:t>
      </w:r>
    </w:p>
    <w:p w14:paraId="3CA1EA60" w14:textId="77777777" w:rsidR="005B1763" w:rsidRPr="0008206D"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sidRPr="0008206D">
        <w:rPr>
          <w:rFonts w:ascii="Corbel" w:eastAsia="Calibri" w:hAnsi="Corbel"/>
          <w:b/>
          <w:color w:val="575757"/>
          <w:sz w:val="24"/>
          <w:lang w:eastAsia="en-US"/>
        </w:rPr>
        <w:t>Úvěry a zápůjčky</w:t>
      </w:r>
    </w:p>
    <w:p w14:paraId="2AA93427" w14:textId="77777777" w:rsidR="005B1763" w:rsidRPr="0008206D"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08206D">
        <w:rPr>
          <w:rFonts w:ascii="Corbel" w:eastAsia="Calibri" w:hAnsi="Corbel"/>
          <w:color w:val="575757"/>
          <w:lang w:eastAsia="en-US"/>
        </w:rPr>
        <w:lastRenderedPageBreak/>
        <w:t>Žádná ze Společností nemá žádné dluhy z jakékoli smlouvy o poskytnutí úvěru</w:t>
      </w:r>
      <w:r>
        <w:rPr>
          <w:rFonts w:ascii="Corbel" w:eastAsia="Calibri" w:hAnsi="Corbel"/>
          <w:color w:val="575757"/>
          <w:lang w:eastAsia="en-US"/>
        </w:rPr>
        <w:t xml:space="preserve">, smlouvy o </w:t>
      </w:r>
      <w:r w:rsidRPr="0008206D">
        <w:rPr>
          <w:rFonts w:ascii="Corbel" w:eastAsia="Calibri" w:hAnsi="Corbel"/>
          <w:color w:val="575757"/>
          <w:lang w:eastAsia="en-US"/>
        </w:rPr>
        <w:t>zápůjč</w:t>
      </w:r>
      <w:r>
        <w:rPr>
          <w:rFonts w:ascii="Corbel" w:eastAsia="Calibri" w:hAnsi="Corbel"/>
          <w:color w:val="575757"/>
          <w:lang w:eastAsia="en-US"/>
        </w:rPr>
        <w:t>ce a/nebo jiné obdobné smlouvy</w:t>
      </w:r>
      <w:r w:rsidRPr="0008206D">
        <w:rPr>
          <w:rFonts w:ascii="Corbel" w:eastAsia="Calibri" w:hAnsi="Corbel"/>
          <w:color w:val="575757"/>
          <w:lang w:eastAsia="en-US"/>
        </w:rPr>
        <w:t>.</w:t>
      </w:r>
    </w:p>
    <w:p w14:paraId="38427663" w14:textId="77777777" w:rsidR="005B1763" w:rsidRPr="0008206D" w:rsidRDefault="005B1763" w:rsidP="005B1763">
      <w:pPr>
        <w:keepNext/>
        <w:widowControl w:val="0"/>
        <w:numPr>
          <w:ilvl w:val="0"/>
          <w:numId w:val="18"/>
        </w:numPr>
        <w:spacing w:before="360" w:after="120" w:line="300" w:lineRule="exact"/>
        <w:ind w:left="567" w:hanging="567"/>
        <w:rPr>
          <w:rFonts w:ascii="Corbel" w:eastAsia="Calibri" w:hAnsi="Corbel"/>
          <w:b/>
          <w:color w:val="575757"/>
          <w:sz w:val="24"/>
          <w:lang w:eastAsia="en-US"/>
        </w:rPr>
      </w:pPr>
      <w:bookmarkStart w:id="435" w:name="_Ref448759086"/>
      <w:r w:rsidRPr="0008206D">
        <w:rPr>
          <w:rFonts w:ascii="Corbel" w:eastAsia="Calibri" w:hAnsi="Corbel"/>
          <w:b/>
          <w:color w:val="575757"/>
          <w:sz w:val="24"/>
          <w:lang w:eastAsia="en-US"/>
        </w:rPr>
        <w:t>Daně</w:t>
      </w:r>
      <w:bookmarkEnd w:id="435"/>
    </w:p>
    <w:p w14:paraId="68C492F9" w14:textId="77777777" w:rsidR="005B1763" w:rsidRPr="0008206D" w:rsidRDefault="005B1763" w:rsidP="005B1763">
      <w:pPr>
        <w:keepNext/>
        <w:widowControl w:val="0"/>
        <w:numPr>
          <w:ilvl w:val="1"/>
          <w:numId w:val="18"/>
        </w:numPr>
        <w:spacing w:after="120" w:line="300" w:lineRule="exact"/>
        <w:ind w:left="567" w:hanging="567"/>
        <w:rPr>
          <w:rFonts w:ascii="Corbel" w:eastAsia="Calibri" w:hAnsi="Corbel"/>
          <w:iCs/>
          <w:color w:val="575757"/>
          <w:lang w:eastAsia="en-US"/>
        </w:rPr>
      </w:pPr>
      <w:r w:rsidRPr="0008206D">
        <w:rPr>
          <w:rFonts w:ascii="Corbel" w:eastAsia="Calibri" w:hAnsi="Corbel"/>
          <w:color w:val="575757"/>
          <w:lang w:eastAsia="en-US"/>
        </w:rPr>
        <w:t xml:space="preserve">Společnosti jsou daňovým rezidentem pouze v České republice a nemají žádné skutečné ani </w:t>
      </w:r>
      <w:r w:rsidRPr="0008206D">
        <w:rPr>
          <w:rFonts w:ascii="Corbel" w:eastAsia="Calibri" w:hAnsi="Corbel"/>
          <w:iCs/>
          <w:color w:val="575757"/>
          <w:lang w:eastAsia="en-US"/>
        </w:rPr>
        <w:t xml:space="preserve">potenciální daňové povinnosti mimo Českou republiku. </w:t>
      </w:r>
    </w:p>
    <w:p w14:paraId="58474095" w14:textId="77777777" w:rsidR="005B1763" w:rsidRPr="0008206D"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08206D">
        <w:rPr>
          <w:rFonts w:ascii="Corbel" w:eastAsia="Calibri" w:hAnsi="Corbel"/>
          <w:iCs/>
          <w:color w:val="575757"/>
          <w:lang w:eastAsia="en-US"/>
        </w:rPr>
        <w:t xml:space="preserve">Společnosti řádně a včas podaly všechna daňová </w:t>
      </w:r>
      <w:r>
        <w:rPr>
          <w:rFonts w:ascii="Corbel" w:eastAsia="Calibri" w:hAnsi="Corbel"/>
          <w:iCs/>
          <w:color w:val="575757"/>
          <w:lang w:eastAsia="en-US"/>
        </w:rPr>
        <w:t>tvrzení</w:t>
      </w:r>
      <w:r w:rsidRPr="0008206D">
        <w:rPr>
          <w:rFonts w:ascii="Corbel" w:eastAsia="Calibri" w:hAnsi="Corbel"/>
          <w:iCs/>
          <w:color w:val="575757"/>
          <w:lang w:eastAsia="en-US"/>
        </w:rPr>
        <w:t xml:space="preserve"> a informace požadované příslušnými právními předpisy a řádně zaplatily příslušné daně a splnil</w:t>
      </w:r>
      <w:r>
        <w:rPr>
          <w:rFonts w:ascii="Corbel" w:eastAsia="Calibri" w:hAnsi="Corbel"/>
          <w:iCs/>
          <w:color w:val="575757"/>
          <w:lang w:eastAsia="en-US"/>
        </w:rPr>
        <w:t>i</w:t>
      </w:r>
      <w:r w:rsidRPr="0008206D">
        <w:rPr>
          <w:rFonts w:ascii="Corbel" w:eastAsia="Calibri" w:hAnsi="Corbel"/>
          <w:iCs/>
          <w:color w:val="575757"/>
          <w:lang w:eastAsia="en-US"/>
        </w:rPr>
        <w:t xml:space="preserve"> své ostatní daňové povinnosti v řádném termínu. </w:t>
      </w:r>
    </w:p>
    <w:p w14:paraId="40858412" w14:textId="77777777" w:rsidR="005B1763" w:rsidRPr="0008206D"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08206D">
        <w:rPr>
          <w:rFonts w:ascii="Corbel" w:eastAsia="Calibri" w:hAnsi="Corbel"/>
          <w:iCs/>
          <w:color w:val="575757"/>
          <w:lang w:eastAsia="en-US"/>
        </w:rPr>
        <w:t>Společnosti nemají žádné daňové nedoplatky</w:t>
      </w:r>
      <w:r>
        <w:rPr>
          <w:rFonts w:ascii="Corbel" w:eastAsia="Calibri" w:hAnsi="Corbel"/>
          <w:iCs/>
          <w:color w:val="575757"/>
          <w:lang w:eastAsia="en-US"/>
        </w:rPr>
        <w:t xml:space="preserve"> ani žádné daňové nedoplatky nehrozí</w:t>
      </w:r>
      <w:r w:rsidRPr="0008206D">
        <w:rPr>
          <w:rFonts w:ascii="Corbel" w:eastAsia="Calibri" w:hAnsi="Corbel"/>
          <w:iCs/>
          <w:color w:val="575757"/>
          <w:lang w:eastAsia="en-US"/>
        </w:rPr>
        <w:t xml:space="preserve">. </w:t>
      </w:r>
    </w:p>
    <w:p w14:paraId="5D288E9D" w14:textId="77777777" w:rsidR="005B1763" w:rsidRPr="0008206D"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08206D">
        <w:rPr>
          <w:rFonts w:ascii="Corbel" w:eastAsia="Calibri" w:hAnsi="Corbel"/>
          <w:iCs/>
          <w:color w:val="575757"/>
          <w:lang w:eastAsia="en-US"/>
        </w:rPr>
        <w:t xml:space="preserve">Společnostem nehrozí žádné sankce v důsledku (i) porušení </w:t>
      </w:r>
      <w:r>
        <w:rPr>
          <w:rFonts w:ascii="Corbel" w:eastAsia="Calibri" w:hAnsi="Corbel"/>
          <w:iCs/>
          <w:color w:val="575757"/>
          <w:lang w:eastAsia="en-US"/>
        </w:rPr>
        <w:t xml:space="preserve">daňových a/nebo účetních </w:t>
      </w:r>
      <w:r w:rsidRPr="0008206D">
        <w:rPr>
          <w:rFonts w:ascii="Corbel" w:eastAsia="Calibri" w:hAnsi="Corbel"/>
          <w:iCs/>
          <w:color w:val="575757"/>
          <w:lang w:eastAsia="en-US"/>
        </w:rPr>
        <w:t xml:space="preserve">předpisů </w:t>
      </w:r>
      <w:r>
        <w:rPr>
          <w:rFonts w:ascii="Corbel" w:eastAsia="Calibri" w:hAnsi="Corbel"/>
          <w:iCs/>
          <w:color w:val="575757"/>
          <w:lang w:eastAsia="en-US"/>
        </w:rPr>
        <w:t>a/</w:t>
      </w:r>
      <w:r w:rsidRPr="0008206D">
        <w:rPr>
          <w:rFonts w:ascii="Corbel" w:eastAsia="Calibri" w:hAnsi="Corbel"/>
          <w:iCs/>
          <w:color w:val="575757"/>
          <w:lang w:eastAsia="en-US"/>
        </w:rPr>
        <w:t>nebo daňových a</w:t>
      </w:r>
      <w:r>
        <w:rPr>
          <w:rFonts w:ascii="Corbel" w:eastAsia="Calibri" w:hAnsi="Corbel"/>
          <w:iCs/>
          <w:color w:val="575757"/>
          <w:lang w:eastAsia="en-US"/>
        </w:rPr>
        <w:t> </w:t>
      </w:r>
      <w:r w:rsidRPr="0008206D">
        <w:rPr>
          <w:rFonts w:ascii="Corbel" w:eastAsia="Calibri" w:hAnsi="Corbel"/>
          <w:iCs/>
          <w:color w:val="575757"/>
          <w:lang w:eastAsia="en-US"/>
        </w:rPr>
        <w:t>účetních povinností nebo (</w:t>
      </w:r>
      <w:proofErr w:type="spellStart"/>
      <w:r w:rsidRPr="0008206D">
        <w:rPr>
          <w:rFonts w:ascii="Corbel" w:eastAsia="Calibri" w:hAnsi="Corbel"/>
          <w:iCs/>
          <w:color w:val="575757"/>
          <w:lang w:eastAsia="en-US"/>
        </w:rPr>
        <w:t>ii</w:t>
      </w:r>
      <w:proofErr w:type="spellEnd"/>
      <w:r w:rsidRPr="0008206D">
        <w:rPr>
          <w:rFonts w:ascii="Corbel" w:eastAsia="Calibri" w:hAnsi="Corbel"/>
          <w:iCs/>
          <w:color w:val="575757"/>
          <w:lang w:eastAsia="en-US"/>
        </w:rPr>
        <w:t>) prodlení s placením daní či s opožděným podáním daňového tvrzení. Veškeré účetní a bilanční podklady Společností vyžadované obecně závaznými právními předpisy jsou od jejich založení vedeny řádně, jsou úplné a k dispozici v rozsahu, který vyžadují příslušné</w:t>
      </w:r>
      <w:r w:rsidRPr="0008206D">
        <w:rPr>
          <w:rFonts w:ascii="Corbel" w:eastAsia="Calibri" w:hAnsi="Corbel"/>
          <w:color w:val="575757"/>
          <w:lang w:eastAsia="en-US"/>
        </w:rPr>
        <w:t xml:space="preserve"> právní předpisy. </w:t>
      </w:r>
    </w:p>
    <w:p w14:paraId="77F40256" w14:textId="77777777" w:rsidR="005B1763" w:rsidRPr="0008206D"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sidRPr="0008206D">
        <w:rPr>
          <w:rFonts w:ascii="Corbel" w:eastAsia="Calibri" w:hAnsi="Corbel"/>
          <w:b/>
          <w:color w:val="575757"/>
          <w:sz w:val="24"/>
          <w:lang w:eastAsia="en-US"/>
        </w:rPr>
        <w:t>Práva duševního vlastnictví</w:t>
      </w:r>
    </w:p>
    <w:p w14:paraId="670A8D42" w14:textId="77777777" w:rsidR="005B1763" w:rsidRPr="0008206D"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08206D">
        <w:rPr>
          <w:rFonts w:ascii="Corbel" w:eastAsia="Calibri" w:hAnsi="Corbel"/>
          <w:color w:val="575757"/>
          <w:lang w:eastAsia="en-US"/>
        </w:rPr>
        <w:t>Společnosti jsou oprávněny užívat veškerý majetek, který je chráněn právy duševního vlastnictví v souladu s právními předpisy České republiky a který Společnosti takto užívají, po neomezenou dobu a</w:t>
      </w:r>
      <w:r>
        <w:rPr>
          <w:rFonts w:ascii="Corbel" w:eastAsia="Calibri" w:hAnsi="Corbel"/>
          <w:color w:val="575757"/>
          <w:lang w:eastAsia="en-US"/>
        </w:rPr>
        <w:t> </w:t>
      </w:r>
      <w:r w:rsidRPr="0008206D">
        <w:rPr>
          <w:rFonts w:ascii="Corbel" w:eastAsia="Calibri" w:hAnsi="Corbel"/>
          <w:color w:val="575757"/>
          <w:lang w:eastAsia="en-US"/>
        </w:rPr>
        <w:t>v rozsahu nezbytném pro provozování podnikatelské činnosti Společností. Veškeré případné licenční poplatky a odměny byly řádně uhrazeny.</w:t>
      </w:r>
    </w:p>
    <w:p w14:paraId="1ADA0C19" w14:textId="77777777" w:rsidR="005B1763" w:rsidRPr="0008206D"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08206D">
        <w:rPr>
          <w:rFonts w:ascii="Corbel" w:eastAsia="Calibri" w:hAnsi="Corbel"/>
          <w:iCs/>
          <w:color w:val="575757"/>
          <w:lang w:eastAsia="en-US"/>
        </w:rPr>
        <w:t>Společnosti neporušují práva duševního vlastnictví třetích osob.</w:t>
      </w:r>
    </w:p>
    <w:p w14:paraId="3A0EDCDF" w14:textId="77777777" w:rsidR="005B1763" w:rsidRPr="00B86B05"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sidRPr="00B86B05">
        <w:rPr>
          <w:rFonts w:ascii="Corbel" w:eastAsia="Calibri" w:hAnsi="Corbel"/>
          <w:b/>
          <w:color w:val="575757"/>
          <w:sz w:val="24"/>
          <w:lang w:eastAsia="en-US"/>
        </w:rPr>
        <w:t>Spory</w:t>
      </w:r>
    </w:p>
    <w:p w14:paraId="673C1CEB" w14:textId="77777777" w:rsidR="005B1763" w:rsidRPr="00B86B05"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bookmarkStart w:id="436" w:name="_Ref428178050"/>
      <w:r w:rsidRPr="00B86B05">
        <w:rPr>
          <w:rFonts w:ascii="Corbel" w:eastAsia="Calibri" w:hAnsi="Corbel"/>
          <w:color w:val="575757"/>
          <w:lang w:eastAsia="en-US"/>
        </w:rPr>
        <w:t xml:space="preserve">Proti kterékoliv ze Společností nejsou podány žádné žaloby, vedena žádná soudní či správní řízení, exekuce, soudní výkony rozhodnutí, opatření, </w:t>
      </w:r>
      <w:r w:rsidRPr="00B86B05">
        <w:rPr>
          <w:rFonts w:ascii="Corbel" w:eastAsia="Calibri" w:hAnsi="Corbel"/>
          <w:iCs/>
          <w:color w:val="575757"/>
          <w:lang w:eastAsia="en-US"/>
        </w:rPr>
        <w:t>rozhodčí řízení, mezinárodní arbitráže, šetření nebo slyšení před jakýmkoli soudem či správním orgánem.</w:t>
      </w:r>
      <w:bookmarkEnd w:id="436"/>
    </w:p>
    <w:p w14:paraId="082E4F46" w14:textId="77777777" w:rsidR="005B1763" w:rsidRPr="00053C2F" w:rsidRDefault="005B1763" w:rsidP="005B1763">
      <w:pPr>
        <w:widowControl w:val="0"/>
        <w:numPr>
          <w:ilvl w:val="0"/>
          <w:numId w:val="18"/>
        </w:numPr>
        <w:spacing w:before="360" w:after="120" w:line="300" w:lineRule="exact"/>
        <w:ind w:left="567" w:hanging="567"/>
        <w:rPr>
          <w:rFonts w:ascii="Corbel" w:eastAsia="Calibri" w:hAnsi="Corbel"/>
          <w:b/>
          <w:color w:val="575757"/>
          <w:lang w:eastAsia="en-US"/>
        </w:rPr>
      </w:pPr>
      <w:r w:rsidRPr="00053C2F">
        <w:rPr>
          <w:rFonts w:ascii="Corbel" w:eastAsia="Calibri" w:hAnsi="Corbel"/>
          <w:b/>
          <w:color w:val="575757"/>
          <w:lang w:eastAsia="en-US"/>
        </w:rPr>
        <w:t>Zaměstnanci</w:t>
      </w:r>
    </w:p>
    <w:p w14:paraId="73A3D31E" w14:textId="77777777" w:rsidR="005B1763" w:rsidRPr="00053C2F"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053C2F">
        <w:rPr>
          <w:rFonts w:ascii="Corbel" w:eastAsia="Calibri" w:hAnsi="Corbel"/>
          <w:iCs/>
          <w:color w:val="575757"/>
          <w:lang w:eastAsia="en-US"/>
        </w:rPr>
        <w:t xml:space="preserve">Společnosti nemají a v minulosti nikdy neměly žádné zaměstnance. </w:t>
      </w:r>
    </w:p>
    <w:p w14:paraId="6EE729EB" w14:textId="77777777" w:rsidR="005B1763" w:rsidRPr="00B86B05"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sidRPr="00B86B05">
        <w:rPr>
          <w:rFonts w:ascii="Corbel" w:eastAsia="Calibri" w:hAnsi="Corbel"/>
          <w:b/>
          <w:color w:val="575757"/>
          <w:sz w:val="24"/>
          <w:lang w:eastAsia="en-US"/>
        </w:rPr>
        <w:t>Dodržování povinností stanovených právními předpisy</w:t>
      </w:r>
    </w:p>
    <w:p w14:paraId="35401EAC" w14:textId="77777777" w:rsidR="005B1763" w:rsidRPr="00B86B05"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B86B05">
        <w:rPr>
          <w:rFonts w:ascii="Corbel" w:eastAsia="Calibri" w:hAnsi="Corbel"/>
          <w:color w:val="575757"/>
          <w:lang w:eastAsia="en-US"/>
        </w:rPr>
        <w:t>Společnosti v minulosti neporušily a neporušují obecně závazné právní předpisy, jež se na ně vztahovaly nebo vztahují, a Společnostem nehrozí žádné sankce v důsledku porušení takových právních předpisů.</w:t>
      </w:r>
    </w:p>
    <w:p w14:paraId="77E58186" w14:textId="77777777" w:rsidR="005B1763" w:rsidRPr="00B86B05"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B86B05">
        <w:rPr>
          <w:rFonts w:ascii="Corbel" w:eastAsia="Calibri" w:hAnsi="Corbel"/>
          <w:color w:val="575757"/>
          <w:lang w:eastAsia="en-US"/>
        </w:rPr>
        <w:t>Společnosti neposkytly žádná vadná plnění, která by měla či mohla mít za následek vznik jakékoli újmy, zejména újmy na zdraví, usmrcení nebo škody na majetku.</w:t>
      </w:r>
    </w:p>
    <w:p w14:paraId="3AA6F81A" w14:textId="77777777" w:rsidR="005B1763" w:rsidRPr="00B86B05"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sidRPr="00B86B05">
        <w:rPr>
          <w:rFonts w:ascii="Corbel" w:eastAsia="Calibri" w:hAnsi="Corbel"/>
          <w:b/>
          <w:color w:val="575757"/>
          <w:sz w:val="24"/>
          <w:lang w:eastAsia="en-US"/>
        </w:rPr>
        <w:t>Pojištění</w:t>
      </w:r>
    </w:p>
    <w:p w14:paraId="3288D231" w14:textId="77777777" w:rsidR="005B1763" w:rsidRPr="00B86B05"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B86B05">
        <w:rPr>
          <w:rFonts w:ascii="Corbel" w:eastAsia="Calibri" w:hAnsi="Corbel"/>
          <w:iCs/>
          <w:color w:val="575757"/>
          <w:lang w:eastAsia="en-US"/>
        </w:rPr>
        <w:lastRenderedPageBreak/>
        <w:t>M</w:t>
      </w:r>
      <w:r w:rsidRPr="00B86B05">
        <w:rPr>
          <w:rFonts w:ascii="Corbel" w:eastAsia="Calibri" w:hAnsi="Corbel"/>
          <w:color w:val="575757"/>
          <w:lang w:eastAsia="en-US"/>
        </w:rPr>
        <w:t>ajetek Společností je dostatečně pojištěn v souladu s běžnou praxí v podnikatelském odvětví, ve</w:t>
      </w:r>
      <w:r>
        <w:rPr>
          <w:rFonts w:ascii="Corbel" w:eastAsia="Calibri" w:hAnsi="Corbel"/>
          <w:color w:val="575757"/>
          <w:lang w:eastAsia="en-US"/>
        </w:rPr>
        <w:t> </w:t>
      </w:r>
      <w:r w:rsidRPr="00B86B05">
        <w:rPr>
          <w:rFonts w:ascii="Corbel" w:eastAsia="Calibri" w:hAnsi="Corbel"/>
          <w:color w:val="575757"/>
          <w:lang w:eastAsia="en-US"/>
        </w:rPr>
        <w:t xml:space="preserve">kterém Společnosti vykonávají svou činnost. </w:t>
      </w:r>
    </w:p>
    <w:p w14:paraId="45F465FC" w14:textId="77777777" w:rsidR="005B1763" w:rsidRPr="00B86B05"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B86B05">
        <w:rPr>
          <w:rFonts w:ascii="Corbel" w:eastAsia="Calibri" w:hAnsi="Corbel"/>
          <w:color w:val="575757"/>
          <w:lang w:eastAsia="en-US"/>
        </w:rPr>
        <w:t>Společnosti neuzavřely a nejsou stranou jiné pojistné smlouvy, než které jsou uvedeny v Seznamu smluv.</w:t>
      </w:r>
    </w:p>
    <w:p w14:paraId="4BF959A0" w14:textId="77777777" w:rsidR="005B1763" w:rsidRPr="00B86B05"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B86B05">
        <w:rPr>
          <w:rFonts w:ascii="Corbel" w:eastAsia="Calibri" w:hAnsi="Corbel"/>
          <w:color w:val="575757"/>
          <w:lang w:eastAsia="en-US"/>
        </w:rPr>
        <w:t>Společnosti plní veškeré povinnosti vyplývající z pojistných smluv uvedených v Seznamu smluv řádně a</w:t>
      </w:r>
      <w:r>
        <w:rPr>
          <w:rFonts w:ascii="Corbel" w:eastAsia="Calibri" w:hAnsi="Corbel"/>
          <w:color w:val="575757"/>
          <w:lang w:eastAsia="en-US"/>
        </w:rPr>
        <w:t> </w:t>
      </w:r>
      <w:r w:rsidRPr="00B86B05">
        <w:rPr>
          <w:rFonts w:ascii="Corbel" w:eastAsia="Calibri" w:hAnsi="Corbel"/>
          <w:color w:val="575757"/>
          <w:lang w:eastAsia="en-US"/>
        </w:rPr>
        <w:t>včas.</w:t>
      </w:r>
    </w:p>
    <w:p w14:paraId="04040C6F" w14:textId="77777777" w:rsidR="003D279D" w:rsidRPr="003D279D" w:rsidRDefault="003D279D" w:rsidP="003D279D">
      <w:pPr>
        <w:widowControl w:val="0"/>
        <w:spacing w:before="120" w:after="120" w:line="300" w:lineRule="exact"/>
        <w:rPr>
          <w:rFonts w:ascii="Corbel" w:eastAsia="Calibri" w:hAnsi="Corbel"/>
          <w:color w:val="575757"/>
          <w:lang w:eastAsia="en-US"/>
        </w:rPr>
      </w:pPr>
    </w:p>
    <w:sectPr w:rsidR="003D279D" w:rsidRPr="003D279D" w:rsidSect="00C7740F">
      <w:headerReference w:type="default" r:id="rId12"/>
      <w:footerReference w:type="default" r:id="rId13"/>
      <w:headerReference w:type="first" r:id="rId14"/>
      <w:footerReference w:type="first" r:id="rId15"/>
      <w:pgSz w:w="11906" w:h="16838"/>
      <w:pgMar w:top="2552" w:right="851" w:bottom="1418" w:left="1134" w:header="1134"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AEF6D" w14:textId="77777777" w:rsidR="0097433F" w:rsidRDefault="0097433F" w:rsidP="00904A58">
      <w:pPr>
        <w:spacing w:after="0" w:line="240" w:lineRule="auto"/>
      </w:pPr>
      <w:r>
        <w:separator/>
      </w:r>
    </w:p>
  </w:endnote>
  <w:endnote w:type="continuationSeparator" w:id="0">
    <w:p w14:paraId="44482287" w14:textId="77777777" w:rsidR="0097433F" w:rsidRDefault="0097433F" w:rsidP="00904A58">
      <w:pPr>
        <w:spacing w:after="0" w:line="240" w:lineRule="auto"/>
      </w:pPr>
      <w:r>
        <w:continuationSeparator/>
      </w:r>
    </w:p>
  </w:endnote>
  <w:endnote w:type="continuationNotice" w:id="1">
    <w:p w14:paraId="1CD8EF67" w14:textId="77777777" w:rsidR="0097433F" w:rsidRDefault="0097433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LiberationSans">
    <w:altName w:val="Calibri"/>
    <w:panose1 w:val="020B0604020202020204"/>
    <w:charset w:val="EE"/>
    <w:family w:val="auto"/>
    <w:notTrueType/>
    <w:pitch w:val="default"/>
    <w:sig w:usb0="00000005" w:usb1="00000000" w:usb2="00000000" w:usb3="00000000" w:csb0="00000002"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w:p w14:paraId="0B33081D" w14:textId="4EA10059">
    <w:pPr>
      <w:pStyle w:val="Footer"/>
      <w:jc w:val="right"/>
      <w:rPr>
        <w:rFonts w:ascii="Corbel" w:hAnsi="Corbel"/>
      </w:rPr>
    </w:pPr>
    <w:r>
      <w:rPr>
        <w:rFonts w:ascii="Corbel" w:hAnsi="Corbel"/>
      </w:rPr>
      <w:fldChar w:fldCharType="begin"/>
    </w:r>
    <w:r>
      <w:rPr>
        <w:rFonts w:ascii="Corbel" w:hAnsi="Corbel"/>
      </w:rPr>
      <w:instrText xml:space="preserve">PAGE   \* MERGEFORMAT</w:instrText>
    </w:r>
    <w:r>
      <w:rPr>
        <w:rFonts w:ascii="Corbel" w:hAnsi="Corbel"/>
      </w:rPr>
      <w:fldChar w:fldCharType="separate"/>
    </w:r>
    <w:r>
      <w:rPr>
        <w:rFonts w:ascii="Corbel" w:hAnsi="Corbel"/>
      </w:rPr>
      <w:t>13</w:t>
    </w:r>
    <w:r>
      <w:rPr>
        <w:rFonts w:ascii="Corbel" w:hAnsi="Corbel"/>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w:p w14:paraId="42CD2BF9" w14:textId="10372A4E">
    <w:pPr>
      <w:spacing w:after="0" w:line="240" w:lineRule="auto"/>
      <w:rPr>
        <w:rFonts w:ascii="Corbel" w:hAnsi="Corbel"/>
        <w:color w:val="595959" w:themeColor="text1" w:themeTint="A6"/>
        <w:szCs w:val="18"/>
      </w:rPr>
    </w:pPr>
    <w:r>
      <w:rPr>
        <w:rFonts w:ascii="Corbel" w:hAnsi="Corbel"/>
        <w:color w:val="595959" w:themeColor="text1" w:themeTint="A6"/>
        <w:szCs w:val="18"/>
      </w:rPr>
      <w:fldChar w:fldCharType="begin"/>
    </w:r>
    <w:r>
      <w:rPr>
        <w:rFonts w:ascii="Corbel" w:hAnsi="Corbel"/>
        <w:color w:val="595959" w:themeColor="text1" w:themeTint="A6"/>
        <w:szCs w:val="18"/>
      </w:rPr>
      <w:instrText>PAGE</w:instrText>
    </w:r>
    <w:r>
      <w:rPr>
        <w:rFonts w:ascii="Corbel" w:hAnsi="Corbel"/>
        <w:color w:val="595959" w:themeColor="text1" w:themeTint="A6"/>
        <w:szCs w:val="18"/>
      </w:rPr>
      <w:fldChar w:fldCharType="separate"/>
    </w:r>
    <w:r>
      <w:rPr>
        <w:rFonts w:ascii="Corbel" w:hAnsi="Corbel"/>
        <w:color w:val="595959" w:themeColor="text1" w:themeTint="A6"/>
        <w:szCs w:val="18"/>
      </w:rPr>
      <w:t>1</w:t>
    </w:r>
    <w:r>
      <w:rPr>
        <w:rFonts w:ascii="Corbel" w:hAnsi="Corbel"/>
        <w:color w:val="595959" w:themeColor="text1" w:themeTint="A6"/>
        <w:szCs w:val="18"/>
      </w:rPr>
      <w:fldChar w:fldCharType="end"/>
    </w:r>
    <w:r>
      <w:rPr>
        <w:rFonts w:ascii="Corbel" w:hAnsi="Corbel"/>
        <w:color w:val="595959" w:themeColor="text1" w:themeTint="A6"/>
        <w:szCs w:val="18"/>
      </w:rPr>
      <w:t xml:space="preserve"> / </w:t>
    </w:r>
    <w:r>
      <w:rPr>
        <w:rFonts w:ascii="Corbel" w:hAnsi="Corbel"/>
        <w:color w:val="595959" w:themeColor="text1" w:themeTint="A6"/>
        <w:szCs w:val="18"/>
      </w:rPr>
      <w:fldChar w:fldCharType="begin"/>
    </w:r>
    <w:r>
      <w:rPr>
        <w:rFonts w:ascii="Corbel" w:hAnsi="Corbel"/>
        <w:color w:val="595959" w:themeColor="text1" w:themeTint="A6"/>
        <w:szCs w:val="18"/>
      </w:rPr>
      <w:instrText xml:space="preserve"> SECTIONPAGES  </w:instrText>
    </w:r>
    <w:r>
      <w:rPr>
        <w:rFonts w:ascii="Corbel" w:hAnsi="Corbel"/>
        <w:color w:val="595959" w:themeColor="text1" w:themeTint="A6"/>
        <w:szCs w:val="18"/>
      </w:rPr>
      <w:fldChar w:fldCharType="separate"/>
    </w:r>
    <w:r>
      <w:rPr>
        <w:rFonts w:ascii="Corbel" w:hAnsi="Corbel"/>
        <w:color w:val="595959" w:themeColor="text1" w:themeTint="A6"/>
        <w:szCs w:val="18"/>
      </w:rPr>
      <w:t>15</w:t>
    </w:r>
    <w:r>
      <w:rPr>
        <w:rFonts w:ascii="Corbel" w:hAnsi="Corbel"/>
        <w:color w:val="595959" w:themeColor="text1" w:themeTint="A6"/>
        <w:szCs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w:p w14:paraId="34DB3E0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557EB" w14:textId="77777777" w:rsidR="0097433F" w:rsidRDefault="0097433F" w:rsidP="00904A58">
      <w:pPr>
        <w:spacing w:after="0" w:line="240" w:lineRule="auto"/>
      </w:pPr>
      <w:r>
        <w:separator/>
      </w:r>
    </w:p>
  </w:footnote>
  <w:footnote w:type="continuationSeparator" w:id="0">
    <w:p w14:paraId="7364D1FA" w14:textId="77777777" w:rsidR="0097433F" w:rsidRDefault="0097433F" w:rsidP="00904A58">
      <w:pPr>
        <w:spacing w:after="0" w:line="240" w:lineRule="auto"/>
      </w:pPr>
      <w:r>
        <w:continuationSeparator/>
      </w:r>
    </w:p>
  </w:footnote>
  <w:footnote w:type="continuationNotice" w:id="1">
    <w:p w14:paraId="6FB90069" w14:textId="77777777" w:rsidR="0097433F" w:rsidRDefault="0097433F">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w:p w14:paraId="6BBB5CFB" w14:textId="363EC74B">
    <w:pPr>
      <w:pStyle w:val="Header"/>
      <w:spacing w:after="0"/>
      <w:rPr>
        <w:rFonts w:ascii="Corbel" w:hAnsi="Corbel"/>
        <w:i/>
        <w:color w:val="595959" w:themeColor="text1" w:themeTint="A6"/>
        <w:szCs w:val="21"/>
      </w:rPr>
    </w:pPr>
    <w:r>
      <w:rPr>
        <w:rFonts w:ascii="Corbel" w:hAnsi="Corbel"/>
        <w:i/>
        <w:color w:val="595959"/>
        <w:szCs w:val="21"/>
      </w:rPr>
      <w:drawing>
        <wp:anchor distT="0" distB="0" distL="114300" distR="114300" simplePos="0" relativeHeight="251658240" behindDoc="1" locked="0" layoutInCell="1" allowOverlap="1">
          <wp:simplePos x="0" y="0"/>
          <wp:positionH relativeFrom="margin">
            <wp:posOffset>-702422</wp:posOffset>
          </wp:positionH>
          <wp:positionV relativeFrom="margin">
            <wp:posOffset>-1460500</wp:posOffset>
          </wp:positionV>
          <wp:extent cx="7525955" cy="10637520"/>
          <wp:effectExtent l="0" t="0" r="0" b="0"/>
          <wp:wrapNone/>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a:stretch>
                    <a:fillRect/>
                  </a:stretch>
                </pic:blipFill>
                <pic:spPr>
                  <a:xfrm>
                    <a:off x="0" y="0"/>
                    <a:ext cx="7525955" cy="1063752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w:p w14:paraId="661B0CAA" w14:textId="77777777">
    <w:pPr>
      <w:pStyle w:val="Header"/>
      <w:spacing w:after="0" w:line="300" w:lineRule="exact"/>
      <w:rPr>
        <w:rFonts w:ascii="Georgia" w:hAnsi="Georgia"/>
        <w:i/>
        <w:sz w:val="21"/>
        <w:szCs w:val="21"/>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w:p w14:paraId="707CED9B" w14:textId="77777777">
    <w:pPr>
      <w:pStyle w:val="Header"/>
      <w:rPr>
        <w:rFonts w:ascii="Georgia" w:hAnsi="Georgia"/>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8E5"/>
    <w:multiLevelType w:val="hybridMultilevel"/>
    <w:tmpl w:val="3DC62C24"/>
    <w:lvl w:ilvl="0" w:tplc="A8CAB912">
      <w:start w:val="1"/>
      <w:numFmt w:val="decimal"/>
      <w:lvlText w:val="%1."/>
      <w:lvlJc w:val="left"/>
      <w:pPr>
        <w:ind w:left="720" w:hanging="360"/>
      </w:pPr>
      <w:rPr>
        <w:b w:val="0"/>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1803FBF"/>
    <w:multiLevelType w:val="hybridMultilevel"/>
    <w:tmpl w:val="22209F7A"/>
    <w:lvl w:ilvl="0" w:tplc="DBACF30E">
      <w:start w:val="1"/>
      <w:numFmt w:val="low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16C238D2"/>
    <w:multiLevelType w:val="hybridMultilevel"/>
    <w:tmpl w:val="CB9479DC"/>
    <w:lvl w:ilvl="0" w:tplc="FB209ACA">
      <w:start w:val="1"/>
      <w:numFmt w:val="upp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180C4CAC"/>
    <w:multiLevelType w:val="hybridMultilevel"/>
    <w:tmpl w:val="BDF4C2F4"/>
    <w:lvl w:ilvl="0" w:tplc="BC3601E8">
      <w:start w:val="1"/>
      <w:numFmt w:val="lowerRoman"/>
      <w:lvlText w:val="(%1)"/>
      <w:lvlJc w:val="left"/>
      <w:pPr>
        <w:tabs>
          <w:tab w:val="num" w:pos="1080"/>
        </w:tabs>
        <w:ind w:left="1080" w:hanging="360"/>
      </w:pPr>
      <w:rPr>
        <w:rFonts w:hint="default"/>
        <w:b w:val="0"/>
        <w:i w:val="0"/>
        <w:sz w:val="22"/>
        <w:szCs w:val="22"/>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4" w15:restartNumberingAfterBreak="0">
    <w:nsid w:val="1A487403"/>
    <w:multiLevelType w:val="multilevel"/>
    <w:tmpl w:val="E8D49AF0"/>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1B814A80"/>
    <w:multiLevelType w:val="hybridMultilevel"/>
    <w:tmpl w:val="A41408F8"/>
    <w:lvl w:ilvl="0" w:tplc="9CDE6A44">
      <w:start w:val="1"/>
      <w:numFmt w:val="upperLetter"/>
      <w:lvlText w:val="(%1)"/>
      <w:lvlJc w:val="left"/>
      <w:pPr>
        <w:ind w:left="928"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1EA43C24"/>
    <w:multiLevelType w:val="multilevel"/>
    <w:tmpl w:val="2DEAEBFC"/>
    <w:lvl w:ilvl="0">
      <w:start w:val="1"/>
      <w:numFmt w:val="decimal"/>
      <w:pStyle w:val="rove"/>
      <w:lvlText w:val="%1"/>
      <w:lvlJc w:val="left"/>
      <w:pPr>
        <w:ind w:left="720" w:hanging="360"/>
      </w:pPr>
      <w:rPr>
        <w:rFonts w:hint="default"/>
        <w:b/>
      </w:rPr>
    </w:lvl>
    <w:lvl w:ilvl="1">
      <w:start w:val="1"/>
      <w:numFmt w:val="decimal"/>
      <w:pStyle w:val="rove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0D5561B"/>
    <w:multiLevelType w:val="hybridMultilevel"/>
    <w:tmpl w:val="98BAC3CC"/>
    <w:lvl w:ilvl="0" w:tplc="07FCC65E">
      <w:start w:val="1"/>
      <w:numFmt w:val="lowerRoman"/>
      <w:lvlText w:val="(%1)"/>
      <w:lvlJc w:val="left"/>
      <w:pPr>
        <w:ind w:left="1996" w:hanging="720"/>
      </w:pPr>
      <w:rPr>
        <w:rFonts w:hint="default"/>
      </w:rPr>
    </w:lvl>
    <w:lvl w:ilvl="1" w:tplc="04050019" w:tentative="1">
      <w:start w:val="1"/>
      <w:numFmt w:val="lowerLetter"/>
      <w:lvlText w:val="%2."/>
      <w:lvlJc w:val="left"/>
      <w:pPr>
        <w:ind w:left="2356" w:hanging="360"/>
      </w:pPr>
    </w:lvl>
    <w:lvl w:ilvl="2" w:tplc="0405001B" w:tentative="1">
      <w:start w:val="1"/>
      <w:numFmt w:val="lowerRoman"/>
      <w:lvlText w:val="%3."/>
      <w:lvlJc w:val="right"/>
      <w:pPr>
        <w:ind w:left="3076" w:hanging="180"/>
      </w:pPr>
    </w:lvl>
    <w:lvl w:ilvl="3" w:tplc="0405000F" w:tentative="1">
      <w:start w:val="1"/>
      <w:numFmt w:val="decimal"/>
      <w:lvlText w:val="%4."/>
      <w:lvlJc w:val="left"/>
      <w:pPr>
        <w:ind w:left="3796" w:hanging="360"/>
      </w:pPr>
    </w:lvl>
    <w:lvl w:ilvl="4" w:tplc="04050019" w:tentative="1">
      <w:start w:val="1"/>
      <w:numFmt w:val="lowerLetter"/>
      <w:lvlText w:val="%5."/>
      <w:lvlJc w:val="left"/>
      <w:pPr>
        <w:ind w:left="4516" w:hanging="360"/>
      </w:pPr>
    </w:lvl>
    <w:lvl w:ilvl="5" w:tplc="0405001B" w:tentative="1">
      <w:start w:val="1"/>
      <w:numFmt w:val="lowerRoman"/>
      <w:lvlText w:val="%6."/>
      <w:lvlJc w:val="right"/>
      <w:pPr>
        <w:ind w:left="5236" w:hanging="180"/>
      </w:pPr>
    </w:lvl>
    <w:lvl w:ilvl="6" w:tplc="0405000F" w:tentative="1">
      <w:start w:val="1"/>
      <w:numFmt w:val="decimal"/>
      <w:lvlText w:val="%7."/>
      <w:lvlJc w:val="left"/>
      <w:pPr>
        <w:ind w:left="5956" w:hanging="360"/>
      </w:pPr>
    </w:lvl>
    <w:lvl w:ilvl="7" w:tplc="04050019" w:tentative="1">
      <w:start w:val="1"/>
      <w:numFmt w:val="lowerLetter"/>
      <w:lvlText w:val="%8."/>
      <w:lvlJc w:val="left"/>
      <w:pPr>
        <w:ind w:left="6676" w:hanging="360"/>
      </w:pPr>
    </w:lvl>
    <w:lvl w:ilvl="8" w:tplc="0405001B" w:tentative="1">
      <w:start w:val="1"/>
      <w:numFmt w:val="lowerRoman"/>
      <w:lvlText w:val="%9."/>
      <w:lvlJc w:val="right"/>
      <w:pPr>
        <w:ind w:left="7396" w:hanging="180"/>
      </w:pPr>
    </w:lvl>
  </w:abstractNum>
  <w:abstractNum w:abstractNumId="8" w15:restartNumberingAfterBreak="0">
    <w:nsid w:val="218E0D81"/>
    <w:multiLevelType w:val="hybridMultilevel"/>
    <w:tmpl w:val="2A00B732"/>
    <w:lvl w:ilvl="0" w:tplc="A8C2B5F6">
      <w:start w:val="1"/>
      <w:numFmt w:val="low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225840F5"/>
    <w:multiLevelType w:val="hybridMultilevel"/>
    <w:tmpl w:val="E4CAB58E"/>
    <w:lvl w:ilvl="0" w:tplc="6436FEA6">
      <w:start w:val="1"/>
      <w:numFmt w:val="low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25BA7C65"/>
    <w:multiLevelType w:val="hybridMultilevel"/>
    <w:tmpl w:val="23723840"/>
    <w:lvl w:ilvl="0" w:tplc="04050017">
      <w:start w:val="1"/>
      <w:numFmt w:val="lowerLetter"/>
      <w:lvlText w:val="%1)"/>
      <w:lvlJc w:val="left"/>
      <w:pPr>
        <w:ind w:left="765" w:hanging="360"/>
      </w:pPr>
      <w:rPr>
        <w:rFonts w:hint="default"/>
      </w:r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11" w15:restartNumberingAfterBreak="0">
    <w:nsid w:val="2A11018C"/>
    <w:multiLevelType w:val="multilevel"/>
    <w:tmpl w:val="E8D49AF0"/>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2C544F6B"/>
    <w:multiLevelType w:val="hybridMultilevel"/>
    <w:tmpl w:val="50B0CC0E"/>
    <w:lvl w:ilvl="0" w:tplc="00A88748">
      <w:start w:val="5"/>
      <w:numFmt w:val="bullet"/>
      <w:lvlText w:val="-"/>
      <w:lvlJc w:val="left"/>
      <w:pPr>
        <w:ind w:left="720" w:hanging="360"/>
      </w:pPr>
      <w:rPr>
        <w:rFonts w:ascii="Corbel" w:eastAsia="Calibri" w:hAnsi="Corbel"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2CCC43E9"/>
    <w:multiLevelType w:val="multilevel"/>
    <w:tmpl w:val="7BF8491E"/>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ascii="Georgia" w:hAnsi="Georgia" w:hint="default"/>
        <w:b w:val="0"/>
        <w:sz w:val="21"/>
        <w:szCs w:val="21"/>
      </w:rPr>
    </w:lvl>
    <w:lvl w:ilvl="2">
      <w:start w:val="1"/>
      <w:numFmt w:val="decimal"/>
      <w:isLgl/>
      <w:lvlText w:val="%1.%2.%3"/>
      <w:lvlJc w:val="left"/>
      <w:pPr>
        <w:ind w:left="1996"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306B4671"/>
    <w:multiLevelType w:val="hybridMultilevel"/>
    <w:tmpl w:val="A41408F8"/>
    <w:lvl w:ilvl="0" w:tplc="9CDE6A44">
      <w:start w:val="1"/>
      <w:numFmt w:val="upperLetter"/>
      <w:lvlText w:val="(%1)"/>
      <w:lvlJc w:val="left"/>
      <w:pPr>
        <w:ind w:left="928"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30CC5221"/>
    <w:multiLevelType w:val="hybridMultilevel"/>
    <w:tmpl w:val="98BAC3CC"/>
    <w:lvl w:ilvl="0" w:tplc="07FCC65E">
      <w:start w:val="1"/>
      <w:numFmt w:val="lowerRoman"/>
      <w:lvlText w:val="(%1)"/>
      <w:lvlJc w:val="left"/>
      <w:pPr>
        <w:ind w:left="1997" w:hanging="720"/>
      </w:pPr>
      <w:rPr>
        <w:rFonts w:hint="default"/>
      </w:rPr>
    </w:lvl>
    <w:lvl w:ilvl="1" w:tplc="04050019" w:tentative="1">
      <w:start w:val="1"/>
      <w:numFmt w:val="lowerLetter"/>
      <w:lvlText w:val="%2."/>
      <w:lvlJc w:val="left"/>
      <w:pPr>
        <w:ind w:left="2356" w:hanging="360"/>
      </w:pPr>
    </w:lvl>
    <w:lvl w:ilvl="2" w:tplc="0405001B" w:tentative="1">
      <w:start w:val="1"/>
      <w:numFmt w:val="lowerRoman"/>
      <w:lvlText w:val="%3."/>
      <w:lvlJc w:val="right"/>
      <w:pPr>
        <w:ind w:left="3076" w:hanging="180"/>
      </w:pPr>
    </w:lvl>
    <w:lvl w:ilvl="3" w:tplc="0405000F" w:tentative="1">
      <w:start w:val="1"/>
      <w:numFmt w:val="decimal"/>
      <w:lvlText w:val="%4."/>
      <w:lvlJc w:val="left"/>
      <w:pPr>
        <w:ind w:left="3796" w:hanging="360"/>
      </w:pPr>
    </w:lvl>
    <w:lvl w:ilvl="4" w:tplc="04050019" w:tentative="1">
      <w:start w:val="1"/>
      <w:numFmt w:val="lowerLetter"/>
      <w:lvlText w:val="%5."/>
      <w:lvlJc w:val="left"/>
      <w:pPr>
        <w:ind w:left="4516" w:hanging="360"/>
      </w:pPr>
    </w:lvl>
    <w:lvl w:ilvl="5" w:tplc="0405001B" w:tentative="1">
      <w:start w:val="1"/>
      <w:numFmt w:val="lowerRoman"/>
      <w:lvlText w:val="%6."/>
      <w:lvlJc w:val="right"/>
      <w:pPr>
        <w:ind w:left="5236" w:hanging="180"/>
      </w:pPr>
    </w:lvl>
    <w:lvl w:ilvl="6" w:tplc="0405000F" w:tentative="1">
      <w:start w:val="1"/>
      <w:numFmt w:val="decimal"/>
      <w:lvlText w:val="%7."/>
      <w:lvlJc w:val="left"/>
      <w:pPr>
        <w:ind w:left="5956" w:hanging="360"/>
      </w:pPr>
    </w:lvl>
    <w:lvl w:ilvl="7" w:tplc="04050019" w:tentative="1">
      <w:start w:val="1"/>
      <w:numFmt w:val="lowerLetter"/>
      <w:lvlText w:val="%8."/>
      <w:lvlJc w:val="left"/>
      <w:pPr>
        <w:ind w:left="6676" w:hanging="360"/>
      </w:pPr>
    </w:lvl>
    <w:lvl w:ilvl="8" w:tplc="0405001B" w:tentative="1">
      <w:start w:val="1"/>
      <w:numFmt w:val="lowerRoman"/>
      <w:lvlText w:val="%9."/>
      <w:lvlJc w:val="right"/>
      <w:pPr>
        <w:ind w:left="7396" w:hanging="180"/>
      </w:pPr>
    </w:lvl>
  </w:abstractNum>
  <w:abstractNum w:abstractNumId="16" w15:restartNumberingAfterBreak="0">
    <w:nsid w:val="3A67495F"/>
    <w:multiLevelType w:val="hybridMultilevel"/>
    <w:tmpl w:val="A41408F8"/>
    <w:lvl w:ilvl="0" w:tplc="9CDE6A44">
      <w:start w:val="1"/>
      <w:numFmt w:val="upperLetter"/>
      <w:lvlText w:val="(%1)"/>
      <w:lvlJc w:val="left"/>
      <w:pPr>
        <w:ind w:left="928"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 w15:restartNumberingAfterBreak="0">
    <w:nsid w:val="4335129B"/>
    <w:multiLevelType w:val="hybridMultilevel"/>
    <w:tmpl w:val="4746C382"/>
    <w:lvl w:ilvl="0" w:tplc="366413EA">
      <w:start w:val="1"/>
      <w:numFmt w:val="lowerLetter"/>
      <w:lvlText w:val="(%1)"/>
      <w:lvlJc w:val="left"/>
      <w:pPr>
        <w:ind w:left="1636" w:hanging="360"/>
      </w:pPr>
      <w:rPr>
        <w:rFonts w:hint="default"/>
      </w:rPr>
    </w:lvl>
    <w:lvl w:ilvl="1" w:tplc="04050019" w:tentative="1">
      <w:start w:val="1"/>
      <w:numFmt w:val="lowerLetter"/>
      <w:lvlText w:val="%2."/>
      <w:lvlJc w:val="left"/>
      <w:pPr>
        <w:ind w:left="2356" w:hanging="360"/>
      </w:pPr>
    </w:lvl>
    <w:lvl w:ilvl="2" w:tplc="0405001B" w:tentative="1">
      <w:start w:val="1"/>
      <w:numFmt w:val="lowerRoman"/>
      <w:lvlText w:val="%3."/>
      <w:lvlJc w:val="right"/>
      <w:pPr>
        <w:ind w:left="3076" w:hanging="180"/>
      </w:pPr>
    </w:lvl>
    <w:lvl w:ilvl="3" w:tplc="0405000F" w:tentative="1">
      <w:start w:val="1"/>
      <w:numFmt w:val="decimal"/>
      <w:lvlText w:val="%4."/>
      <w:lvlJc w:val="left"/>
      <w:pPr>
        <w:ind w:left="3796" w:hanging="360"/>
      </w:pPr>
    </w:lvl>
    <w:lvl w:ilvl="4" w:tplc="04050019" w:tentative="1">
      <w:start w:val="1"/>
      <w:numFmt w:val="lowerLetter"/>
      <w:lvlText w:val="%5."/>
      <w:lvlJc w:val="left"/>
      <w:pPr>
        <w:ind w:left="4516" w:hanging="360"/>
      </w:pPr>
    </w:lvl>
    <w:lvl w:ilvl="5" w:tplc="0405001B" w:tentative="1">
      <w:start w:val="1"/>
      <w:numFmt w:val="lowerRoman"/>
      <w:lvlText w:val="%6."/>
      <w:lvlJc w:val="right"/>
      <w:pPr>
        <w:ind w:left="5236" w:hanging="180"/>
      </w:pPr>
    </w:lvl>
    <w:lvl w:ilvl="6" w:tplc="0405000F" w:tentative="1">
      <w:start w:val="1"/>
      <w:numFmt w:val="decimal"/>
      <w:lvlText w:val="%7."/>
      <w:lvlJc w:val="left"/>
      <w:pPr>
        <w:ind w:left="5956" w:hanging="360"/>
      </w:pPr>
    </w:lvl>
    <w:lvl w:ilvl="7" w:tplc="04050019" w:tentative="1">
      <w:start w:val="1"/>
      <w:numFmt w:val="lowerLetter"/>
      <w:lvlText w:val="%8."/>
      <w:lvlJc w:val="left"/>
      <w:pPr>
        <w:ind w:left="6676" w:hanging="360"/>
      </w:pPr>
    </w:lvl>
    <w:lvl w:ilvl="8" w:tplc="0405001B" w:tentative="1">
      <w:start w:val="1"/>
      <w:numFmt w:val="lowerRoman"/>
      <w:lvlText w:val="%9."/>
      <w:lvlJc w:val="right"/>
      <w:pPr>
        <w:ind w:left="7396" w:hanging="180"/>
      </w:pPr>
    </w:lvl>
  </w:abstractNum>
  <w:abstractNum w:abstractNumId="18" w15:restartNumberingAfterBreak="0">
    <w:nsid w:val="47EB58B7"/>
    <w:multiLevelType w:val="hybridMultilevel"/>
    <w:tmpl w:val="56E88564"/>
    <w:lvl w:ilvl="0" w:tplc="9DB24C12">
      <w:start w:val="1"/>
      <w:numFmt w:val="decimal"/>
      <w:lvlText w:val="%1."/>
      <w:lvlJc w:val="left"/>
      <w:pPr>
        <w:ind w:left="720" w:hanging="360"/>
      </w:pPr>
      <w:rPr>
        <w:b w:val="0"/>
        <w:i w:val="0"/>
      </w:r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start w:val="1"/>
      <w:numFmt w:val="lowerRoman"/>
      <w:lvlText w:val="%6."/>
      <w:lvlJc w:val="right"/>
      <w:pPr>
        <w:ind w:left="4320" w:hanging="180"/>
      </w:pPr>
    </w:lvl>
    <w:lvl w:ilvl="6" w:tplc="0405000F">
      <w:start w:val="1"/>
      <w:numFmt w:val="decimal"/>
      <w:lvlText w:val="%7."/>
      <w:lvlJc w:val="left"/>
      <w:pPr>
        <w:ind w:left="5040" w:hanging="360"/>
      </w:pPr>
    </w:lvl>
    <w:lvl w:ilvl="7" w:tplc="04050019">
      <w:start w:val="1"/>
      <w:numFmt w:val="lowerLetter"/>
      <w:lvlText w:val="%8."/>
      <w:lvlJc w:val="left"/>
      <w:pPr>
        <w:ind w:left="5760" w:hanging="360"/>
      </w:pPr>
    </w:lvl>
    <w:lvl w:ilvl="8" w:tplc="0405001B">
      <w:start w:val="1"/>
      <w:numFmt w:val="lowerRoman"/>
      <w:lvlText w:val="%9."/>
      <w:lvlJc w:val="right"/>
      <w:pPr>
        <w:ind w:left="6480" w:hanging="180"/>
      </w:pPr>
    </w:lvl>
  </w:abstractNum>
  <w:abstractNum w:abstractNumId="19" w15:restartNumberingAfterBreak="0">
    <w:nsid w:val="4A60097B"/>
    <w:multiLevelType w:val="hybridMultilevel"/>
    <w:tmpl w:val="CE481B1A"/>
    <w:lvl w:ilvl="0" w:tplc="44B8B010">
      <w:start w:val="1"/>
      <w:numFmt w:val="lowerLetter"/>
      <w:lvlText w:val="(%1)"/>
      <w:lvlJc w:val="left"/>
      <w:pPr>
        <w:ind w:left="928" w:hanging="360"/>
      </w:pPr>
      <w:rPr>
        <w:rFonts w:hint="default"/>
      </w:rPr>
    </w:lvl>
    <w:lvl w:ilvl="1" w:tplc="04050019" w:tentative="1">
      <w:start w:val="1"/>
      <w:numFmt w:val="lowerLetter"/>
      <w:lvlText w:val="%2."/>
      <w:lvlJc w:val="left"/>
      <w:pPr>
        <w:ind w:left="1648" w:hanging="360"/>
      </w:pPr>
    </w:lvl>
    <w:lvl w:ilvl="2" w:tplc="0405001B" w:tentative="1">
      <w:start w:val="1"/>
      <w:numFmt w:val="lowerRoman"/>
      <w:lvlText w:val="%3."/>
      <w:lvlJc w:val="right"/>
      <w:pPr>
        <w:ind w:left="2368" w:hanging="180"/>
      </w:pPr>
    </w:lvl>
    <w:lvl w:ilvl="3" w:tplc="0405000F" w:tentative="1">
      <w:start w:val="1"/>
      <w:numFmt w:val="decimal"/>
      <w:lvlText w:val="%4."/>
      <w:lvlJc w:val="left"/>
      <w:pPr>
        <w:ind w:left="3088" w:hanging="360"/>
      </w:pPr>
    </w:lvl>
    <w:lvl w:ilvl="4" w:tplc="04050019" w:tentative="1">
      <w:start w:val="1"/>
      <w:numFmt w:val="lowerLetter"/>
      <w:lvlText w:val="%5."/>
      <w:lvlJc w:val="left"/>
      <w:pPr>
        <w:ind w:left="3808" w:hanging="360"/>
      </w:pPr>
    </w:lvl>
    <w:lvl w:ilvl="5" w:tplc="0405001B" w:tentative="1">
      <w:start w:val="1"/>
      <w:numFmt w:val="lowerRoman"/>
      <w:lvlText w:val="%6."/>
      <w:lvlJc w:val="right"/>
      <w:pPr>
        <w:ind w:left="4528" w:hanging="180"/>
      </w:pPr>
    </w:lvl>
    <w:lvl w:ilvl="6" w:tplc="0405000F" w:tentative="1">
      <w:start w:val="1"/>
      <w:numFmt w:val="decimal"/>
      <w:lvlText w:val="%7."/>
      <w:lvlJc w:val="left"/>
      <w:pPr>
        <w:ind w:left="5248" w:hanging="360"/>
      </w:pPr>
    </w:lvl>
    <w:lvl w:ilvl="7" w:tplc="04050019" w:tentative="1">
      <w:start w:val="1"/>
      <w:numFmt w:val="lowerLetter"/>
      <w:lvlText w:val="%8."/>
      <w:lvlJc w:val="left"/>
      <w:pPr>
        <w:ind w:left="5968" w:hanging="360"/>
      </w:pPr>
    </w:lvl>
    <w:lvl w:ilvl="8" w:tplc="0405001B" w:tentative="1">
      <w:start w:val="1"/>
      <w:numFmt w:val="lowerRoman"/>
      <w:lvlText w:val="%9."/>
      <w:lvlJc w:val="right"/>
      <w:pPr>
        <w:ind w:left="6688" w:hanging="180"/>
      </w:pPr>
    </w:lvl>
  </w:abstractNum>
  <w:abstractNum w:abstractNumId="20" w15:restartNumberingAfterBreak="0">
    <w:nsid w:val="4AD47025"/>
    <w:multiLevelType w:val="hybridMultilevel"/>
    <w:tmpl w:val="00DE7E5E"/>
    <w:lvl w:ilvl="0" w:tplc="0186E482">
      <w:start w:val="1"/>
      <w:numFmt w:val="bullet"/>
      <w:lvlText w:val="-"/>
      <w:lvlJc w:val="left"/>
      <w:pPr>
        <w:ind w:left="927" w:hanging="360"/>
      </w:pPr>
      <w:rPr>
        <w:rFonts w:ascii="Corbel" w:eastAsia="Calibri" w:hAnsi="Corbel" w:cs="Times New Roman" w:hint="default"/>
      </w:rPr>
    </w:lvl>
    <w:lvl w:ilvl="1" w:tplc="04050003" w:tentative="1">
      <w:start w:val="1"/>
      <w:numFmt w:val="bullet"/>
      <w:lvlText w:val="o"/>
      <w:lvlJc w:val="left"/>
      <w:pPr>
        <w:ind w:left="1647" w:hanging="360"/>
      </w:pPr>
      <w:rPr>
        <w:rFonts w:ascii="Courier New" w:hAnsi="Courier New" w:cs="Courier New" w:hint="default"/>
      </w:rPr>
    </w:lvl>
    <w:lvl w:ilvl="2" w:tplc="04050005" w:tentative="1">
      <w:start w:val="1"/>
      <w:numFmt w:val="bullet"/>
      <w:lvlText w:val=""/>
      <w:lvlJc w:val="left"/>
      <w:pPr>
        <w:ind w:left="2367" w:hanging="360"/>
      </w:pPr>
      <w:rPr>
        <w:rFonts w:ascii="Wingdings" w:hAnsi="Wingdings" w:hint="default"/>
      </w:rPr>
    </w:lvl>
    <w:lvl w:ilvl="3" w:tplc="04050001" w:tentative="1">
      <w:start w:val="1"/>
      <w:numFmt w:val="bullet"/>
      <w:lvlText w:val=""/>
      <w:lvlJc w:val="left"/>
      <w:pPr>
        <w:ind w:left="3087" w:hanging="360"/>
      </w:pPr>
      <w:rPr>
        <w:rFonts w:ascii="Symbol" w:hAnsi="Symbol" w:hint="default"/>
      </w:rPr>
    </w:lvl>
    <w:lvl w:ilvl="4" w:tplc="04050003" w:tentative="1">
      <w:start w:val="1"/>
      <w:numFmt w:val="bullet"/>
      <w:lvlText w:val="o"/>
      <w:lvlJc w:val="left"/>
      <w:pPr>
        <w:ind w:left="3807" w:hanging="360"/>
      </w:pPr>
      <w:rPr>
        <w:rFonts w:ascii="Courier New" w:hAnsi="Courier New" w:cs="Courier New" w:hint="default"/>
      </w:rPr>
    </w:lvl>
    <w:lvl w:ilvl="5" w:tplc="04050005" w:tentative="1">
      <w:start w:val="1"/>
      <w:numFmt w:val="bullet"/>
      <w:lvlText w:val=""/>
      <w:lvlJc w:val="left"/>
      <w:pPr>
        <w:ind w:left="4527" w:hanging="360"/>
      </w:pPr>
      <w:rPr>
        <w:rFonts w:ascii="Wingdings" w:hAnsi="Wingdings" w:hint="default"/>
      </w:rPr>
    </w:lvl>
    <w:lvl w:ilvl="6" w:tplc="04050001" w:tentative="1">
      <w:start w:val="1"/>
      <w:numFmt w:val="bullet"/>
      <w:lvlText w:val=""/>
      <w:lvlJc w:val="left"/>
      <w:pPr>
        <w:ind w:left="5247" w:hanging="360"/>
      </w:pPr>
      <w:rPr>
        <w:rFonts w:ascii="Symbol" w:hAnsi="Symbol" w:hint="default"/>
      </w:rPr>
    </w:lvl>
    <w:lvl w:ilvl="7" w:tplc="04050003" w:tentative="1">
      <w:start w:val="1"/>
      <w:numFmt w:val="bullet"/>
      <w:lvlText w:val="o"/>
      <w:lvlJc w:val="left"/>
      <w:pPr>
        <w:ind w:left="5967" w:hanging="360"/>
      </w:pPr>
      <w:rPr>
        <w:rFonts w:ascii="Courier New" w:hAnsi="Courier New" w:cs="Courier New" w:hint="default"/>
      </w:rPr>
    </w:lvl>
    <w:lvl w:ilvl="8" w:tplc="04050005" w:tentative="1">
      <w:start w:val="1"/>
      <w:numFmt w:val="bullet"/>
      <w:lvlText w:val=""/>
      <w:lvlJc w:val="left"/>
      <w:pPr>
        <w:ind w:left="6687" w:hanging="360"/>
      </w:pPr>
      <w:rPr>
        <w:rFonts w:ascii="Wingdings" w:hAnsi="Wingdings" w:hint="default"/>
      </w:rPr>
    </w:lvl>
  </w:abstractNum>
  <w:abstractNum w:abstractNumId="21" w15:restartNumberingAfterBreak="0">
    <w:nsid w:val="555F6F8D"/>
    <w:multiLevelType w:val="hybridMultilevel"/>
    <w:tmpl w:val="7598B184"/>
    <w:lvl w:ilvl="0" w:tplc="DFA2CF20">
      <w:start w:val="1"/>
      <w:numFmt w:val="low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573C6B67"/>
    <w:multiLevelType w:val="multilevel"/>
    <w:tmpl w:val="E8D49AF0"/>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3" w15:restartNumberingAfterBreak="0">
    <w:nsid w:val="5ABD408A"/>
    <w:multiLevelType w:val="multilevel"/>
    <w:tmpl w:val="828C9290"/>
    <w:lvl w:ilvl="0">
      <w:start w:val="1"/>
      <w:numFmt w:val="decimal"/>
      <w:lvlText w:val="%1"/>
      <w:lvlJc w:val="left"/>
      <w:pPr>
        <w:ind w:left="6881" w:hanging="360"/>
      </w:pPr>
      <w:rPr>
        <w:rFonts w:hint="default"/>
      </w:rPr>
    </w:lvl>
    <w:lvl w:ilvl="1">
      <w:start w:val="1"/>
      <w:numFmt w:val="decimal"/>
      <w:lvlText w:val="%1.%2"/>
      <w:lvlJc w:val="left"/>
      <w:pPr>
        <w:ind w:left="-910" w:hanging="432"/>
      </w:pPr>
      <w:rPr>
        <w:rFonts w:hint="default"/>
        <w:b w:val="0"/>
      </w:rPr>
    </w:lvl>
    <w:lvl w:ilvl="2">
      <w:start w:val="1"/>
      <w:numFmt w:val="decimal"/>
      <w:lvlText w:val="%1.%2.%3"/>
      <w:lvlJc w:val="left"/>
      <w:pPr>
        <w:ind w:left="-478" w:hanging="504"/>
      </w:pPr>
      <w:rPr>
        <w:rFonts w:hint="default"/>
      </w:rPr>
    </w:lvl>
    <w:lvl w:ilvl="3">
      <w:start w:val="1"/>
      <w:numFmt w:val="decimal"/>
      <w:lvlText w:val="%1.%2.%3.%4."/>
      <w:lvlJc w:val="left"/>
      <w:pPr>
        <w:ind w:left="26" w:hanging="648"/>
      </w:pPr>
      <w:rPr>
        <w:rFonts w:hint="default"/>
      </w:rPr>
    </w:lvl>
    <w:lvl w:ilvl="4">
      <w:start w:val="1"/>
      <w:numFmt w:val="decimal"/>
      <w:lvlText w:val="%1.%2.%3.%4.%5."/>
      <w:lvlJc w:val="left"/>
      <w:pPr>
        <w:ind w:left="530" w:hanging="792"/>
      </w:pPr>
      <w:rPr>
        <w:rFonts w:hint="default"/>
      </w:rPr>
    </w:lvl>
    <w:lvl w:ilvl="5">
      <w:start w:val="1"/>
      <w:numFmt w:val="decimal"/>
      <w:lvlText w:val="%1.%2.%3.%4.%5.%6."/>
      <w:lvlJc w:val="left"/>
      <w:pPr>
        <w:ind w:left="1034" w:hanging="936"/>
      </w:pPr>
      <w:rPr>
        <w:rFonts w:hint="default"/>
      </w:rPr>
    </w:lvl>
    <w:lvl w:ilvl="6">
      <w:start w:val="1"/>
      <w:numFmt w:val="decimal"/>
      <w:lvlText w:val="%1.%2.%3.%4.%5.%6.%7."/>
      <w:lvlJc w:val="left"/>
      <w:pPr>
        <w:ind w:left="1538" w:hanging="1080"/>
      </w:pPr>
      <w:rPr>
        <w:rFonts w:hint="default"/>
      </w:rPr>
    </w:lvl>
    <w:lvl w:ilvl="7">
      <w:start w:val="1"/>
      <w:numFmt w:val="decimal"/>
      <w:lvlText w:val="%1.%2.%3.%4.%5.%6.%7.%8."/>
      <w:lvlJc w:val="left"/>
      <w:pPr>
        <w:ind w:left="2042" w:hanging="1224"/>
      </w:pPr>
      <w:rPr>
        <w:rFonts w:hint="default"/>
      </w:rPr>
    </w:lvl>
    <w:lvl w:ilvl="8">
      <w:start w:val="1"/>
      <w:numFmt w:val="decimal"/>
      <w:lvlText w:val="%1.%2.%3.%4.%5.%6.%7.%8.%9."/>
      <w:lvlJc w:val="left"/>
      <w:pPr>
        <w:ind w:left="2618" w:hanging="1440"/>
      </w:pPr>
      <w:rPr>
        <w:rFonts w:hint="default"/>
      </w:rPr>
    </w:lvl>
  </w:abstractNum>
  <w:abstractNum w:abstractNumId="24" w15:restartNumberingAfterBreak="0">
    <w:nsid w:val="5B673B96"/>
    <w:multiLevelType w:val="hybridMultilevel"/>
    <w:tmpl w:val="A41408F8"/>
    <w:lvl w:ilvl="0" w:tplc="9CDE6A44">
      <w:start w:val="1"/>
      <w:numFmt w:val="upperLetter"/>
      <w:lvlText w:val="(%1)"/>
      <w:lvlJc w:val="left"/>
      <w:pPr>
        <w:ind w:left="928"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5" w15:restartNumberingAfterBreak="0">
    <w:nsid w:val="5E05260D"/>
    <w:multiLevelType w:val="multilevel"/>
    <w:tmpl w:val="E8D49AF0"/>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6" w15:restartNumberingAfterBreak="0">
    <w:nsid w:val="61525C73"/>
    <w:multiLevelType w:val="hybridMultilevel"/>
    <w:tmpl w:val="9EB88864"/>
    <w:lvl w:ilvl="0" w:tplc="7A64B8D0">
      <w:start w:val="1"/>
      <w:numFmt w:val="lowerRoman"/>
      <w:lvlText w:val="(%1)"/>
      <w:lvlJc w:val="left"/>
      <w:pPr>
        <w:ind w:left="1287" w:hanging="720"/>
      </w:pPr>
      <w:rPr>
        <w:rFonts w:hint="default"/>
      </w:rPr>
    </w:lvl>
    <w:lvl w:ilvl="1" w:tplc="04050019" w:tentative="1">
      <w:start w:val="1"/>
      <w:numFmt w:val="lowerLetter"/>
      <w:lvlText w:val="%2."/>
      <w:lvlJc w:val="left"/>
      <w:pPr>
        <w:ind w:left="1647" w:hanging="360"/>
      </w:pPr>
    </w:lvl>
    <w:lvl w:ilvl="2" w:tplc="0405001B" w:tentative="1">
      <w:start w:val="1"/>
      <w:numFmt w:val="lowerRoman"/>
      <w:lvlText w:val="%3."/>
      <w:lvlJc w:val="right"/>
      <w:pPr>
        <w:ind w:left="2367" w:hanging="180"/>
      </w:pPr>
    </w:lvl>
    <w:lvl w:ilvl="3" w:tplc="0405000F" w:tentative="1">
      <w:start w:val="1"/>
      <w:numFmt w:val="decimal"/>
      <w:lvlText w:val="%4."/>
      <w:lvlJc w:val="left"/>
      <w:pPr>
        <w:ind w:left="3087" w:hanging="360"/>
      </w:pPr>
    </w:lvl>
    <w:lvl w:ilvl="4" w:tplc="04050019" w:tentative="1">
      <w:start w:val="1"/>
      <w:numFmt w:val="lowerLetter"/>
      <w:lvlText w:val="%5."/>
      <w:lvlJc w:val="left"/>
      <w:pPr>
        <w:ind w:left="3807" w:hanging="360"/>
      </w:pPr>
    </w:lvl>
    <w:lvl w:ilvl="5" w:tplc="0405001B" w:tentative="1">
      <w:start w:val="1"/>
      <w:numFmt w:val="lowerRoman"/>
      <w:lvlText w:val="%6."/>
      <w:lvlJc w:val="right"/>
      <w:pPr>
        <w:ind w:left="4527" w:hanging="180"/>
      </w:pPr>
    </w:lvl>
    <w:lvl w:ilvl="6" w:tplc="0405000F" w:tentative="1">
      <w:start w:val="1"/>
      <w:numFmt w:val="decimal"/>
      <w:lvlText w:val="%7."/>
      <w:lvlJc w:val="left"/>
      <w:pPr>
        <w:ind w:left="5247" w:hanging="360"/>
      </w:pPr>
    </w:lvl>
    <w:lvl w:ilvl="7" w:tplc="04050019" w:tentative="1">
      <w:start w:val="1"/>
      <w:numFmt w:val="lowerLetter"/>
      <w:lvlText w:val="%8."/>
      <w:lvlJc w:val="left"/>
      <w:pPr>
        <w:ind w:left="5967" w:hanging="360"/>
      </w:pPr>
    </w:lvl>
    <w:lvl w:ilvl="8" w:tplc="0405001B" w:tentative="1">
      <w:start w:val="1"/>
      <w:numFmt w:val="lowerRoman"/>
      <w:lvlText w:val="%9."/>
      <w:lvlJc w:val="right"/>
      <w:pPr>
        <w:ind w:left="6687" w:hanging="180"/>
      </w:pPr>
    </w:lvl>
  </w:abstractNum>
  <w:abstractNum w:abstractNumId="27" w15:restartNumberingAfterBreak="0">
    <w:nsid w:val="61BA65F0"/>
    <w:multiLevelType w:val="hybridMultilevel"/>
    <w:tmpl w:val="98BAC3CC"/>
    <w:lvl w:ilvl="0" w:tplc="07FCC65E">
      <w:start w:val="1"/>
      <w:numFmt w:val="lowerRoman"/>
      <w:lvlText w:val="(%1)"/>
      <w:lvlJc w:val="left"/>
      <w:pPr>
        <w:ind w:left="1996" w:hanging="720"/>
      </w:pPr>
      <w:rPr>
        <w:rFonts w:hint="default"/>
      </w:rPr>
    </w:lvl>
    <w:lvl w:ilvl="1" w:tplc="04050019" w:tentative="1">
      <w:start w:val="1"/>
      <w:numFmt w:val="lowerLetter"/>
      <w:lvlText w:val="%2."/>
      <w:lvlJc w:val="left"/>
      <w:pPr>
        <w:ind w:left="2356" w:hanging="360"/>
      </w:pPr>
    </w:lvl>
    <w:lvl w:ilvl="2" w:tplc="0405001B" w:tentative="1">
      <w:start w:val="1"/>
      <w:numFmt w:val="lowerRoman"/>
      <w:lvlText w:val="%3."/>
      <w:lvlJc w:val="right"/>
      <w:pPr>
        <w:ind w:left="3076" w:hanging="180"/>
      </w:pPr>
    </w:lvl>
    <w:lvl w:ilvl="3" w:tplc="0405000F" w:tentative="1">
      <w:start w:val="1"/>
      <w:numFmt w:val="decimal"/>
      <w:lvlText w:val="%4."/>
      <w:lvlJc w:val="left"/>
      <w:pPr>
        <w:ind w:left="3796" w:hanging="360"/>
      </w:pPr>
    </w:lvl>
    <w:lvl w:ilvl="4" w:tplc="04050019" w:tentative="1">
      <w:start w:val="1"/>
      <w:numFmt w:val="lowerLetter"/>
      <w:lvlText w:val="%5."/>
      <w:lvlJc w:val="left"/>
      <w:pPr>
        <w:ind w:left="4516" w:hanging="360"/>
      </w:pPr>
    </w:lvl>
    <w:lvl w:ilvl="5" w:tplc="0405001B" w:tentative="1">
      <w:start w:val="1"/>
      <w:numFmt w:val="lowerRoman"/>
      <w:lvlText w:val="%6."/>
      <w:lvlJc w:val="right"/>
      <w:pPr>
        <w:ind w:left="5236" w:hanging="180"/>
      </w:pPr>
    </w:lvl>
    <w:lvl w:ilvl="6" w:tplc="0405000F" w:tentative="1">
      <w:start w:val="1"/>
      <w:numFmt w:val="decimal"/>
      <w:lvlText w:val="%7."/>
      <w:lvlJc w:val="left"/>
      <w:pPr>
        <w:ind w:left="5956" w:hanging="360"/>
      </w:pPr>
    </w:lvl>
    <w:lvl w:ilvl="7" w:tplc="04050019" w:tentative="1">
      <w:start w:val="1"/>
      <w:numFmt w:val="lowerLetter"/>
      <w:lvlText w:val="%8."/>
      <w:lvlJc w:val="left"/>
      <w:pPr>
        <w:ind w:left="6676" w:hanging="360"/>
      </w:pPr>
    </w:lvl>
    <w:lvl w:ilvl="8" w:tplc="0405001B" w:tentative="1">
      <w:start w:val="1"/>
      <w:numFmt w:val="lowerRoman"/>
      <w:lvlText w:val="%9."/>
      <w:lvlJc w:val="right"/>
      <w:pPr>
        <w:ind w:left="7396" w:hanging="180"/>
      </w:pPr>
    </w:lvl>
  </w:abstractNum>
  <w:abstractNum w:abstractNumId="28" w15:restartNumberingAfterBreak="0">
    <w:nsid w:val="6BB25602"/>
    <w:multiLevelType w:val="hybridMultilevel"/>
    <w:tmpl w:val="90B4C25C"/>
    <w:lvl w:ilvl="0" w:tplc="0405000F">
      <w:start w:val="1"/>
      <w:numFmt w:val="decimal"/>
      <w:lvlText w:val="%1."/>
      <w:lvlJc w:val="left"/>
      <w:pPr>
        <w:ind w:left="720" w:hanging="360"/>
      </w:p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start w:val="1"/>
      <w:numFmt w:val="lowerRoman"/>
      <w:lvlText w:val="%6."/>
      <w:lvlJc w:val="right"/>
      <w:pPr>
        <w:ind w:left="4320" w:hanging="180"/>
      </w:pPr>
    </w:lvl>
    <w:lvl w:ilvl="6" w:tplc="0405000F">
      <w:start w:val="1"/>
      <w:numFmt w:val="decimal"/>
      <w:lvlText w:val="%7."/>
      <w:lvlJc w:val="left"/>
      <w:pPr>
        <w:ind w:left="5040" w:hanging="360"/>
      </w:pPr>
    </w:lvl>
    <w:lvl w:ilvl="7" w:tplc="04050019">
      <w:start w:val="1"/>
      <w:numFmt w:val="lowerLetter"/>
      <w:lvlText w:val="%8."/>
      <w:lvlJc w:val="left"/>
      <w:pPr>
        <w:ind w:left="5760" w:hanging="360"/>
      </w:pPr>
    </w:lvl>
    <w:lvl w:ilvl="8" w:tplc="0405001B">
      <w:start w:val="1"/>
      <w:numFmt w:val="lowerRoman"/>
      <w:lvlText w:val="%9."/>
      <w:lvlJc w:val="right"/>
      <w:pPr>
        <w:ind w:left="6480" w:hanging="180"/>
      </w:pPr>
    </w:lvl>
  </w:abstractNum>
  <w:abstractNum w:abstractNumId="29" w15:restartNumberingAfterBreak="0">
    <w:nsid w:val="6C111F46"/>
    <w:multiLevelType w:val="hybridMultilevel"/>
    <w:tmpl w:val="F9167D68"/>
    <w:lvl w:ilvl="0" w:tplc="04050019">
      <w:start w:val="1"/>
      <w:numFmt w:val="lowerLetter"/>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6DA3485B"/>
    <w:multiLevelType w:val="hybridMultilevel"/>
    <w:tmpl w:val="A41408F8"/>
    <w:lvl w:ilvl="0" w:tplc="9CDE6A44">
      <w:start w:val="1"/>
      <w:numFmt w:val="upperLetter"/>
      <w:lvlText w:val="(%1)"/>
      <w:lvlJc w:val="left"/>
      <w:pPr>
        <w:ind w:left="928"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1" w15:restartNumberingAfterBreak="0">
    <w:nsid w:val="70A4143F"/>
    <w:multiLevelType w:val="hybridMultilevel"/>
    <w:tmpl w:val="B9F8E302"/>
    <w:lvl w:ilvl="0" w:tplc="94445A32">
      <w:start w:val="1"/>
      <w:numFmt w:val="lowerLetter"/>
      <w:lvlText w:val="(%1)"/>
      <w:lvlJc w:val="left"/>
      <w:pPr>
        <w:ind w:left="765" w:hanging="360"/>
      </w:pPr>
      <w:rPr>
        <w:rFonts w:hint="default"/>
      </w:rPr>
    </w:lvl>
    <w:lvl w:ilvl="1" w:tplc="04050019" w:tentative="1">
      <w:start w:val="1"/>
      <w:numFmt w:val="lowerLetter"/>
      <w:lvlText w:val="%2."/>
      <w:lvlJc w:val="left"/>
      <w:pPr>
        <w:ind w:left="1485" w:hanging="360"/>
      </w:pPr>
    </w:lvl>
    <w:lvl w:ilvl="2" w:tplc="0405001B" w:tentative="1">
      <w:start w:val="1"/>
      <w:numFmt w:val="lowerRoman"/>
      <w:lvlText w:val="%3."/>
      <w:lvlJc w:val="right"/>
      <w:pPr>
        <w:ind w:left="2205" w:hanging="180"/>
      </w:pPr>
    </w:lvl>
    <w:lvl w:ilvl="3" w:tplc="0405000F" w:tentative="1">
      <w:start w:val="1"/>
      <w:numFmt w:val="decimal"/>
      <w:lvlText w:val="%4."/>
      <w:lvlJc w:val="left"/>
      <w:pPr>
        <w:ind w:left="2925" w:hanging="360"/>
      </w:pPr>
    </w:lvl>
    <w:lvl w:ilvl="4" w:tplc="04050019" w:tentative="1">
      <w:start w:val="1"/>
      <w:numFmt w:val="lowerLetter"/>
      <w:lvlText w:val="%5."/>
      <w:lvlJc w:val="left"/>
      <w:pPr>
        <w:ind w:left="3645" w:hanging="360"/>
      </w:pPr>
    </w:lvl>
    <w:lvl w:ilvl="5" w:tplc="0405001B" w:tentative="1">
      <w:start w:val="1"/>
      <w:numFmt w:val="lowerRoman"/>
      <w:lvlText w:val="%6."/>
      <w:lvlJc w:val="right"/>
      <w:pPr>
        <w:ind w:left="4365" w:hanging="180"/>
      </w:pPr>
    </w:lvl>
    <w:lvl w:ilvl="6" w:tplc="0405000F" w:tentative="1">
      <w:start w:val="1"/>
      <w:numFmt w:val="decimal"/>
      <w:lvlText w:val="%7."/>
      <w:lvlJc w:val="left"/>
      <w:pPr>
        <w:ind w:left="5085" w:hanging="360"/>
      </w:pPr>
    </w:lvl>
    <w:lvl w:ilvl="7" w:tplc="04050019" w:tentative="1">
      <w:start w:val="1"/>
      <w:numFmt w:val="lowerLetter"/>
      <w:lvlText w:val="%8."/>
      <w:lvlJc w:val="left"/>
      <w:pPr>
        <w:ind w:left="5805" w:hanging="360"/>
      </w:pPr>
    </w:lvl>
    <w:lvl w:ilvl="8" w:tplc="0405001B" w:tentative="1">
      <w:start w:val="1"/>
      <w:numFmt w:val="lowerRoman"/>
      <w:lvlText w:val="%9."/>
      <w:lvlJc w:val="right"/>
      <w:pPr>
        <w:ind w:left="6525" w:hanging="180"/>
      </w:pPr>
    </w:lvl>
  </w:abstractNum>
  <w:abstractNum w:abstractNumId="32" w15:restartNumberingAfterBreak="0">
    <w:nsid w:val="70DD2ECD"/>
    <w:multiLevelType w:val="hybridMultilevel"/>
    <w:tmpl w:val="CE481B1A"/>
    <w:lvl w:ilvl="0" w:tplc="44B8B010">
      <w:start w:val="1"/>
      <w:numFmt w:val="lowerLetter"/>
      <w:lvlText w:val="(%1)"/>
      <w:lvlJc w:val="left"/>
      <w:pPr>
        <w:ind w:left="928" w:hanging="360"/>
      </w:pPr>
      <w:rPr>
        <w:rFonts w:hint="default"/>
      </w:rPr>
    </w:lvl>
    <w:lvl w:ilvl="1" w:tplc="04050019" w:tentative="1">
      <w:start w:val="1"/>
      <w:numFmt w:val="lowerLetter"/>
      <w:lvlText w:val="%2."/>
      <w:lvlJc w:val="left"/>
      <w:pPr>
        <w:ind w:left="1648" w:hanging="360"/>
      </w:pPr>
    </w:lvl>
    <w:lvl w:ilvl="2" w:tplc="0405001B" w:tentative="1">
      <w:start w:val="1"/>
      <w:numFmt w:val="lowerRoman"/>
      <w:lvlText w:val="%3."/>
      <w:lvlJc w:val="right"/>
      <w:pPr>
        <w:ind w:left="2368" w:hanging="180"/>
      </w:pPr>
    </w:lvl>
    <w:lvl w:ilvl="3" w:tplc="0405000F" w:tentative="1">
      <w:start w:val="1"/>
      <w:numFmt w:val="decimal"/>
      <w:lvlText w:val="%4."/>
      <w:lvlJc w:val="left"/>
      <w:pPr>
        <w:ind w:left="3088" w:hanging="360"/>
      </w:pPr>
    </w:lvl>
    <w:lvl w:ilvl="4" w:tplc="04050019" w:tentative="1">
      <w:start w:val="1"/>
      <w:numFmt w:val="lowerLetter"/>
      <w:lvlText w:val="%5."/>
      <w:lvlJc w:val="left"/>
      <w:pPr>
        <w:ind w:left="3808" w:hanging="360"/>
      </w:pPr>
    </w:lvl>
    <w:lvl w:ilvl="5" w:tplc="0405001B" w:tentative="1">
      <w:start w:val="1"/>
      <w:numFmt w:val="lowerRoman"/>
      <w:lvlText w:val="%6."/>
      <w:lvlJc w:val="right"/>
      <w:pPr>
        <w:ind w:left="4528" w:hanging="180"/>
      </w:pPr>
    </w:lvl>
    <w:lvl w:ilvl="6" w:tplc="0405000F" w:tentative="1">
      <w:start w:val="1"/>
      <w:numFmt w:val="decimal"/>
      <w:lvlText w:val="%7."/>
      <w:lvlJc w:val="left"/>
      <w:pPr>
        <w:ind w:left="5248" w:hanging="360"/>
      </w:pPr>
    </w:lvl>
    <w:lvl w:ilvl="7" w:tplc="04050019" w:tentative="1">
      <w:start w:val="1"/>
      <w:numFmt w:val="lowerLetter"/>
      <w:lvlText w:val="%8."/>
      <w:lvlJc w:val="left"/>
      <w:pPr>
        <w:ind w:left="5968" w:hanging="360"/>
      </w:pPr>
    </w:lvl>
    <w:lvl w:ilvl="8" w:tplc="0405001B" w:tentative="1">
      <w:start w:val="1"/>
      <w:numFmt w:val="lowerRoman"/>
      <w:lvlText w:val="%9."/>
      <w:lvlJc w:val="right"/>
      <w:pPr>
        <w:ind w:left="6688" w:hanging="180"/>
      </w:pPr>
    </w:lvl>
  </w:abstractNum>
  <w:abstractNum w:abstractNumId="33" w15:restartNumberingAfterBreak="0">
    <w:nsid w:val="72A50511"/>
    <w:multiLevelType w:val="multilevel"/>
    <w:tmpl w:val="E8D49AF0"/>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4" w15:restartNumberingAfterBreak="0">
    <w:nsid w:val="75657EC2"/>
    <w:multiLevelType w:val="multilevel"/>
    <w:tmpl w:val="B27E1172"/>
    <w:lvl w:ilvl="0">
      <w:start w:val="1"/>
      <w:numFmt w:val="decimal"/>
      <w:pStyle w:val="Heading1"/>
      <w:lvlText w:val="%1"/>
      <w:lvlJc w:val="left"/>
      <w:pPr>
        <w:ind w:left="425" w:hanging="425"/>
      </w:pPr>
      <w:rPr>
        <w:rFonts w:hint="default"/>
        <w:b/>
      </w:rPr>
    </w:lvl>
    <w:lvl w:ilvl="1">
      <w:start w:val="1"/>
      <w:numFmt w:val="decimal"/>
      <w:pStyle w:val="Heading3"/>
      <w:isLgl/>
      <w:lvlText w:val="%1.%2"/>
      <w:lvlJc w:val="left"/>
      <w:pPr>
        <w:ind w:left="567" w:hanging="567"/>
      </w:pPr>
      <w:rPr>
        <w:rFonts w:ascii="Corbel" w:hAnsi="Corbel" w:hint="default"/>
        <w:b w:val="0"/>
        <w:sz w:val="22"/>
        <w:szCs w:val="22"/>
      </w:rPr>
    </w:lvl>
    <w:lvl w:ilvl="2">
      <w:start w:val="1"/>
      <w:numFmt w:val="decimal"/>
      <w:pStyle w:val="NoSpacing"/>
      <w:isLgl/>
      <w:lvlText w:val="%1.%2.%3"/>
      <w:lvlJc w:val="left"/>
      <w:pPr>
        <w:ind w:left="1276" w:hanging="708"/>
      </w:pPr>
      <w:rPr>
        <w:rFonts w:ascii="Corbel" w:hAnsi="Corbel" w:hint="default"/>
        <w:b w:val="0"/>
        <w:i w:val="0"/>
        <w:color w:val="595959" w:themeColor="text1" w:themeTint="A6"/>
        <w:sz w:val="22"/>
        <w:szCs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5" w15:restartNumberingAfterBreak="0">
    <w:nsid w:val="75836E7E"/>
    <w:multiLevelType w:val="hybridMultilevel"/>
    <w:tmpl w:val="283E50E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6" w15:restartNumberingAfterBreak="0">
    <w:nsid w:val="772E5E91"/>
    <w:multiLevelType w:val="hybridMultilevel"/>
    <w:tmpl w:val="B2BA0326"/>
    <w:lvl w:ilvl="0" w:tplc="2DD4986A">
      <w:start w:val="1"/>
      <w:numFmt w:val="upp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7" w15:restartNumberingAfterBreak="0">
    <w:nsid w:val="7C103F8A"/>
    <w:multiLevelType w:val="multilevel"/>
    <w:tmpl w:val="E8D49AF0"/>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8" w15:restartNumberingAfterBreak="0">
    <w:nsid w:val="7FB103FD"/>
    <w:multiLevelType w:val="multilevel"/>
    <w:tmpl w:val="7BF8491E"/>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ascii="Georgia" w:hAnsi="Georgia" w:hint="default"/>
        <w:b w:val="0"/>
        <w:sz w:val="21"/>
        <w:szCs w:val="21"/>
      </w:rPr>
    </w:lvl>
    <w:lvl w:ilvl="2">
      <w:start w:val="1"/>
      <w:numFmt w:val="decimal"/>
      <w:isLgl/>
      <w:lvlText w:val="%1.%2.%3"/>
      <w:lvlJc w:val="left"/>
      <w:pPr>
        <w:ind w:left="720"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723917275">
    <w:abstractNumId w:val="11"/>
  </w:num>
  <w:num w:numId="2" w16cid:durableId="1445660088">
    <w:abstractNumId w:val="36"/>
  </w:num>
  <w:num w:numId="3" w16cid:durableId="988285205">
    <w:abstractNumId w:val="34"/>
  </w:num>
  <w:num w:numId="4" w16cid:durableId="267783814">
    <w:abstractNumId w:val="6"/>
  </w:num>
  <w:num w:numId="5" w16cid:durableId="828790359">
    <w:abstractNumId w:val="32"/>
  </w:num>
  <w:num w:numId="6" w16cid:durableId="942297892">
    <w:abstractNumId w:val="10"/>
  </w:num>
  <w:num w:numId="7" w16cid:durableId="43386209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6856831">
    <w:abstractNumId w:val="34"/>
  </w:num>
  <w:num w:numId="9" w16cid:durableId="179241147">
    <w:abstractNumId w:val="34"/>
  </w:num>
  <w:num w:numId="10" w16cid:durableId="614018941">
    <w:abstractNumId w:val="34"/>
  </w:num>
  <w:num w:numId="11" w16cid:durableId="2098554264">
    <w:abstractNumId w:val="34"/>
  </w:num>
  <w:num w:numId="12" w16cid:durableId="302541122">
    <w:abstractNumId w:val="33"/>
  </w:num>
  <w:num w:numId="13" w16cid:durableId="798457771">
    <w:abstractNumId w:val="12"/>
  </w:num>
  <w:num w:numId="14" w16cid:durableId="2087454707">
    <w:abstractNumId w:val="27"/>
  </w:num>
  <w:num w:numId="15" w16cid:durableId="574631686">
    <w:abstractNumId w:val="5"/>
  </w:num>
  <w:num w:numId="16" w16cid:durableId="1173183941">
    <w:abstractNumId w:val="38"/>
  </w:num>
  <w:num w:numId="17" w16cid:durableId="1913614690">
    <w:abstractNumId w:val="15"/>
  </w:num>
  <w:num w:numId="18" w16cid:durableId="205456558">
    <w:abstractNumId w:val="23"/>
  </w:num>
  <w:num w:numId="19" w16cid:durableId="1001740768">
    <w:abstractNumId w:val="4"/>
  </w:num>
  <w:num w:numId="20" w16cid:durableId="155531612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87595207">
    <w:abstractNumId w:val="24"/>
  </w:num>
  <w:num w:numId="22" w16cid:durableId="976229868">
    <w:abstractNumId w:val="1"/>
  </w:num>
  <w:num w:numId="23" w16cid:durableId="570771472">
    <w:abstractNumId w:val="26"/>
  </w:num>
  <w:num w:numId="24" w16cid:durableId="1232545629">
    <w:abstractNumId w:val="7"/>
  </w:num>
  <w:num w:numId="25" w16cid:durableId="1666392298">
    <w:abstractNumId w:val="17"/>
  </w:num>
  <w:num w:numId="26" w16cid:durableId="1850485645">
    <w:abstractNumId w:val="21"/>
  </w:num>
  <w:num w:numId="27" w16cid:durableId="1865483229">
    <w:abstractNumId w:val="22"/>
  </w:num>
  <w:num w:numId="28" w16cid:durableId="1452167013">
    <w:abstractNumId w:val="14"/>
  </w:num>
  <w:num w:numId="29" w16cid:durableId="1022798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15143729">
    <w:abstractNumId w:val="13"/>
  </w:num>
  <w:num w:numId="31" w16cid:durableId="470905501">
    <w:abstractNumId w:val="8"/>
  </w:num>
  <w:num w:numId="32" w16cid:durableId="912814980">
    <w:abstractNumId w:val="19"/>
  </w:num>
  <w:num w:numId="33" w16cid:durableId="106659227">
    <w:abstractNumId w:val="9"/>
  </w:num>
  <w:num w:numId="34" w16cid:durableId="333840520">
    <w:abstractNumId w:val="37"/>
  </w:num>
  <w:num w:numId="35" w16cid:durableId="1109936478">
    <w:abstractNumId w:val="16"/>
  </w:num>
  <w:num w:numId="36" w16cid:durableId="21925056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80043174">
    <w:abstractNumId w:val="25"/>
  </w:num>
  <w:num w:numId="38" w16cid:durableId="43721997">
    <w:abstractNumId w:val="30"/>
  </w:num>
  <w:num w:numId="39" w16cid:durableId="211000478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08143036">
    <w:abstractNumId w:val="35"/>
  </w:num>
  <w:num w:numId="41" w16cid:durableId="1054699844">
    <w:abstractNumId w:val="0"/>
  </w:num>
  <w:num w:numId="42" w16cid:durableId="1359577052">
    <w:abstractNumId w:val="29"/>
  </w:num>
  <w:num w:numId="43" w16cid:durableId="1286931429">
    <w:abstractNumId w:val="31"/>
  </w:num>
  <w:num w:numId="44" w16cid:durableId="1793593535">
    <w:abstractNumId w:val="3"/>
  </w:num>
  <w:num w:numId="45" w16cid:durableId="1472675187">
    <w:abstractNumId w:val="2"/>
  </w:num>
  <w:num w:numId="46" w16cid:durableId="2017686984">
    <w:abstractNumId w:val="20"/>
  </w:num>
  <w:num w:numId="47" w16cid:durableId="165035743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9260076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mian Struk">
    <w15:presenceInfo w15:providerId="AD" w15:userId="S::damian.struk@singledraft.onmicrosoft.com::3ab11056-ad66-4607-81dd-b32869b9ccbf"/>
  </w15:person>
  <w15:person w15:author="Jan Kubica">
    <w15:presenceInfo w15:providerId="None" w15:userId="Jan Kubi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trackRevisions/>
  <w:doNotTrackFormatting/>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F2C43"/>
    <w:rsid w:val="00000A2E"/>
    <w:rsid w:val="00000B76"/>
    <w:rsid w:val="00001369"/>
    <w:rsid w:val="000014C0"/>
    <w:rsid w:val="0000164F"/>
    <w:rsid w:val="0000404F"/>
    <w:rsid w:val="0000453D"/>
    <w:rsid w:val="00005869"/>
    <w:rsid w:val="00007BC2"/>
    <w:rsid w:val="0001065D"/>
    <w:rsid w:val="00010CA3"/>
    <w:rsid w:val="00011787"/>
    <w:rsid w:val="0001179C"/>
    <w:rsid w:val="00011C9C"/>
    <w:rsid w:val="000147FA"/>
    <w:rsid w:val="00015189"/>
    <w:rsid w:val="0001689E"/>
    <w:rsid w:val="00016A40"/>
    <w:rsid w:val="000176DF"/>
    <w:rsid w:val="00017C9A"/>
    <w:rsid w:val="00021D9D"/>
    <w:rsid w:val="00021FD6"/>
    <w:rsid w:val="00022069"/>
    <w:rsid w:val="000222BD"/>
    <w:rsid w:val="0002253C"/>
    <w:rsid w:val="00022EB8"/>
    <w:rsid w:val="00022F6B"/>
    <w:rsid w:val="0002304C"/>
    <w:rsid w:val="0002322D"/>
    <w:rsid w:val="00024FB2"/>
    <w:rsid w:val="000260A5"/>
    <w:rsid w:val="00027002"/>
    <w:rsid w:val="000270A0"/>
    <w:rsid w:val="00027D2B"/>
    <w:rsid w:val="000307D9"/>
    <w:rsid w:val="00031351"/>
    <w:rsid w:val="00032171"/>
    <w:rsid w:val="00033470"/>
    <w:rsid w:val="00034A19"/>
    <w:rsid w:val="00036CA9"/>
    <w:rsid w:val="00037594"/>
    <w:rsid w:val="00037C07"/>
    <w:rsid w:val="00040E7D"/>
    <w:rsid w:val="00041660"/>
    <w:rsid w:val="00041C7C"/>
    <w:rsid w:val="00042F4C"/>
    <w:rsid w:val="00043CF8"/>
    <w:rsid w:val="00043D69"/>
    <w:rsid w:val="000440B0"/>
    <w:rsid w:val="00044975"/>
    <w:rsid w:val="000459E5"/>
    <w:rsid w:val="000460F2"/>
    <w:rsid w:val="0004626E"/>
    <w:rsid w:val="000463C6"/>
    <w:rsid w:val="00046867"/>
    <w:rsid w:val="000473A6"/>
    <w:rsid w:val="000473EE"/>
    <w:rsid w:val="00047A8E"/>
    <w:rsid w:val="000504F3"/>
    <w:rsid w:val="000505E6"/>
    <w:rsid w:val="000517A9"/>
    <w:rsid w:val="000527A1"/>
    <w:rsid w:val="0005297D"/>
    <w:rsid w:val="00052D3B"/>
    <w:rsid w:val="00053921"/>
    <w:rsid w:val="000539E9"/>
    <w:rsid w:val="0005437A"/>
    <w:rsid w:val="00054390"/>
    <w:rsid w:val="00054F19"/>
    <w:rsid w:val="000558B0"/>
    <w:rsid w:val="0005749D"/>
    <w:rsid w:val="00060624"/>
    <w:rsid w:val="00060E03"/>
    <w:rsid w:val="00060F5C"/>
    <w:rsid w:val="00061C95"/>
    <w:rsid w:val="0006243B"/>
    <w:rsid w:val="00062728"/>
    <w:rsid w:val="00062C57"/>
    <w:rsid w:val="00062F69"/>
    <w:rsid w:val="000632A2"/>
    <w:rsid w:val="00063CF0"/>
    <w:rsid w:val="00064418"/>
    <w:rsid w:val="000651B3"/>
    <w:rsid w:val="0006579A"/>
    <w:rsid w:val="00065C14"/>
    <w:rsid w:val="00065FDF"/>
    <w:rsid w:val="00066093"/>
    <w:rsid w:val="0006611F"/>
    <w:rsid w:val="000665CE"/>
    <w:rsid w:val="00066B71"/>
    <w:rsid w:val="00066F4A"/>
    <w:rsid w:val="00067F8F"/>
    <w:rsid w:val="00070666"/>
    <w:rsid w:val="00070798"/>
    <w:rsid w:val="0007134B"/>
    <w:rsid w:val="00071F16"/>
    <w:rsid w:val="00073A23"/>
    <w:rsid w:val="00073BB8"/>
    <w:rsid w:val="00073F6B"/>
    <w:rsid w:val="00073FB9"/>
    <w:rsid w:val="000748DF"/>
    <w:rsid w:val="00074AF5"/>
    <w:rsid w:val="00074D68"/>
    <w:rsid w:val="00074E6B"/>
    <w:rsid w:val="00074FBB"/>
    <w:rsid w:val="00075167"/>
    <w:rsid w:val="00076CE6"/>
    <w:rsid w:val="000775A3"/>
    <w:rsid w:val="00077607"/>
    <w:rsid w:val="00080DEB"/>
    <w:rsid w:val="00081A71"/>
    <w:rsid w:val="00081E45"/>
    <w:rsid w:val="00082018"/>
    <w:rsid w:val="0008206D"/>
    <w:rsid w:val="00082CAA"/>
    <w:rsid w:val="0008378D"/>
    <w:rsid w:val="00084098"/>
    <w:rsid w:val="0008444E"/>
    <w:rsid w:val="00084A6D"/>
    <w:rsid w:val="000857EC"/>
    <w:rsid w:val="000861D9"/>
    <w:rsid w:val="00086965"/>
    <w:rsid w:val="00087D0A"/>
    <w:rsid w:val="00087EF2"/>
    <w:rsid w:val="0009076D"/>
    <w:rsid w:val="00091B27"/>
    <w:rsid w:val="00091EC7"/>
    <w:rsid w:val="000923BF"/>
    <w:rsid w:val="00093B40"/>
    <w:rsid w:val="00094314"/>
    <w:rsid w:val="00094406"/>
    <w:rsid w:val="00095611"/>
    <w:rsid w:val="0009639E"/>
    <w:rsid w:val="0009765D"/>
    <w:rsid w:val="000A01D5"/>
    <w:rsid w:val="000A0CDD"/>
    <w:rsid w:val="000A1487"/>
    <w:rsid w:val="000A172C"/>
    <w:rsid w:val="000A1BF6"/>
    <w:rsid w:val="000A2B83"/>
    <w:rsid w:val="000A30DA"/>
    <w:rsid w:val="000A33E7"/>
    <w:rsid w:val="000A4B1E"/>
    <w:rsid w:val="000A5D72"/>
    <w:rsid w:val="000A696A"/>
    <w:rsid w:val="000A70B3"/>
    <w:rsid w:val="000A7A8B"/>
    <w:rsid w:val="000A7AC4"/>
    <w:rsid w:val="000A7AEA"/>
    <w:rsid w:val="000A7C8C"/>
    <w:rsid w:val="000B09EC"/>
    <w:rsid w:val="000B131D"/>
    <w:rsid w:val="000B29A7"/>
    <w:rsid w:val="000B318A"/>
    <w:rsid w:val="000B48D7"/>
    <w:rsid w:val="000B53CB"/>
    <w:rsid w:val="000B587B"/>
    <w:rsid w:val="000B5BC9"/>
    <w:rsid w:val="000B6121"/>
    <w:rsid w:val="000B6939"/>
    <w:rsid w:val="000B6CA7"/>
    <w:rsid w:val="000B79E7"/>
    <w:rsid w:val="000C05BD"/>
    <w:rsid w:val="000C2345"/>
    <w:rsid w:val="000C2C83"/>
    <w:rsid w:val="000C2CF3"/>
    <w:rsid w:val="000C336F"/>
    <w:rsid w:val="000C3507"/>
    <w:rsid w:val="000C3548"/>
    <w:rsid w:val="000C3D61"/>
    <w:rsid w:val="000C4888"/>
    <w:rsid w:val="000C5D84"/>
    <w:rsid w:val="000C6801"/>
    <w:rsid w:val="000C7576"/>
    <w:rsid w:val="000C7910"/>
    <w:rsid w:val="000C7D81"/>
    <w:rsid w:val="000D09D0"/>
    <w:rsid w:val="000D10FC"/>
    <w:rsid w:val="000D27CF"/>
    <w:rsid w:val="000D2E90"/>
    <w:rsid w:val="000D329D"/>
    <w:rsid w:val="000D356E"/>
    <w:rsid w:val="000D39F9"/>
    <w:rsid w:val="000D3C98"/>
    <w:rsid w:val="000D4CBD"/>
    <w:rsid w:val="000D697D"/>
    <w:rsid w:val="000D7232"/>
    <w:rsid w:val="000D726E"/>
    <w:rsid w:val="000D732E"/>
    <w:rsid w:val="000E0A33"/>
    <w:rsid w:val="000E0C95"/>
    <w:rsid w:val="000E14EF"/>
    <w:rsid w:val="000E3E0A"/>
    <w:rsid w:val="000E3E15"/>
    <w:rsid w:val="000E3FEE"/>
    <w:rsid w:val="000E4144"/>
    <w:rsid w:val="000E4D80"/>
    <w:rsid w:val="000E4F86"/>
    <w:rsid w:val="000E5641"/>
    <w:rsid w:val="000E632C"/>
    <w:rsid w:val="000E742D"/>
    <w:rsid w:val="000E7619"/>
    <w:rsid w:val="000E7A59"/>
    <w:rsid w:val="000F0B11"/>
    <w:rsid w:val="000F2861"/>
    <w:rsid w:val="000F2BBA"/>
    <w:rsid w:val="000F36AF"/>
    <w:rsid w:val="000F3EFA"/>
    <w:rsid w:val="000F5408"/>
    <w:rsid w:val="000F5EAF"/>
    <w:rsid w:val="000F63A3"/>
    <w:rsid w:val="000F643E"/>
    <w:rsid w:val="000F73AD"/>
    <w:rsid w:val="001004D8"/>
    <w:rsid w:val="00100E62"/>
    <w:rsid w:val="001016F3"/>
    <w:rsid w:val="00101F1B"/>
    <w:rsid w:val="00102242"/>
    <w:rsid w:val="0010224A"/>
    <w:rsid w:val="00104EAB"/>
    <w:rsid w:val="00106640"/>
    <w:rsid w:val="001069DD"/>
    <w:rsid w:val="00106AE3"/>
    <w:rsid w:val="00107348"/>
    <w:rsid w:val="00110153"/>
    <w:rsid w:val="001102EF"/>
    <w:rsid w:val="0011038F"/>
    <w:rsid w:val="00110CEF"/>
    <w:rsid w:val="00110D0D"/>
    <w:rsid w:val="00110E52"/>
    <w:rsid w:val="0011106E"/>
    <w:rsid w:val="00111756"/>
    <w:rsid w:val="00111B89"/>
    <w:rsid w:val="00112672"/>
    <w:rsid w:val="00113212"/>
    <w:rsid w:val="001137C3"/>
    <w:rsid w:val="00113A9E"/>
    <w:rsid w:val="00113EFE"/>
    <w:rsid w:val="0011626D"/>
    <w:rsid w:val="001168F1"/>
    <w:rsid w:val="0012099F"/>
    <w:rsid w:val="00121849"/>
    <w:rsid w:val="00121BE7"/>
    <w:rsid w:val="00121D98"/>
    <w:rsid w:val="00122B57"/>
    <w:rsid w:val="00122E07"/>
    <w:rsid w:val="00122E66"/>
    <w:rsid w:val="00123329"/>
    <w:rsid w:val="00123A6D"/>
    <w:rsid w:val="0012681E"/>
    <w:rsid w:val="00126E0B"/>
    <w:rsid w:val="00127EFE"/>
    <w:rsid w:val="00131FBD"/>
    <w:rsid w:val="00132B0D"/>
    <w:rsid w:val="00132B2B"/>
    <w:rsid w:val="00132B57"/>
    <w:rsid w:val="00133319"/>
    <w:rsid w:val="00134506"/>
    <w:rsid w:val="00135902"/>
    <w:rsid w:val="00136047"/>
    <w:rsid w:val="0013643E"/>
    <w:rsid w:val="0013686A"/>
    <w:rsid w:val="001375CA"/>
    <w:rsid w:val="001378B1"/>
    <w:rsid w:val="00140F51"/>
    <w:rsid w:val="0014142B"/>
    <w:rsid w:val="001421D7"/>
    <w:rsid w:val="0014297D"/>
    <w:rsid w:val="00142E0B"/>
    <w:rsid w:val="00142E23"/>
    <w:rsid w:val="0014320F"/>
    <w:rsid w:val="00143618"/>
    <w:rsid w:val="00143A36"/>
    <w:rsid w:val="00143CB8"/>
    <w:rsid w:val="001479D9"/>
    <w:rsid w:val="00153A51"/>
    <w:rsid w:val="00154835"/>
    <w:rsid w:val="00155582"/>
    <w:rsid w:val="00155CA2"/>
    <w:rsid w:val="00155FCD"/>
    <w:rsid w:val="0015663A"/>
    <w:rsid w:val="00156EF9"/>
    <w:rsid w:val="00160C37"/>
    <w:rsid w:val="00160DE2"/>
    <w:rsid w:val="0016156D"/>
    <w:rsid w:val="001621D1"/>
    <w:rsid w:val="00162925"/>
    <w:rsid w:val="00162E52"/>
    <w:rsid w:val="001630E9"/>
    <w:rsid w:val="001631F4"/>
    <w:rsid w:val="00163443"/>
    <w:rsid w:val="0016384D"/>
    <w:rsid w:val="001640F2"/>
    <w:rsid w:val="001647B3"/>
    <w:rsid w:val="001678CB"/>
    <w:rsid w:val="00170D24"/>
    <w:rsid w:val="0017111C"/>
    <w:rsid w:val="00173016"/>
    <w:rsid w:val="00175C1C"/>
    <w:rsid w:val="00176201"/>
    <w:rsid w:val="001769CC"/>
    <w:rsid w:val="001775F0"/>
    <w:rsid w:val="001805EC"/>
    <w:rsid w:val="00180791"/>
    <w:rsid w:val="00181516"/>
    <w:rsid w:val="00181F31"/>
    <w:rsid w:val="00183B1A"/>
    <w:rsid w:val="00185909"/>
    <w:rsid w:val="00185CB5"/>
    <w:rsid w:val="001867C6"/>
    <w:rsid w:val="00187549"/>
    <w:rsid w:val="00187A5B"/>
    <w:rsid w:val="00187EB5"/>
    <w:rsid w:val="001900A1"/>
    <w:rsid w:val="00190436"/>
    <w:rsid w:val="00190D88"/>
    <w:rsid w:val="00191FB5"/>
    <w:rsid w:val="00192223"/>
    <w:rsid w:val="0019305B"/>
    <w:rsid w:val="0019315A"/>
    <w:rsid w:val="00193292"/>
    <w:rsid w:val="001942CA"/>
    <w:rsid w:val="0019436E"/>
    <w:rsid w:val="00195377"/>
    <w:rsid w:val="00195918"/>
    <w:rsid w:val="001964E0"/>
    <w:rsid w:val="00196F34"/>
    <w:rsid w:val="001A145E"/>
    <w:rsid w:val="001A185B"/>
    <w:rsid w:val="001A1D48"/>
    <w:rsid w:val="001A3FBB"/>
    <w:rsid w:val="001A436C"/>
    <w:rsid w:val="001A4C4F"/>
    <w:rsid w:val="001A4F18"/>
    <w:rsid w:val="001A5B15"/>
    <w:rsid w:val="001A5CF8"/>
    <w:rsid w:val="001A708A"/>
    <w:rsid w:val="001A717C"/>
    <w:rsid w:val="001A7401"/>
    <w:rsid w:val="001A7D5A"/>
    <w:rsid w:val="001B03AA"/>
    <w:rsid w:val="001B04BA"/>
    <w:rsid w:val="001B0A47"/>
    <w:rsid w:val="001B1726"/>
    <w:rsid w:val="001B1D51"/>
    <w:rsid w:val="001B23EC"/>
    <w:rsid w:val="001B2FC9"/>
    <w:rsid w:val="001B388D"/>
    <w:rsid w:val="001B62A9"/>
    <w:rsid w:val="001B63EB"/>
    <w:rsid w:val="001B73BB"/>
    <w:rsid w:val="001B7974"/>
    <w:rsid w:val="001B7FB8"/>
    <w:rsid w:val="001C049C"/>
    <w:rsid w:val="001C0B6A"/>
    <w:rsid w:val="001C0E12"/>
    <w:rsid w:val="001C0EC2"/>
    <w:rsid w:val="001C1174"/>
    <w:rsid w:val="001C141C"/>
    <w:rsid w:val="001C2575"/>
    <w:rsid w:val="001C3D72"/>
    <w:rsid w:val="001C3E06"/>
    <w:rsid w:val="001C4C69"/>
    <w:rsid w:val="001C5937"/>
    <w:rsid w:val="001C60B9"/>
    <w:rsid w:val="001C71B7"/>
    <w:rsid w:val="001C7F14"/>
    <w:rsid w:val="001D1BB4"/>
    <w:rsid w:val="001D29FA"/>
    <w:rsid w:val="001D2E7A"/>
    <w:rsid w:val="001D3385"/>
    <w:rsid w:val="001D4B83"/>
    <w:rsid w:val="001D4C95"/>
    <w:rsid w:val="001D54CF"/>
    <w:rsid w:val="001D67BA"/>
    <w:rsid w:val="001D6C8A"/>
    <w:rsid w:val="001D6C9E"/>
    <w:rsid w:val="001E0449"/>
    <w:rsid w:val="001E0AD8"/>
    <w:rsid w:val="001E1738"/>
    <w:rsid w:val="001E212D"/>
    <w:rsid w:val="001E2451"/>
    <w:rsid w:val="001E282A"/>
    <w:rsid w:val="001E30CA"/>
    <w:rsid w:val="001E34DB"/>
    <w:rsid w:val="001E3E7B"/>
    <w:rsid w:val="001E4745"/>
    <w:rsid w:val="001E48B6"/>
    <w:rsid w:val="001E4A9C"/>
    <w:rsid w:val="001E4DEE"/>
    <w:rsid w:val="001E61BD"/>
    <w:rsid w:val="001E7000"/>
    <w:rsid w:val="001E7143"/>
    <w:rsid w:val="001E7759"/>
    <w:rsid w:val="001E7E31"/>
    <w:rsid w:val="001F0028"/>
    <w:rsid w:val="001F15C9"/>
    <w:rsid w:val="001F197B"/>
    <w:rsid w:val="001F1B4E"/>
    <w:rsid w:val="001F3DCD"/>
    <w:rsid w:val="001F3F6E"/>
    <w:rsid w:val="001F424A"/>
    <w:rsid w:val="001F48D2"/>
    <w:rsid w:val="001F4DAE"/>
    <w:rsid w:val="001F4FFF"/>
    <w:rsid w:val="001F51F6"/>
    <w:rsid w:val="001F53C1"/>
    <w:rsid w:val="001F5DBA"/>
    <w:rsid w:val="001F67D0"/>
    <w:rsid w:val="001F6C04"/>
    <w:rsid w:val="001F7972"/>
    <w:rsid w:val="00200772"/>
    <w:rsid w:val="00200B68"/>
    <w:rsid w:val="00202A61"/>
    <w:rsid w:val="002033A3"/>
    <w:rsid w:val="00203655"/>
    <w:rsid w:val="00203675"/>
    <w:rsid w:val="002038DC"/>
    <w:rsid w:val="00204072"/>
    <w:rsid w:val="00204998"/>
    <w:rsid w:val="00204DCB"/>
    <w:rsid w:val="002055A7"/>
    <w:rsid w:val="0020609B"/>
    <w:rsid w:val="00206A46"/>
    <w:rsid w:val="00206FB5"/>
    <w:rsid w:val="00207943"/>
    <w:rsid w:val="00210FC8"/>
    <w:rsid w:val="00211247"/>
    <w:rsid w:val="00211FBD"/>
    <w:rsid w:val="00212373"/>
    <w:rsid w:val="00212596"/>
    <w:rsid w:val="00212661"/>
    <w:rsid w:val="002133FB"/>
    <w:rsid w:val="00214087"/>
    <w:rsid w:val="002141D2"/>
    <w:rsid w:val="00214264"/>
    <w:rsid w:val="00215091"/>
    <w:rsid w:val="00215BEF"/>
    <w:rsid w:val="002160B3"/>
    <w:rsid w:val="00216381"/>
    <w:rsid w:val="002164B2"/>
    <w:rsid w:val="00217A1F"/>
    <w:rsid w:val="0022045E"/>
    <w:rsid w:val="00222841"/>
    <w:rsid w:val="00222850"/>
    <w:rsid w:val="00223878"/>
    <w:rsid w:val="0022448B"/>
    <w:rsid w:val="0022583F"/>
    <w:rsid w:val="00225A79"/>
    <w:rsid w:val="0022683B"/>
    <w:rsid w:val="00226B6E"/>
    <w:rsid w:val="00226C38"/>
    <w:rsid w:val="00230CA2"/>
    <w:rsid w:val="00231E1F"/>
    <w:rsid w:val="002321B1"/>
    <w:rsid w:val="00233037"/>
    <w:rsid w:val="0023366C"/>
    <w:rsid w:val="00233B8F"/>
    <w:rsid w:val="00234D7D"/>
    <w:rsid w:val="00236311"/>
    <w:rsid w:val="00240704"/>
    <w:rsid w:val="00240AC6"/>
    <w:rsid w:val="002421A0"/>
    <w:rsid w:val="00242607"/>
    <w:rsid w:val="0024282D"/>
    <w:rsid w:val="00242C5B"/>
    <w:rsid w:val="0024306C"/>
    <w:rsid w:val="002438D6"/>
    <w:rsid w:val="00243C77"/>
    <w:rsid w:val="00244C85"/>
    <w:rsid w:val="00245F88"/>
    <w:rsid w:val="0024691F"/>
    <w:rsid w:val="00247F20"/>
    <w:rsid w:val="002502A1"/>
    <w:rsid w:val="00250A5B"/>
    <w:rsid w:val="00250DDE"/>
    <w:rsid w:val="00251088"/>
    <w:rsid w:val="00252824"/>
    <w:rsid w:val="00252B8D"/>
    <w:rsid w:val="002533D3"/>
    <w:rsid w:val="00253800"/>
    <w:rsid w:val="00253B08"/>
    <w:rsid w:val="00253D6F"/>
    <w:rsid w:val="00254251"/>
    <w:rsid w:val="00254550"/>
    <w:rsid w:val="00254C9B"/>
    <w:rsid w:val="00254D1C"/>
    <w:rsid w:val="00255AD4"/>
    <w:rsid w:val="002566F3"/>
    <w:rsid w:val="002568EA"/>
    <w:rsid w:val="00256D2B"/>
    <w:rsid w:val="002600B3"/>
    <w:rsid w:val="00260713"/>
    <w:rsid w:val="00261198"/>
    <w:rsid w:val="00261DDF"/>
    <w:rsid w:val="00261F09"/>
    <w:rsid w:val="00262598"/>
    <w:rsid w:val="002626A0"/>
    <w:rsid w:val="00262D0B"/>
    <w:rsid w:val="00263DF5"/>
    <w:rsid w:val="00264306"/>
    <w:rsid w:val="00267ABD"/>
    <w:rsid w:val="00271854"/>
    <w:rsid w:val="00271E7B"/>
    <w:rsid w:val="00272BEE"/>
    <w:rsid w:val="00273730"/>
    <w:rsid w:val="00274607"/>
    <w:rsid w:val="00274E83"/>
    <w:rsid w:val="00275B89"/>
    <w:rsid w:val="00276DA4"/>
    <w:rsid w:val="002774B1"/>
    <w:rsid w:val="002776A1"/>
    <w:rsid w:val="00277B89"/>
    <w:rsid w:val="002800BD"/>
    <w:rsid w:val="00280336"/>
    <w:rsid w:val="00280A94"/>
    <w:rsid w:val="00281315"/>
    <w:rsid w:val="0028185A"/>
    <w:rsid w:val="00281C17"/>
    <w:rsid w:val="0028256A"/>
    <w:rsid w:val="00284152"/>
    <w:rsid w:val="00284168"/>
    <w:rsid w:val="002859E6"/>
    <w:rsid w:val="00286009"/>
    <w:rsid w:val="002860E3"/>
    <w:rsid w:val="00286856"/>
    <w:rsid w:val="002928B0"/>
    <w:rsid w:val="00292FA7"/>
    <w:rsid w:val="002934C4"/>
    <w:rsid w:val="00293868"/>
    <w:rsid w:val="002944F8"/>
    <w:rsid w:val="002951B2"/>
    <w:rsid w:val="00296600"/>
    <w:rsid w:val="002A087D"/>
    <w:rsid w:val="002A13BE"/>
    <w:rsid w:val="002A16E1"/>
    <w:rsid w:val="002A27F0"/>
    <w:rsid w:val="002A3030"/>
    <w:rsid w:val="002A3216"/>
    <w:rsid w:val="002A3A59"/>
    <w:rsid w:val="002A42CB"/>
    <w:rsid w:val="002A52EA"/>
    <w:rsid w:val="002A5E99"/>
    <w:rsid w:val="002A6491"/>
    <w:rsid w:val="002B0055"/>
    <w:rsid w:val="002B1911"/>
    <w:rsid w:val="002B1E64"/>
    <w:rsid w:val="002B2724"/>
    <w:rsid w:val="002B28BC"/>
    <w:rsid w:val="002B2DE8"/>
    <w:rsid w:val="002B4C37"/>
    <w:rsid w:val="002B5797"/>
    <w:rsid w:val="002B5B02"/>
    <w:rsid w:val="002B7913"/>
    <w:rsid w:val="002B7F18"/>
    <w:rsid w:val="002C0663"/>
    <w:rsid w:val="002C4E12"/>
    <w:rsid w:val="002C622E"/>
    <w:rsid w:val="002C7DE7"/>
    <w:rsid w:val="002D01D1"/>
    <w:rsid w:val="002D0ACB"/>
    <w:rsid w:val="002D0B40"/>
    <w:rsid w:val="002D1B40"/>
    <w:rsid w:val="002D1B74"/>
    <w:rsid w:val="002D1E2B"/>
    <w:rsid w:val="002D4DCC"/>
    <w:rsid w:val="002D5409"/>
    <w:rsid w:val="002D59B2"/>
    <w:rsid w:val="002D5BCE"/>
    <w:rsid w:val="002D65D7"/>
    <w:rsid w:val="002D6629"/>
    <w:rsid w:val="002D7609"/>
    <w:rsid w:val="002D7F5F"/>
    <w:rsid w:val="002E014D"/>
    <w:rsid w:val="002E1342"/>
    <w:rsid w:val="002E1760"/>
    <w:rsid w:val="002E2279"/>
    <w:rsid w:val="002E2C96"/>
    <w:rsid w:val="002E31EC"/>
    <w:rsid w:val="002E3E5A"/>
    <w:rsid w:val="002E420D"/>
    <w:rsid w:val="002E4894"/>
    <w:rsid w:val="002E4A00"/>
    <w:rsid w:val="002E5186"/>
    <w:rsid w:val="002E5426"/>
    <w:rsid w:val="002E599D"/>
    <w:rsid w:val="002E5C1B"/>
    <w:rsid w:val="002E6A7D"/>
    <w:rsid w:val="002E79F1"/>
    <w:rsid w:val="002E7DC8"/>
    <w:rsid w:val="002F1A38"/>
    <w:rsid w:val="002F1DDF"/>
    <w:rsid w:val="002F21C1"/>
    <w:rsid w:val="002F34A8"/>
    <w:rsid w:val="002F3CA4"/>
    <w:rsid w:val="002F4174"/>
    <w:rsid w:val="002F4433"/>
    <w:rsid w:val="002F500D"/>
    <w:rsid w:val="002F5F1A"/>
    <w:rsid w:val="002F5F64"/>
    <w:rsid w:val="002F68F0"/>
    <w:rsid w:val="002F7548"/>
    <w:rsid w:val="002F75D3"/>
    <w:rsid w:val="002F77DB"/>
    <w:rsid w:val="00300950"/>
    <w:rsid w:val="0030187D"/>
    <w:rsid w:val="003022CD"/>
    <w:rsid w:val="0030236C"/>
    <w:rsid w:val="00303982"/>
    <w:rsid w:val="00303DFD"/>
    <w:rsid w:val="00303F9D"/>
    <w:rsid w:val="00304E10"/>
    <w:rsid w:val="003059FE"/>
    <w:rsid w:val="003064BE"/>
    <w:rsid w:val="0030656B"/>
    <w:rsid w:val="003065A5"/>
    <w:rsid w:val="003066DF"/>
    <w:rsid w:val="003069B3"/>
    <w:rsid w:val="003072F6"/>
    <w:rsid w:val="00307693"/>
    <w:rsid w:val="003101AC"/>
    <w:rsid w:val="00310541"/>
    <w:rsid w:val="00311E74"/>
    <w:rsid w:val="003131B4"/>
    <w:rsid w:val="0031427C"/>
    <w:rsid w:val="00314EA1"/>
    <w:rsid w:val="00314F46"/>
    <w:rsid w:val="00315255"/>
    <w:rsid w:val="003155B3"/>
    <w:rsid w:val="00315858"/>
    <w:rsid w:val="00315BD4"/>
    <w:rsid w:val="00315D23"/>
    <w:rsid w:val="00316C00"/>
    <w:rsid w:val="003174F3"/>
    <w:rsid w:val="00320D40"/>
    <w:rsid w:val="00321502"/>
    <w:rsid w:val="00321C28"/>
    <w:rsid w:val="0032219F"/>
    <w:rsid w:val="0032262C"/>
    <w:rsid w:val="00323869"/>
    <w:rsid w:val="00324413"/>
    <w:rsid w:val="003249F0"/>
    <w:rsid w:val="0032585E"/>
    <w:rsid w:val="00326708"/>
    <w:rsid w:val="00326C5F"/>
    <w:rsid w:val="0032757C"/>
    <w:rsid w:val="0032774F"/>
    <w:rsid w:val="00327DED"/>
    <w:rsid w:val="0033087A"/>
    <w:rsid w:val="0033293F"/>
    <w:rsid w:val="003330A5"/>
    <w:rsid w:val="0033325F"/>
    <w:rsid w:val="003332E2"/>
    <w:rsid w:val="00334DAE"/>
    <w:rsid w:val="00335A42"/>
    <w:rsid w:val="00335D9D"/>
    <w:rsid w:val="00335DB4"/>
    <w:rsid w:val="00336A32"/>
    <w:rsid w:val="00336C8D"/>
    <w:rsid w:val="00336ECD"/>
    <w:rsid w:val="0034053D"/>
    <w:rsid w:val="0034136C"/>
    <w:rsid w:val="00341496"/>
    <w:rsid w:val="00342AE2"/>
    <w:rsid w:val="00343319"/>
    <w:rsid w:val="0034386E"/>
    <w:rsid w:val="003439ED"/>
    <w:rsid w:val="00343E4B"/>
    <w:rsid w:val="00344869"/>
    <w:rsid w:val="003449C0"/>
    <w:rsid w:val="00344EED"/>
    <w:rsid w:val="00346E2E"/>
    <w:rsid w:val="00347650"/>
    <w:rsid w:val="00347F01"/>
    <w:rsid w:val="00350850"/>
    <w:rsid w:val="0035252F"/>
    <w:rsid w:val="003528B9"/>
    <w:rsid w:val="00352C2D"/>
    <w:rsid w:val="0035357E"/>
    <w:rsid w:val="003537D4"/>
    <w:rsid w:val="003545AD"/>
    <w:rsid w:val="00355326"/>
    <w:rsid w:val="00355CDD"/>
    <w:rsid w:val="00356041"/>
    <w:rsid w:val="0035715F"/>
    <w:rsid w:val="00357280"/>
    <w:rsid w:val="003579F9"/>
    <w:rsid w:val="00357B08"/>
    <w:rsid w:val="00357C53"/>
    <w:rsid w:val="00357D05"/>
    <w:rsid w:val="00360885"/>
    <w:rsid w:val="00360FB0"/>
    <w:rsid w:val="00362A31"/>
    <w:rsid w:val="00363334"/>
    <w:rsid w:val="00363F11"/>
    <w:rsid w:val="003644D3"/>
    <w:rsid w:val="003646C0"/>
    <w:rsid w:val="00364C9A"/>
    <w:rsid w:val="0036638B"/>
    <w:rsid w:val="00366816"/>
    <w:rsid w:val="00366D6B"/>
    <w:rsid w:val="00366E7B"/>
    <w:rsid w:val="003675EE"/>
    <w:rsid w:val="00367E2E"/>
    <w:rsid w:val="00370321"/>
    <w:rsid w:val="00370BB3"/>
    <w:rsid w:val="00370E6A"/>
    <w:rsid w:val="003715D1"/>
    <w:rsid w:val="00371943"/>
    <w:rsid w:val="00372063"/>
    <w:rsid w:val="00372780"/>
    <w:rsid w:val="00372BE3"/>
    <w:rsid w:val="00374C5F"/>
    <w:rsid w:val="00374F67"/>
    <w:rsid w:val="00376D2F"/>
    <w:rsid w:val="00376D3B"/>
    <w:rsid w:val="0037763D"/>
    <w:rsid w:val="003777C9"/>
    <w:rsid w:val="00377C6E"/>
    <w:rsid w:val="00382032"/>
    <w:rsid w:val="0038288C"/>
    <w:rsid w:val="00382DD0"/>
    <w:rsid w:val="00382EF4"/>
    <w:rsid w:val="00383EB6"/>
    <w:rsid w:val="00383F6B"/>
    <w:rsid w:val="00384BCE"/>
    <w:rsid w:val="00390254"/>
    <w:rsid w:val="00390BE9"/>
    <w:rsid w:val="00391E0F"/>
    <w:rsid w:val="00391F90"/>
    <w:rsid w:val="00392A82"/>
    <w:rsid w:val="00393B16"/>
    <w:rsid w:val="00393C94"/>
    <w:rsid w:val="003949B6"/>
    <w:rsid w:val="00394E63"/>
    <w:rsid w:val="0039570C"/>
    <w:rsid w:val="00395CD6"/>
    <w:rsid w:val="00395F22"/>
    <w:rsid w:val="00395F35"/>
    <w:rsid w:val="00396EC2"/>
    <w:rsid w:val="00397A0D"/>
    <w:rsid w:val="003A0369"/>
    <w:rsid w:val="003A2036"/>
    <w:rsid w:val="003A4737"/>
    <w:rsid w:val="003A53FA"/>
    <w:rsid w:val="003A5471"/>
    <w:rsid w:val="003A563D"/>
    <w:rsid w:val="003A5D45"/>
    <w:rsid w:val="003A6809"/>
    <w:rsid w:val="003A716F"/>
    <w:rsid w:val="003B0464"/>
    <w:rsid w:val="003B09C2"/>
    <w:rsid w:val="003B22F3"/>
    <w:rsid w:val="003B23E1"/>
    <w:rsid w:val="003B24FD"/>
    <w:rsid w:val="003B2F73"/>
    <w:rsid w:val="003B314C"/>
    <w:rsid w:val="003B35A6"/>
    <w:rsid w:val="003B360E"/>
    <w:rsid w:val="003B45E5"/>
    <w:rsid w:val="003B4CA6"/>
    <w:rsid w:val="003B521D"/>
    <w:rsid w:val="003B52FE"/>
    <w:rsid w:val="003B59E1"/>
    <w:rsid w:val="003B5B98"/>
    <w:rsid w:val="003B6089"/>
    <w:rsid w:val="003B6829"/>
    <w:rsid w:val="003B69C7"/>
    <w:rsid w:val="003B726E"/>
    <w:rsid w:val="003B793A"/>
    <w:rsid w:val="003C0488"/>
    <w:rsid w:val="003C07A3"/>
    <w:rsid w:val="003C28CF"/>
    <w:rsid w:val="003C451A"/>
    <w:rsid w:val="003C4569"/>
    <w:rsid w:val="003C4DB8"/>
    <w:rsid w:val="003C5C52"/>
    <w:rsid w:val="003C5CE6"/>
    <w:rsid w:val="003C6491"/>
    <w:rsid w:val="003C74B4"/>
    <w:rsid w:val="003D08D9"/>
    <w:rsid w:val="003D115C"/>
    <w:rsid w:val="003D1A52"/>
    <w:rsid w:val="003D211A"/>
    <w:rsid w:val="003D279D"/>
    <w:rsid w:val="003D2D89"/>
    <w:rsid w:val="003D3F0F"/>
    <w:rsid w:val="003D47AB"/>
    <w:rsid w:val="003D4BD9"/>
    <w:rsid w:val="003D5019"/>
    <w:rsid w:val="003D52BE"/>
    <w:rsid w:val="003D61DF"/>
    <w:rsid w:val="003D6281"/>
    <w:rsid w:val="003D774F"/>
    <w:rsid w:val="003D7B02"/>
    <w:rsid w:val="003D7C5C"/>
    <w:rsid w:val="003E10BC"/>
    <w:rsid w:val="003E241A"/>
    <w:rsid w:val="003E248D"/>
    <w:rsid w:val="003E2CBE"/>
    <w:rsid w:val="003E4EB9"/>
    <w:rsid w:val="003E573C"/>
    <w:rsid w:val="003E61DA"/>
    <w:rsid w:val="003E6559"/>
    <w:rsid w:val="003E7425"/>
    <w:rsid w:val="003E7AA6"/>
    <w:rsid w:val="003F065C"/>
    <w:rsid w:val="003F1E07"/>
    <w:rsid w:val="003F41B3"/>
    <w:rsid w:val="003F48A9"/>
    <w:rsid w:val="003F4EB7"/>
    <w:rsid w:val="003F5835"/>
    <w:rsid w:val="003F5DB9"/>
    <w:rsid w:val="003F672D"/>
    <w:rsid w:val="003F6869"/>
    <w:rsid w:val="00400677"/>
    <w:rsid w:val="004009D0"/>
    <w:rsid w:val="00400BB7"/>
    <w:rsid w:val="00400C02"/>
    <w:rsid w:val="00400C14"/>
    <w:rsid w:val="00401808"/>
    <w:rsid w:val="004025FC"/>
    <w:rsid w:val="004033CA"/>
    <w:rsid w:val="0040397F"/>
    <w:rsid w:val="004047D5"/>
    <w:rsid w:val="00404B77"/>
    <w:rsid w:val="00405267"/>
    <w:rsid w:val="004056BE"/>
    <w:rsid w:val="0040662A"/>
    <w:rsid w:val="00406E84"/>
    <w:rsid w:val="004071CF"/>
    <w:rsid w:val="00407553"/>
    <w:rsid w:val="00413D66"/>
    <w:rsid w:val="004142AF"/>
    <w:rsid w:val="00414544"/>
    <w:rsid w:val="00415019"/>
    <w:rsid w:val="004155FA"/>
    <w:rsid w:val="00415DF1"/>
    <w:rsid w:val="0041699D"/>
    <w:rsid w:val="00416B3E"/>
    <w:rsid w:val="0041762B"/>
    <w:rsid w:val="004212E4"/>
    <w:rsid w:val="00422CB7"/>
    <w:rsid w:val="00422E57"/>
    <w:rsid w:val="00423316"/>
    <w:rsid w:val="00424029"/>
    <w:rsid w:val="004241EA"/>
    <w:rsid w:val="00424909"/>
    <w:rsid w:val="0042544C"/>
    <w:rsid w:val="00425BF2"/>
    <w:rsid w:val="00425CA5"/>
    <w:rsid w:val="00425D04"/>
    <w:rsid w:val="004262E1"/>
    <w:rsid w:val="004263C3"/>
    <w:rsid w:val="00427C54"/>
    <w:rsid w:val="00427DEA"/>
    <w:rsid w:val="0043024C"/>
    <w:rsid w:val="004304A6"/>
    <w:rsid w:val="004316C7"/>
    <w:rsid w:val="0043195F"/>
    <w:rsid w:val="00431A58"/>
    <w:rsid w:val="004320CC"/>
    <w:rsid w:val="0043483F"/>
    <w:rsid w:val="00434C53"/>
    <w:rsid w:val="004356EB"/>
    <w:rsid w:val="00435C0B"/>
    <w:rsid w:val="00435F9B"/>
    <w:rsid w:val="00437959"/>
    <w:rsid w:val="0044074E"/>
    <w:rsid w:val="0044080C"/>
    <w:rsid w:val="00441350"/>
    <w:rsid w:val="004415EF"/>
    <w:rsid w:val="0044291D"/>
    <w:rsid w:val="004441DF"/>
    <w:rsid w:val="004444B8"/>
    <w:rsid w:val="00445F75"/>
    <w:rsid w:val="00446D2E"/>
    <w:rsid w:val="004473B7"/>
    <w:rsid w:val="00450092"/>
    <w:rsid w:val="004505F6"/>
    <w:rsid w:val="00450B83"/>
    <w:rsid w:val="00451276"/>
    <w:rsid w:val="00451BF2"/>
    <w:rsid w:val="00453099"/>
    <w:rsid w:val="00453A7F"/>
    <w:rsid w:val="00454A07"/>
    <w:rsid w:val="00455035"/>
    <w:rsid w:val="00456909"/>
    <w:rsid w:val="004605DA"/>
    <w:rsid w:val="00460C00"/>
    <w:rsid w:val="00461A19"/>
    <w:rsid w:val="00462181"/>
    <w:rsid w:val="00462559"/>
    <w:rsid w:val="00462F94"/>
    <w:rsid w:val="00463B1E"/>
    <w:rsid w:val="004641D7"/>
    <w:rsid w:val="00464810"/>
    <w:rsid w:val="00464A21"/>
    <w:rsid w:val="00464B17"/>
    <w:rsid w:val="00464FD6"/>
    <w:rsid w:val="00465056"/>
    <w:rsid w:val="00466F02"/>
    <w:rsid w:val="00467C95"/>
    <w:rsid w:val="00471703"/>
    <w:rsid w:val="00471AF3"/>
    <w:rsid w:val="00472E03"/>
    <w:rsid w:val="0047336F"/>
    <w:rsid w:val="00473424"/>
    <w:rsid w:val="00474E09"/>
    <w:rsid w:val="00475738"/>
    <w:rsid w:val="00475B21"/>
    <w:rsid w:val="00475E7F"/>
    <w:rsid w:val="00477640"/>
    <w:rsid w:val="004776E8"/>
    <w:rsid w:val="00477E66"/>
    <w:rsid w:val="00480B23"/>
    <w:rsid w:val="0048304F"/>
    <w:rsid w:val="004836B1"/>
    <w:rsid w:val="004839F8"/>
    <w:rsid w:val="00483D79"/>
    <w:rsid w:val="00483E84"/>
    <w:rsid w:val="004859F3"/>
    <w:rsid w:val="004861D2"/>
    <w:rsid w:val="00487532"/>
    <w:rsid w:val="004912AE"/>
    <w:rsid w:val="00491473"/>
    <w:rsid w:val="004918AD"/>
    <w:rsid w:val="00491C3F"/>
    <w:rsid w:val="004943EA"/>
    <w:rsid w:val="0049509F"/>
    <w:rsid w:val="00497527"/>
    <w:rsid w:val="004976EA"/>
    <w:rsid w:val="004A07BE"/>
    <w:rsid w:val="004A1EC9"/>
    <w:rsid w:val="004A23B7"/>
    <w:rsid w:val="004A2C05"/>
    <w:rsid w:val="004A40CE"/>
    <w:rsid w:val="004A4332"/>
    <w:rsid w:val="004A4A44"/>
    <w:rsid w:val="004A4C9D"/>
    <w:rsid w:val="004A5810"/>
    <w:rsid w:val="004A5845"/>
    <w:rsid w:val="004A5A84"/>
    <w:rsid w:val="004A5C3F"/>
    <w:rsid w:val="004A73ED"/>
    <w:rsid w:val="004A7545"/>
    <w:rsid w:val="004A79DD"/>
    <w:rsid w:val="004A7D90"/>
    <w:rsid w:val="004B0E79"/>
    <w:rsid w:val="004B0FFE"/>
    <w:rsid w:val="004B1002"/>
    <w:rsid w:val="004B10D0"/>
    <w:rsid w:val="004B24A6"/>
    <w:rsid w:val="004B32BA"/>
    <w:rsid w:val="004B338D"/>
    <w:rsid w:val="004B3C30"/>
    <w:rsid w:val="004B62D0"/>
    <w:rsid w:val="004B6626"/>
    <w:rsid w:val="004B6C03"/>
    <w:rsid w:val="004B6FB1"/>
    <w:rsid w:val="004B73F8"/>
    <w:rsid w:val="004B7437"/>
    <w:rsid w:val="004B7F7C"/>
    <w:rsid w:val="004C0349"/>
    <w:rsid w:val="004C04DB"/>
    <w:rsid w:val="004C0D75"/>
    <w:rsid w:val="004C12C4"/>
    <w:rsid w:val="004C1AEF"/>
    <w:rsid w:val="004C223A"/>
    <w:rsid w:val="004C2A52"/>
    <w:rsid w:val="004C303B"/>
    <w:rsid w:val="004C34F6"/>
    <w:rsid w:val="004C3912"/>
    <w:rsid w:val="004C3D1F"/>
    <w:rsid w:val="004C3F17"/>
    <w:rsid w:val="004C3F6B"/>
    <w:rsid w:val="004C3F83"/>
    <w:rsid w:val="004C4F97"/>
    <w:rsid w:val="004C5355"/>
    <w:rsid w:val="004C572A"/>
    <w:rsid w:val="004C7CCA"/>
    <w:rsid w:val="004D0127"/>
    <w:rsid w:val="004D0742"/>
    <w:rsid w:val="004D11F8"/>
    <w:rsid w:val="004D223F"/>
    <w:rsid w:val="004D24EF"/>
    <w:rsid w:val="004D2C88"/>
    <w:rsid w:val="004D2D9C"/>
    <w:rsid w:val="004D3C04"/>
    <w:rsid w:val="004D481F"/>
    <w:rsid w:val="004D5330"/>
    <w:rsid w:val="004D5775"/>
    <w:rsid w:val="004D6083"/>
    <w:rsid w:val="004D630E"/>
    <w:rsid w:val="004D6513"/>
    <w:rsid w:val="004D6853"/>
    <w:rsid w:val="004D6AAC"/>
    <w:rsid w:val="004D74AE"/>
    <w:rsid w:val="004E03C2"/>
    <w:rsid w:val="004E0FCC"/>
    <w:rsid w:val="004E3A43"/>
    <w:rsid w:val="004E3B43"/>
    <w:rsid w:val="004E4D9A"/>
    <w:rsid w:val="004E4F7B"/>
    <w:rsid w:val="004E6117"/>
    <w:rsid w:val="004E6DC0"/>
    <w:rsid w:val="004E7381"/>
    <w:rsid w:val="004E7492"/>
    <w:rsid w:val="004F065F"/>
    <w:rsid w:val="004F0A0B"/>
    <w:rsid w:val="004F0A3C"/>
    <w:rsid w:val="004F0A61"/>
    <w:rsid w:val="004F1806"/>
    <w:rsid w:val="004F296D"/>
    <w:rsid w:val="004F2C42"/>
    <w:rsid w:val="004F44DB"/>
    <w:rsid w:val="004F498E"/>
    <w:rsid w:val="004F4C8D"/>
    <w:rsid w:val="004F4E87"/>
    <w:rsid w:val="004F541A"/>
    <w:rsid w:val="004F5CE6"/>
    <w:rsid w:val="004F5D0B"/>
    <w:rsid w:val="004F6575"/>
    <w:rsid w:val="004F6789"/>
    <w:rsid w:val="004F692E"/>
    <w:rsid w:val="004F6BFC"/>
    <w:rsid w:val="004F70BD"/>
    <w:rsid w:val="004F74F0"/>
    <w:rsid w:val="004F7AF0"/>
    <w:rsid w:val="0050020D"/>
    <w:rsid w:val="0050044D"/>
    <w:rsid w:val="005014FE"/>
    <w:rsid w:val="00501F13"/>
    <w:rsid w:val="00502244"/>
    <w:rsid w:val="005030F7"/>
    <w:rsid w:val="005037A3"/>
    <w:rsid w:val="00503851"/>
    <w:rsid w:val="0050453B"/>
    <w:rsid w:val="00505F39"/>
    <w:rsid w:val="00506026"/>
    <w:rsid w:val="0050621B"/>
    <w:rsid w:val="00506B03"/>
    <w:rsid w:val="0050701E"/>
    <w:rsid w:val="00510135"/>
    <w:rsid w:val="0051051E"/>
    <w:rsid w:val="0051059D"/>
    <w:rsid w:val="005114F4"/>
    <w:rsid w:val="00511C60"/>
    <w:rsid w:val="00512059"/>
    <w:rsid w:val="00512612"/>
    <w:rsid w:val="00512670"/>
    <w:rsid w:val="005127DE"/>
    <w:rsid w:val="00512EA1"/>
    <w:rsid w:val="005139F9"/>
    <w:rsid w:val="00513BD8"/>
    <w:rsid w:val="005146EF"/>
    <w:rsid w:val="00515D4E"/>
    <w:rsid w:val="0051776F"/>
    <w:rsid w:val="0051784A"/>
    <w:rsid w:val="00520158"/>
    <w:rsid w:val="00520DBA"/>
    <w:rsid w:val="005213F2"/>
    <w:rsid w:val="005233CC"/>
    <w:rsid w:val="0052402C"/>
    <w:rsid w:val="00525670"/>
    <w:rsid w:val="0053098E"/>
    <w:rsid w:val="00530EEC"/>
    <w:rsid w:val="00531CDA"/>
    <w:rsid w:val="005320EA"/>
    <w:rsid w:val="005345B3"/>
    <w:rsid w:val="005346AC"/>
    <w:rsid w:val="00535427"/>
    <w:rsid w:val="00535563"/>
    <w:rsid w:val="005367FB"/>
    <w:rsid w:val="005369D6"/>
    <w:rsid w:val="005369D8"/>
    <w:rsid w:val="00537C95"/>
    <w:rsid w:val="00537FFC"/>
    <w:rsid w:val="00540232"/>
    <w:rsid w:val="00540FAE"/>
    <w:rsid w:val="00541BC8"/>
    <w:rsid w:val="00541D2D"/>
    <w:rsid w:val="00542A75"/>
    <w:rsid w:val="0054448A"/>
    <w:rsid w:val="005456CA"/>
    <w:rsid w:val="00545C30"/>
    <w:rsid w:val="00546316"/>
    <w:rsid w:val="00546BB0"/>
    <w:rsid w:val="00546BEA"/>
    <w:rsid w:val="005476B1"/>
    <w:rsid w:val="00547784"/>
    <w:rsid w:val="00547902"/>
    <w:rsid w:val="00547A3B"/>
    <w:rsid w:val="00551B23"/>
    <w:rsid w:val="00551D1F"/>
    <w:rsid w:val="00551FDE"/>
    <w:rsid w:val="005521CA"/>
    <w:rsid w:val="0055253B"/>
    <w:rsid w:val="005529F3"/>
    <w:rsid w:val="00552C63"/>
    <w:rsid w:val="00553551"/>
    <w:rsid w:val="00555C4C"/>
    <w:rsid w:val="0055697F"/>
    <w:rsid w:val="00556AD0"/>
    <w:rsid w:val="00556E71"/>
    <w:rsid w:val="005600C0"/>
    <w:rsid w:val="005602DE"/>
    <w:rsid w:val="00560464"/>
    <w:rsid w:val="005604DD"/>
    <w:rsid w:val="005608F2"/>
    <w:rsid w:val="00560C27"/>
    <w:rsid w:val="00561B1D"/>
    <w:rsid w:val="00562352"/>
    <w:rsid w:val="005624B5"/>
    <w:rsid w:val="00562A79"/>
    <w:rsid w:val="005630AD"/>
    <w:rsid w:val="0056314F"/>
    <w:rsid w:val="0056341A"/>
    <w:rsid w:val="005643E6"/>
    <w:rsid w:val="0056487C"/>
    <w:rsid w:val="00564ACC"/>
    <w:rsid w:val="00564F0C"/>
    <w:rsid w:val="0056665B"/>
    <w:rsid w:val="005666BD"/>
    <w:rsid w:val="00566CE5"/>
    <w:rsid w:val="00566D96"/>
    <w:rsid w:val="00567277"/>
    <w:rsid w:val="0056777F"/>
    <w:rsid w:val="00567BEA"/>
    <w:rsid w:val="00570352"/>
    <w:rsid w:val="005715CF"/>
    <w:rsid w:val="00571735"/>
    <w:rsid w:val="00572078"/>
    <w:rsid w:val="005721C3"/>
    <w:rsid w:val="00572EE0"/>
    <w:rsid w:val="00573276"/>
    <w:rsid w:val="005742A1"/>
    <w:rsid w:val="00574A37"/>
    <w:rsid w:val="00576390"/>
    <w:rsid w:val="00576B44"/>
    <w:rsid w:val="005771B9"/>
    <w:rsid w:val="00580F55"/>
    <w:rsid w:val="0058189F"/>
    <w:rsid w:val="005845A3"/>
    <w:rsid w:val="00584F62"/>
    <w:rsid w:val="0058558F"/>
    <w:rsid w:val="0058568C"/>
    <w:rsid w:val="00586091"/>
    <w:rsid w:val="0058619F"/>
    <w:rsid w:val="005872E3"/>
    <w:rsid w:val="00587661"/>
    <w:rsid w:val="0059041A"/>
    <w:rsid w:val="00590435"/>
    <w:rsid w:val="005920AA"/>
    <w:rsid w:val="00592DFF"/>
    <w:rsid w:val="00593199"/>
    <w:rsid w:val="00593921"/>
    <w:rsid w:val="00593F40"/>
    <w:rsid w:val="005955D4"/>
    <w:rsid w:val="00595A95"/>
    <w:rsid w:val="00596946"/>
    <w:rsid w:val="00596E27"/>
    <w:rsid w:val="00597441"/>
    <w:rsid w:val="00597541"/>
    <w:rsid w:val="005A0103"/>
    <w:rsid w:val="005A1918"/>
    <w:rsid w:val="005A19BF"/>
    <w:rsid w:val="005A1CF7"/>
    <w:rsid w:val="005A2E24"/>
    <w:rsid w:val="005A2FC5"/>
    <w:rsid w:val="005A3339"/>
    <w:rsid w:val="005A4556"/>
    <w:rsid w:val="005A47E1"/>
    <w:rsid w:val="005A4A66"/>
    <w:rsid w:val="005A53A7"/>
    <w:rsid w:val="005A57C3"/>
    <w:rsid w:val="005A57DE"/>
    <w:rsid w:val="005A6246"/>
    <w:rsid w:val="005A633A"/>
    <w:rsid w:val="005A76F2"/>
    <w:rsid w:val="005A7845"/>
    <w:rsid w:val="005A799C"/>
    <w:rsid w:val="005B0F25"/>
    <w:rsid w:val="005B1763"/>
    <w:rsid w:val="005B1A6B"/>
    <w:rsid w:val="005B1CB5"/>
    <w:rsid w:val="005B2350"/>
    <w:rsid w:val="005B29AA"/>
    <w:rsid w:val="005B3AB3"/>
    <w:rsid w:val="005B4312"/>
    <w:rsid w:val="005B5A8F"/>
    <w:rsid w:val="005B5AA5"/>
    <w:rsid w:val="005B7126"/>
    <w:rsid w:val="005B7731"/>
    <w:rsid w:val="005B7E5A"/>
    <w:rsid w:val="005C0225"/>
    <w:rsid w:val="005C235F"/>
    <w:rsid w:val="005C282B"/>
    <w:rsid w:val="005C4B6F"/>
    <w:rsid w:val="005C6854"/>
    <w:rsid w:val="005C6D86"/>
    <w:rsid w:val="005C6E8C"/>
    <w:rsid w:val="005D17F6"/>
    <w:rsid w:val="005D1914"/>
    <w:rsid w:val="005D281A"/>
    <w:rsid w:val="005D28D4"/>
    <w:rsid w:val="005D3CB2"/>
    <w:rsid w:val="005D3F72"/>
    <w:rsid w:val="005D72DF"/>
    <w:rsid w:val="005D7863"/>
    <w:rsid w:val="005D7ED5"/>
    <w:rsid w:val="005E0956"/>
    <w:rsid w:val="005E10D6"/>
    <w:rsid w:val="005E1C81"/>
    <w:rsid w:val="005E2712"/>
    <w:rsid w:val="005E30B7"/>
    <w:rsid w:val="005E32F4"/>
    <w:rsid w:val="005E4A7F"/>
    <w:rsid w:val="005E4BB4"/>
    <w:rsid w:val="005E4FD9"/>
    <w:rsid w:val="005E59C9"/>
    <w:rsid w:val="005E61E0"/>
    <w:rsid w:val="005E63AE"/>
    <w:rsid w:val="005E759E"/>
    <w:rsid w:val="005E7ECB"/>
    <w:rsid w:val="005F0927"/>
    <w:rsid w:val="005F0E69"/>
    <w:rsid w:val="005F1015"/>
    <w:rsid w:val="005F1CC8"/>
    <w:rsid w:val="005F2E1C"/>
    <w:rsid w:val="005F349A"/>
    <w:rsid w:val="005F3D0D"/>
    <w:rsid w:val="005F4C85"/>
    <w:rsid w:val="005F4DC3"/>
    <w:rsid w:val="005F51CC"/>
    <w:rsid w:val="005F5898"/>
    <w:rsid w:val="005F6878"/>
    <w:rsid w:val="005F6FAF"/>
    <w:rsid w:val="005F7A2D"/>
    <w:rsid w:val="006002C7"/>
    <w:rsid w:val="006003D0"/>
    <w:rsid w:val="00600FF3"/>
    <w:rsid w:val="00604241"/>
    <w:rsid w:val="0060458D"/>
    <w:rsid w:val="006057B8"/>
    <w:rsid w:val="006067BE"/>
    <w:rsid w:val="00606983"/>
    <w:rsid w:val="00606B26"/>
    <w:rsid w:val="00607E85"/>
    <w:rsid w:val="00610577"/>
    <w:rsid w:val="0061124D"/>
    <w:rsid w:val="0061191C"/>
    <w:rsid w:val="0061199C"/>
    <w:rsid w:val="00611AA1"/>
    <w:rsid w:val="00611C54"/>
    <w:rsid w:val="00611C80"/>
    <w:rsid w:val="0061296F"/>
    <w:rsid w:val="00614612"/>
    <w:rsid w:val="00614D2E"/>
    <w:rsid w:val="006156A6"/>
    <w:rsid w:val="00616195"/>
    <w:rsid w:val="00617175"/>
    <w:rsid w:val="0061726F"/>
    <w:rsid w:val="00620124"/>
    <w:rsid w:val="00620A5C"/>
    <w:rsid w:val="00620ECA"/>
    <w:rsid w:val="0062185B"/>
    <w:rsid w:val="00621B96"/>
    <w:rsid w:val="00621BC0"/>
    <w:rsid w:val="00621BC2"/>
    <w:rsid w:val="00622902"/>
    <w:rsid w:val="00622DA6"/>
    <w:rsid w:val="00622F17"/>
    <w:rsid w:val="00623538"/>
    <w:rsid w:val="0062480D"/>
    <w:rsid w:val="00624A8B"/>
    <w:rsid w:val="00624F24"/>
    <w:rsid w:val="006256AF"/>
    <w:rsid w:val="00625F75"/>
    <w:rsid w:val="00625FCB"/>
    <w:rsid w:val="006263C7"/>
    <w:rsid w:val="006264DE"/>
    <w:rsid w:val="0062656B"/>
    <w:rsid w:val="00627048"/>
    <w:rsid w:val="00630317"/>
    <w:rsid w:val="006304F8"/>
    <w:rsid w:val="00631D1D"/>
    <w:rsid w:val="00631FD7"/>
    <w:rsid w:val="006322F3"/>
    <w:rsid w:val="006332E7"/>
    <w:rsid w:val="00633A59"/>
    <w:rsid w:val="00634467"/>
    <w:rsid w:val="006348EA"/>
    <w:rsid w:val="00634B97"/>
    <w:rsid w:val="00634F4C"/>
    <w:rsid w:val="00634F81"/>
    <w:rsid w:val="006373FC"/>
    <w:rsid w:val="0064032E"/>
    <w:rsid w:val="00640433"/>
    <w:rsid w:val="006405CC"/>
    <w:rsid w:val="006407E2"/>
    <w:rsid w:val="006414DA"/>
    <w:rsid w:val="0064218B"/>
    <w:rsid w:val="00644132"/>
    <w:rsid w:val="00644429"/>
    <w:rsid w:val="00645E48"/>
    <w:rsid w:val="0064718D"/>
    <w:rsid w:val="0064736C"/>
    <w:rsid w:val="006476EF"/>
    <w:rsid w:val="006478ED"/>
    <w:rsid w:val="00647FD2"/>
    <w:rsid w:val="0065003B"/>
    <w:rsid w:val="00650509"/>
    <w:rsid w:val="0065138E"/>
    <w:rsid w:val="006515F6"/>
    <w:rsid w:val="00651CF6"/>
    <w:rsid w:val="006520F1"/>
    <w:rsid w:val="006521D8"/>
    <w:rsid w:val="006524A4"/>
    <w:rsid w:val="00652CA5"/>
    <w:rsid w:val="00652DDF"/>
    <w:rsid w:val="00652FE1"/>
    <w:rsid w:val="006534AB"/>
    <w:rsid w:val="00654135"/>
    <w:rsid w:val="00654468"/>
    <w:rsid w:val="00654C9D"/>
    <w:rsid w:val="00656124"/>
    <w:rsid w:val="0065629F"/>
    <w:rsid w:val="00656CBC"/>
    <w:rsid w:val="006578C6"/>
    <w:rsid w:val="0066021C"/>
    <w:rsid w:val="00661BFA"/>
    <w:rsid w:val="00664090"/>
    <w:rsid w:val="00664639"/>
    <w:rsid w:val="00666DDC"/>
    <w:rsid w:val="006701D6"/>
    <w:rsid w:val="00670F54"/>
    <w:rsid w:val="00671282"/>
    <w:rsid w:val="00672C2E"/>
    <w:rsid w:val="00673E59"/>
    <w:rsid w:val="006740ED"/>
    <w:rsid w:val="006756F5"/>
    <w:rsid w:val="006775C7"/>
    <w:rsid w:val="00680EC2"/>
    <w:rsid w:val="00681759"/>
    <w:rsid w:val="00681A60"/>
    <w:rsid w:val="006828AA"/>
    <w:rsid w:val="00684A19"/>
    <w:rsid w:val="00684D71"/>
    <w:rsid w:val="00685A83"/>
    <w:rsid w:val="00685EB1"/>
    <w:rsid w:val="006865F7"/>
    <w:rsid w:val="006869C0"/>
    <w:rsid w:val="00686EE7"/>
    <w:rsid w:val="006873C5"/>
    <w:rsid w:val="006876A6"/>
    <w:rsid w:val="006913B5"/>
    <w:rsid w:val="00691C63"/>
    <w:rsid w:val="00691EEE"/>
    <w:rsid w:val="006928FA"/>
    <w:rsid w:val="00692BE8"/>
    <w:rsid w:val="00692D11"/>
    <w:rsid w:val="00693F3F"/>
    <w:rsid w:val="00694216"/>
    <w:rsid w:val="00694EB6"/>
    <w:rsid w:val="00695B91"/>
    <w:rsid w:val="00695C20"/>
    <w:rsid w:val="0069676A"/>
    <w:rsid w:val="00696DC1"/>
    <w:rsid w:val="00697025"/>
    <w:rsid w:val="006974E2"/>
    <w:rsid w:val="00697E65"/>
    <w:rsid w:val="006A0459"/>
    <w:rsid w:val="006A17C9"/>
    <w:rsid w:val="006A191B"/>
    <w:rsid w:val="006A1C78"/>
    <w:rsid w:val="006A2197"/>
    <w:rsid w:val="006A2C1D"/>
    <w:rsid w:val="006A3FE7"/>
    <w:rsid w:val="006A48F9"/>
    <w:rsid w:val="006A4A75"/>
    <w:rsid w:val="006A50DF"/>
    <w:rsid w:val="006A57F8"/>
    <w:rsid w:val="006A64AB"/>
    <w:rsid w:val="006A6B84"/>
    <w:rsid w:val="006A7734"/>
    <w:rsid w:val="006B188C"/>
    <w:rsid w:val="006B1B27"/>
    <w:rsid w:val="006B1CBB"/>
    <w:rsid w:val="006B1EEC"/>
    <w:rsid w:val="006B235E"/>
    <w:rsid w:val="006B31EE"/>
    <w:rsid w:val="006B357A"/>
    <w:rsid w:val="006B3A91"/>
    <w:rsid w:val="006B3E04"/>
    <w:rsid w:val="006B4441"/>
    <w:rsid w:val="006B4BE9"/>
    <w:rsid w:val="006B6BD6"/>
    <w:rsid w:val="006B78B8"/>
    <w:rsid w:val="006B7F98"/>
    <w:rsid w:val="006C0D37"/>
    <w:rsid w:val="006C0EAA"/>
    <w:rsid w:val="006C192B"/>
    <w:rsid w:val="006C1AE1"/>
    <w:rsid w:val="006C2068"/>
    <w:rsid w:val="006C23A5"/>
    <w:rsid w:val="006C3098"/>
    <w:rsid w:val="006C3350"/>
    <w:rsid w:val="006C3611"/>
    <w:rsid w:val="006C509E"/>
    <w:rsid w:val="006C5704"/>
    <w:rsid w:val="006C628B"/>
    <w:rsid w:val="006C63CA"/>
    <w:rsid w:val="006C64CB"/>
    <w:rsid w:val="006C6BA0"/>
    <w:rsid w:val="006C6C98"/>
    <w:rsid w:val="006C6E1E"/>
    <w:rsid w:val="006D068D"/>
    <w:rsid w:val="006D06D8"/>
    <w:rsid w:val="006D1678"/>
    <w:rsid w:val="006D21AD"/>
    <w:rsid w:val="006D399C"/>
    <w:rsid w:val="006D3C6C"/>
    <w:rsid w:val="006D3F7F"/>
    <w:rsid w:val="006D46E4"/>
    <w:rsid w:val="006D4714"/>
    <w:rsid w:val="006E0063"/>
    <w:rsid w:val="006E0840"/>
    <w:rsid w:val="006E0A22"/>
    <w:rsid w:val="006E0CE3"/>
    <w:rsid w:val="006E224D"/>
    <w:rsid w:val="006E34F2"/>
    <w:rsid w:val="006E36FB"/>
    <w:rsid w:val="006E4CBE"/>
    <w:rsid w:val="006E5077"/>
    <w:rsid w:val="006E58D4"/>
    <w:rsid w:val="006E6819"/>
    <w:rsid w:val="006E6C3E"/>
    <w:rsid w:val="006E7484"/>
    <w:rsid w:val="006E7D26"/>
    <w:rsid w:val="006E7D40"/>
    <w:rsid w:val="006F0645"/>
    <w:rsid w:val="006F0947"/>
    <w:rsid w:val="006F128D"/>
    <w:rsid w:val="006F2FAA"/>
    <w:rsid w:val="006F3435"/>
    <w:rsid w:val="006F4818"/>
    <w:rsid w:val="006F492E"/>
    <w:rsid w:val="006F4F1F"/>
    <w:rsid w:val="006F4FE7"/>
    <w:rsid w:val="006F50C9"/>
    <w:rsid w:val="006F5365"/>
    <w:rsid w:val="006F5C09"/>
    <w:rsid w:val="006F60B8"/>
    <w:rsid w:val="006F6D4E"/>
    <w:rsid w:val="006F6DD7"/>
    <w:rsid w:val="006F72D3"/>
    <w:rsid w:val="00700480"/>
    <w:rsid w:val="0070152D"/>
    <w:rsid w:val="007019D0"/>
    <w:rsid w:val="00701D54"/>
    <w:rsid w:val="0070293D"/>
    <w:rsid w:val="00703CB6"/>
    <w:rsid w:val="00704525"/>
    <w:rsid w:val="007059BA"/>
    <w:rsid w:val="00705DE8"/>
    <w:rsid w:val="0070636A"/>
    <w:rsid w:val="00706946"/>
    <w:rsid w:val="00706AEC"/>
    <w:rsid w:val="00707FFA"/>
    <w:rsid w:val="00710316"/>
    <w:rsid w:val="00710642"/>
    <w:rsid w:val="00711287"/>
    <w:rsid w:val="00711427"/>
    <w:rsid w:val="0071204B"/>
    <w:rsid w:val="00712383"/>
    <w:rsid w:val="00712C8C"/>
    <w:rsid w:val="00712E2D"/>
    <w:rsid w:val="0071366E"/>
    <w:rsid w:val="00713687"/>
    <w:rsid w:val="007150A4"/>
    <w:rsid w:val="00715245"/>
    <w:rsid w:val="0071575E"/>
    <w:rsid w:val="00715CE6"/>
    <w:rsid w:val="00716212"/>
    <w:rsid w:val="007163AD"/>
    <w:rsid w:val="007168B8"/>
    <w:rsid w:val="007171F0"/>
    <w:rsid w:val="00720369"/>
    <w:rsid w:val="007206AE"/>
    <w:rsid w:val="00721230"/>
    <w:rsid w:val="007216D2"/>
    <w:rsid w:val="00721716"/>
    <w:rsid w:val="00721F1B"/>
    <w:rsid w:val="00723CC4"/>
    <w:rsid w:val="00724BD0"/>
    <w:rsid w:val="0072532A"/>
    <w:rsid w:val="00725412"/>
    <w:rsid w:val="00725B88"/>
    <w:rsid w:val="007276B6"/>
    <w:rsid w:val="00727988"/>
    <w:rsid w:val="00727FA8"/>
    <w:rsid w:val="0073430F"/>
    <w:rsid w:val="00734FD3"/>
    <w:rsid w:val="00735309"/>
    <w:rsid w:val="00735461"/>
    <w:rsid w:val="0073557E"/>
    <w:rsid w:val="007358B8"/>
    <w:rsid w:val="007358CE"/>
    <w:rsid w:val="00735E60"/>
    <w:rsid w:val="00736269"/>
    <w:rsid w:val="007364C4"/>
    <w:rsid w:val="00737599"/>
    <w:rsid w:val="007400E6"/>
    <w:rsid w:val="00740DC4"/>
    <w:rsid w:val="00742637"/>
    <w:rsid w:val="00743643"/>
    <w:rsid w:val="007437E5"/>
    <w:rsid w:val="00744D33"/>
    <w:rsid w:val="0074532B"/>
    <w:rsid w:val="007453AB"/>
    <w:rsid w:val="00745A1E"/>
    <w:rsid w:val="00745A59"/>
    <w:rsid w:val="00745B47"/>
    <w:rsid w:val="00745C84"/>
    <w:rsid w:val="0074628F"/>
    <w:rsid w:val="00747A82"/>
    <w:rsid w:val="00751FC4"/>
    <w:rsid w:val="0075214D"/>
    <w:rsid w:val="00753965"/>
    <w:rsid w:val="00754062"/>
    <w:rsid w:val="0075517E"/>
    <w:rsid w:val="00755EB9"/>
    <w:rsid w:val="00757C3C"/>
    <w:rsid w:val="00757D68"/>
    <w:rsid w:val="00760E51"/>
    <w:rsid w:val="00760E8E"/>
    <w:rsid w:val="0076118C"/>
    <w:rsid w:val="00762979"/>
    <w:rsid w:val="00763403"/>
    <w:rsid w:val="00763CAF"/>
    <w:rsid w:val="00765DF5"/>
    <w:rsid w:val="0076617C"/>
    <w:rsid w:val="00766248"/>
    <w:rsid w:val="00766CDE"/>
    <w:rsid w:val="00766EC9"/>
    <w:rsid w:val="0076727D"/>
    <w:rsid w:val="0076768D"/>
    <w:rsid w:val="00767DDF"/>
    <w:rsid w:val="007708CB"/>
    <w:rsid w:val="0077093E"/>
    <w:rsid w:val="00770A25"/>
    <w:rsid w:val="00770A3B"/>
    <w:rsid w:val="00771B5F"/>
    <w:rsid w:val="00773356"/>
    <w:rsid w:val="00773681"/>
    <w:rsid w:val="0077374A"/>
    <w:rsid w:val="00773A91"/>
    <w:rsid w:val="00774030"/>
    <w:rsid w:val="007747B8"/>
    <w:rsid w:val="007758EC"/>
    <w:rsid w:val="00775D40"/>
    <w:rsid w:val="00776CE3"/>
    <w:rsid w:val="007775E7"/>
    <w:rsid w:val="007778A1"/>
    <w:rsid w:val="007805FB"/>
    <w:rsid w:val="00780F45"/>
    <w:rsid w:val="00780FE0"/>
    <w:rsid w:val="00781F4C"/>
    <w:rsid w:val="00782233"/>
    <w:rsid w:val="0078321D"/>
    <w:rsid w:val="007832D1"/>
    <w:rsid w:val="00783FF8"/>
    <w:rsid w:val="00784CC7"/>
    <w:rsid w:val="00784D1A"/>
    <w:rsid w:val="0078543D"/>
    <w:rsid w:val="007858B9"/>
    <w:rsid w:val="007869CA"/>
    <w:rsid w:val="00786AEA"/>
    <w:rsid w:val="00786B21"/>
    <w:rsid w:val="00790435"/>
    <w:rsid w:val="00791115"/>
    <w:rsid w:val="007917B6"/>
    <w:rsid w:val="00791FB6"/>
    <w:rsid w:val="007920A2"/>
    <w:rsid w:val="007928D9"/>
    <w:rsid w:val="00793C7C"/>
    <w:rsid w:val="00793F2F"/>
    <w:rsid w:val="007949FA"/>
    <w:rsid w:val="00794A5F"/>
    <w:rsid w:val="00794B47"/>
    <w:rsid w:val="00796654"/>
    <w:rsid w:val="007969EF"/>
    <w:rsid w:val="00796A49"/>
    <w:rsid w:val="00796E8E"/>
    <w:rsid w:val="0079703B"/>
    <w:rsid w:val="00797246"/>
    <w:rsid w:val="0079775B"/>
    <w:rsid w:val="0079783C"/>
    <w:rsid w:val="00797E50"/>
    <w:rsid w:val="007A0677"/>
    <w:rsid w:val="007A0C61"/>
    <w:rsid w:val="007A2F82"/>
    <w:rsid w:val="007A3DB2"/>
    <w:rsid w:val="007A41DA"/>
    <w:rsid w:val="007A469E"/>
    <w:rsid w:val="007A4BFF"/>
    <w:rsid w:val="007A76E9"/>
    <w:rsid w:val="007A7BE0"/>
    <w:rsid w:val="007B15BF"/>
    <w:rsid w:val="007B2844"/>
    <w:rsid w:val="007B2DA7"/>
    <w:rsid w:val="007B3D5B"/>
    <w:rsid w:val="007B3E60"/>
    <w:rsid w:val="007B4DB8"/>
    <w:rsid w:val="007B5027"/>
    <w:rsid w:val="007B5D60"/>
    <w:rsid w:val="007B5ED4"/>
    <w:rsid w:val="007B6485"/>
    <w:rsid w:val="007B6E12"/>
    <w:rsid w:val="007B733A"/>
    <w:rsid w:val="007C0CFF"/>
    <w:rsid w:val="007C1184"/>
    <w:rsid w:val="007C411B"/>
    <w:rsid w:val="007C4181"/>
    <w:rsid w:val="007C418A"/>
    <w:rsid w:val="007C4CEC"/>
    <w:rsid w:val="007C50BB"/>
    <w:rsid w:val="007C5149"/>
    <w:rsid w:val="007C5965"/>
    <w:rsid w:val="007C5B04"/>
    <w:rsid w:val="007C670C"/>
    <w:rsid w:val="007C681C"/>
    <w:rsid w:val="007C73ED"/>
    <w:rsid w:val="007C7730"/>
    <w:rsid w:val="007C7A8D"/>
    <w:rsid w:val="007D164A"/>
    <w:rsid w:val="007D1BFC"/>
    <w:rsid w:val="007D1C30"/>
    <w:rsid w:val="007D2BC1"/>
    <w:rsid w:val="007D305F"/>
    <w:rsid w:val="007D31E6"/>
    <w:rsid w:val="007D4F5E"/>
    <w:rsid w:val="007D538F"/>
    <w:rsid w:val="007D5C6F"/>
    <w:rsid w:val="007D709A"/>
    <w:rsid w:val="007D7111"/>
    <w:rsid w:val="007D7597"/>
    <w:rsid w:val="007D7650"/>
    <w:rsid w:val="007D79F5"/>
    <w:rsid w:val="007E098C"/>
    <w:rsid w:val="007E204D"/>
    <w:rsid w:val="007E2186"/>
    <w:rsid w:val="007E34E4"/>
    <w:rsid w:val="007E36B3"/>
    <w:rsid w:val="007E3E3A"/>
    <w:rsid w:val="007E3ED5"/>
    <w:rsid w:val="007E4384"/>
    <w:rsid w:val="007E5F4A"/>
    <w:rsid w:val="007E6346"/>
    <w:rsid w:val="007E639D"/>
    <w:rsid w:val="007E63F4"/>
    <w:rsid w:val="007E79BC"/>
    <w:rsid w:val="007F0DF5"/>
    <w:rsid w:val="007F0F05"/>
    <w:rsid w:val="007F1046"/>
    <w:rsid w:val="007F12B0"/>
    <w:rsid w:val="007F1C1F"/>
    <w:rsid w:val="007F2500"/>
    <w:rsid w:val="007F2F4A"/>
    <w:rsid w:val="007F3AD8"/>
    <w:rsid w:val="007F3D0A"/>
    <w:rsid w:val="007F4FBC"/>
    <w:rsid w:val="007F5381"/>
    <w:rsid w:val="007F5DC6"/>
    <w:rsid w:val="007F611A"/>
    <w:rsid w:val="007F6CAB"/>
    <w:rsid w:val="007F7EDB"/>
    <w:rsid w:val="008000C7"/>
    <w:rsid w:val="00800C2B"/>
    <w:rsid w:val="00800E0C"/>
    <w:rsid w:val="008013F9"/>
    <w:rsid w:val="00802690"/>
    <w:rsid w:val="00802A16"/>
    <w:rsid w:val="00802C60"/>
    <w:rsid w:val="00804116"/>
    <w:rsid w:val="0080467E"/>
    <w:rsid w:val="00804C39"/>
    <w:rsid w:val="00804FB9"/>
    <w:rsid w:val="008064E6"/>
    <w:rsid w:val="00806B36"/>
    <w:rsid w:val="008103D7"/>
    <w:rsid w:val="008109E1"/>
    <w:rsid w:val="00810C5F"/>
    <w:rsid w:val="00811691"/>
    <w:rsid w:val="00812DAA"/>
    <w:rsid w:val="00812ED9"/>
    <w:rsid w:val="00813079"/>
    <w:rsid w:val="00813979"/>
    <w:rsid w:val="00813F52"/>
    <w:rsid w:val="00814943"/>
    <w:rsid w:val="00816B36"/>
    <w:rsid w:val="00816EDF"/>
    <w:rsid w:val="008171DD"/>
    <w:rsid w:val="008172F2"/>
    <w:rsid w:val="0081796D"/>
    <w:rsid w:val="00817A41"/>
    <w:rsid w:val="00817C86"/>
    <w:rsid w:val="00817CFB"/>
    <w:rsid w:val="00820C56"/>
    <w:rsid w:val="0082221B"/>
    <w:rsid w:val="00822512"/>
    <w:rsid w:val="0082272F"/>
    <w:rsid w:val="00822D2B"/>
    <w:rsid w:val="008236BF"/>
    <w:rsid w:val="008239BE"/>
    <w:rsid w:val="00823BAE"/>
    <w:rsid w:val="00824050"/>
    <w:rsid w:val="00824DCC"/>
    <w:rsid w:val="00824E5A"/>
    <w:rsid w:val="0082654D"/>
    <w:rsid w:val="008272EA"/>
    <w:rsid w:val="008315E6"/>
    <w:rsid w:val="00832AF5"/>
    <w:rsid w:val="008331DF"/>
    <w:rsid w:val="00833C7F"/>
    <w:rsid w:val="00833CCF"/>
    <w:rsid w:val="00834185"/>
    <w:rsid w:val="00834CE4"/>
    <w:rsid w:val="008354A2"/>
    <w:rsid w:val="00835504"/>
    <w:rsid w:val="00836E53"/>
    <w:rsid w:val="0083715E"/>
    <w:rsid w:val="00837C82"/>
    <w:rsid w:val="00841476"/>
    <w:rsid w:val="0084186A"/>
    <w:rsid w:val="008428C3"/>
    <w:rsid w:val="00843D4B"/>
    <w:rsid w:val="008444BE"/>
    <w:rsid w:val="008444F1"/>
    <w:rsid w:val="00844B07"/>
    <w:rsid w:val="00846428"/>
    <w:rsid w:val="00850B08"/>
    <w:rsid w:val="00851369"/>
    <w:rsid w:val="00851817"/>
    <w:rsid w:val="00851A20"/>
    <w:rsid w:val="00851E8E"/>
    <w:rsid w:val="00851FB0"/>
    <w:rsid w:val="0085295E"/>
    <w:rsid w:val="008534AC"/>
    <w:rsid w:val="00853A2D"/>
    <w:rsid w:val="00855C10"/>
    <w:rsid w:val="008564F4"/>
    <w:rsid w:val="00856760"/>
    <w:rsid w:val="00856DF2"/>
    <w:rsid w:val="00856E36"/>
    <w:rsid w:val="00857DD9"/>
    <w:rsid w:val="00857FED"/>
    <w:rsid w:val="00860718"/>
    <w:rsid w:val="008609E3"/>
    <w:rsid w:val="00860D5C"/>
    <w:rsid w:val="00861049"/>
    <w:rsid w:val="00861A33"/>
    <w:rsid w:val="00862432"/>
    <w:rsid w:val="00862935"/>
    <w:rsid w:val="0086403C"/>
    <w:rsid w:val="008641E5"/>
    <w:rsid w:val="00864402"/>
    <w:rsid w:val="0086450C"/>
    <w:rsid w:val="00864767"/>
    <w:rsid w:val="00864BFF"/>
    <w:rsid w:val="00864F7C"/>
    <w:rsid w:val="00865527"/>
    <w:rsid w:val="00867B3B"/>
    <w:rsid w:val="00872196"/>
    <w:rsid w:val="00873417"/>
    <w:rsid w:val="008749D4"/>
    <w:rsid w:val="00874A09"/>
    <w:rsid w:val="0087538C"/>
    <w:rsid w:val="00876D20"/>
    <w:rsid w:val="008771BB"/>
    <w:rsid w:val="008772D7"/>
    <w:rsid w:val="00877E15"/>
    <w:rsid w:val="00880160"/>
    <w:rsid w:val="00880A75"/>
    <w:rsid w:val="00880AC7"/>
    <w:rsid w:val="00880E63"/>
    <w:rsid w:val="00881283"/>
    <w:rsid w:val="00881CE0"/>
    <w:rsid w:val="008820CF"/>
    <w:rsid w:val="008822F2"/>
    <w:rsid w:val="0088253F"/>
    <w:rsid w:val="00882F7C"/>
    <w:rsid w:val="008839E2"/>
    <w:rsid w:val="00883B0B"/>
    <w:rsid w:val="00883BAC"/>
    <w:rsid w:val="00886C43"/>
    <w:rsid w:val="008873A1"/>
    <w:rsid w:val="00887D5E"/>
    <w:rsid w:val="00887FAB"/>
    <w:rsid w:val="00890F24"/>
    <w:rsid w:val="0089116E"/>
    <w:rsid w:val="00891A28"/>
    <w:rsid w:val="00891EB8"/>
    <w:rsid w:val="0089356C"/>
    <w:rsid w:val="00893C23"/>
    <w:rsid w:val="00893FDB"/>
    <w:rsid w:val="008946B8"/>
    <w:rsid w:val="00895411"/>
    <w:rsid w:val="00895705"/>
    <w:rsid w:val="00895E04"/>
    <w:rsid w:val="008966C6"/>
    <w:rsid w:val="00896758"/>
    <w:rsid w:val="00897F9E"/>
    <w:rsid w:val="008A0525"/>
    <w:rsid w:val="008A095C"/>
    <w:rsid w:val="008A0C82"/>
    <w:rsid w:val="008A0D5E"/>
    <w:rsid w:val="008A0DC1"/>
    <w:rsid w:val="008A1C36"/>
    <w:rsid w:val="008A1EBA"/>
    <w:rsid w:val="008A1F8F"/>
    <w:rsid w:val="008A29BA"/>
    <w:rsid w:val="008A2ABA"/>
    <w:rsid w:val="008A2DE6"/>
    <w:rsid w:val="008A3D46"/>
    <w:rsid w:val="008A43EB"/>
    <w:rsid w:val="008A4799"/>
    <w:rsid w:val="008A4911"/>
    <w:rsid w:val="008A4B34"/>
    <w:rsid w:val="008A4C16"/>
    <w:rsid w:val="008A6353"/>
    <w:rsid w:val="008A76B5"/>
    <w:rsid w:val="008A77D9"/>
    <w:rsid w:val="008A7926"/>
    <w:rsid w:val="008B01C5"/>
    <w:rsid w:val="008B2746"/>
    <w:rsid w:val="008B2A63"/>
    <w:rsid w:val="008B2E2F"/>
    <w:rsid w:val="008B3791"/>
    <w:rsid w:val="008B4E05"/>
    <w:rsid w:val="008B5712"/>
    <w:rsid w:val="008B7CAB"/>
    <w:rsid w:val="008C0CA9"/>
    <w:rsid w:val="008C1522"/>
    <w:rsid w:val="008C1EF2"/>
    <w:rsid w:val="008C3683"/>
    <w:rsid w:val="008C4188"/>
    <w:rsid w:val="008C4950"/>
    <w:rsid w:val="008C5FD8"/>
    <w:rsid w:val="008C6B9C"/>
    <w:rsid w:val="008D00AC"/>
    <w:rsid w:val="008D01AE"/>
    <w:rsid w:val="008D088A"/>
    <w:rsid w:val="008D08CE"/>
    <w:rsid w:val="008D2306"/>
    <w:rsid w:val="008D2BC9"/>
    <w:rsid w:val="008D2EB4"/>
    <w:rsid w:val="008D3AC7"/>
    <w:rsid w:val="008D522F"/>
    <w:rsid w:val="008D6CAA"/>
    <w:rsid w:val="008D73F5"/>
    <w:rsid w:val="008E1F71"/>
    <w:rsid w:val="008E22B3"/>
    <w:rsid w:val="008E3264"/>
    <w:rsid w:val="008E6BA1"/>
    <w:rsid w:val="008E6CE4"/>
    <w:rsid w:val="008F022A"/>
    <w:rsid w:val="008F036B"/>
    <w:rsid w:val="008F100E"/>
    <w:rsid w:val="008F2400"/>
    <w:rsid w:val="008F285B"/>
    <w:rsid w:val="008F2A22"/>
    <w:rsid w:val="008F2C43"/>
    <w:rsid w:val="008F3783"/>
    <w:rsid w:val="008F42CD"/>
    <w:rsid w:val="008F4C3B"/>
    <w:rsid w:val="008F581D"/>
    <w:rsid w:val="008F67B1"/>
    <w:rsid w:val="008F6A27"/>
    <w:rsid w:val="008F7E3C"/>
    <w:rsid w:val="00901023"/>
    <w:rsid w:val="009015BC"/>
    <w:rsid w:val="009016C0"/>
    <w:rsid w:val="00901ABB"/>
    <w:rsid w:val="009025A0"/>
    <w:rsid w:val="009038E8"/>
    <w:rsid w:val="00903E7B"/>
    <w:rsid w:val="009044B0"/>
    <w:rsid w:val="00904A58"/>
    <w:rsid w:val="00904F02"/>
    <w:rsid w:val="009050A9"/>
    <w:rsid w:val="0090564F"/>
    <w:rsid w:val="009058FB"/>
    <w:rsid w:val="00905A30"/>
    <w:rsid w:val="00905F04"/>
    <w:rsid w:val="0090641E"/>
    <w:rsid w:val="00906540"/>
    <w:rsid w:val="009069A8"/>
    <w:rsid w:val="00906D27"/>
    <w:rsid w:val="009104D5"/>
    <w:rsid w:val="00911654"/>
    <w:rsid w:val="0091496A"/>
    <w:rsid w:val="00915412"/>
    <w:rsid w:val="00915CF4"/>
    <w:rsid w:val="0091660E"/>
    <w:rsid w:val="009166A6"/>
    <w:rsid w:val="0091698E"/>
    <w:rsid w:val="00916BF1"/>
    <w:rsid w:val="009174F9"/>
    <w:rsid w:val="009200E4"/>
    <w:rsid w:val="009200FD"/>
    <w:rsid w:val="00920371"/>
    <w:rsid w:val="0092073C"/>
    <w:rsid w:val="009209EA"/>
    <w:rsid w:val="009212EA"/>
    <w:rsid w:val="00921D27"/>
    <w:rsid w:val="00922119"/>
    <w:rsid w:val="00922333"/>
    <w:rsid w:val="0092290E"/>
    <w:rsid w:val="00922A9E"/>
    <w:rsid w:val="00922DB7"/>
    <w:rsid w:val="00922DDC"/>
    <w:rsid w:val="00923192"/>
    <w:rsid w:val="0092374F"/>
    <w:rsid w:val="00924AF6"/>
    <w:rsid w:val="00926219"/>
    <w:rsid w:val="00926969"/>
    <w:rsid w:val="0092711F"/>
    <w:rsid w:val="0093098B"/>
    <w:rsid w:val="00930CEA"/>
    <w:rsid w:val="009323C0"/>
    <w:rsid w:val="00932E24"/>
    <w:rsid w:val="009334EC"/>
    <w:rsid w:val="0093371F"/>
    <w:rsid w:val="009339FE"/>
    <w:rsid w:val="0093465E"/>
    <w:rsid w:val="009359FD"/>
    <w:rsid w:val="009374ED"/>
    <w:rsid w:val="00937CCE"/>
    <w:rsid w:val="00940B48"/>
    <w:rsid w:val="009412AF"/>
    <w:rsid w:val="00941B52"/>
    <w:rsid w:val="00942115"/>
    <w:rsid w:val="0094230E"/>
    <w:rsid w:val="009428B2"/>
    <w:rsid w:val="009429CC"/>
    <w:rsid w:val="00942ACC"/>
    <w:rsid w:val="00942BCB"/>
    <w:rsid w:val="00942FC7"/>
    <w:rsid w:val="0094320D"/>
    <w:rsid w:val="009437FD"/>
    <w:rsid w:val="00944921"/>
    <w:rsid w:val="0094581C"/>
    <w:rsid w:val="00945C0D"/>
    <w:rsid w:val="0094602E"/>
    <w:rsid w:val="0095056A"/>
    <w:rsid w:val="0095077F"/>
    <w:rsid w:val="00950ACD"/>
    <w:rsid w:val="00951A01"/>
    <w:rsid w:val="00951B63"/>
    <w:rsid w:val="00951B93"/>
    <w:rsid w:val="00951FE2"/>
    <w:rsid w:val="00952FF2"/>
    <w:rsid w:val="0095361F"/>
    <w:rsid w:val="00953864"/>
    <w:rsid w:val="00954AC5"/>
    <w:rsid w:val="00955171"/>
    <w:rsid w:val="00955FED"/>
    <w:rsid w:val="0095633C"/>
    <w:rsid w:val="00956C01"/>
    <w:rsid w:val="009575FC"/>
    <w:rsid w:val="009577AB"/>
    <w:rsid w:val="009600BA"/>
    <w:rsid w:val="009605D4"/>
    <w:rsid w:val="0096191E"/>
    <w:rsid w:val="009619C1"/>
    <w:rsid w:val="009625E8"/>
    <w:rsid w:val="00962E9A"/>
    <w:rsid w:val="00962F96"/>
    <w:rsid w:val="00963310"/>
    <w:rsid w:val="00963452"/>
    <w:rsid w:val="00963F0A"/>
    <w:rsid w:val="009675E4"/>
    <w:rsid w:val="009702BC"/>
    <w:rsid w:val="00971557"/>
    <w:rsid w:val="009727DA"/>
    <w:rsid w:val="00972DD5"/>
    <w:rsid w:val="00973066"/>
    <w:rsid w:val="00974124"/>
    <w:rsid w:val="0097433F"/>
    <w:rsid w:val="00974969"/>
    <w:rsid w:val="00975073"/>
    <w:rsid w:val="009759F7"/>
    <w:rsid w:val="009761AE"/>
    <w:rsid w:val="0097624A"/>
    <w:rsid w:val="00976488"/>
    <w:rsid w:val="00976975"/>
    <w:rsid w:val="00976D39"/>
    <w:rsid w:val="00977EE5"/>
    <w:rsid w:val="00977F9B"/>
    <w:rsid w:val="00980AD1"/>
    <w:rsid w:val="009818BB"/>
    <w:rsid w:val="00981A6B"/>
    <w:rsid w:val="00982055"/>
    <w:rsid w:val="00982CFA"/>
    <w:rsid w:val="0098338B"/>
    <w:rsid w:val="00984EE8"/>
    <w:rsid w:val="00985155"/>
    <w:rsid w:val="00985446"/>
    <w:rsid w:val="0098585B"/>
    <w:rsid w:val="00987BE3"/>
    <w:rsid w:val="00990BC3"/>
    <w:rsid w:val="00992525"/>
    <w:rsid w:val="00992A6B"/>
    <w:rsid w:val="0099311A"/>
    <w:rsid w:val="009950FC"/>
    <w:rsid w:val="009951C7"/>
    <w:rsid w:val="00996872"/>
    <w:rsid w:val="0099687F"/>
    <w:rsid w:val="009974F8"/>
    <w:rsid w:val="00997C41"/>
    <w:rsid w:val="009A11BC"/>
    <w:rsid w:val="009A12C2"/>
    <w:rsid w:val="009A1B30"/>
    <w:rsid w:val="009A1B7F"/>
    <w:rsid w:val="009A2249"/>
    <w:rsid w:val="009A34C7"/>
    <w:rsid w:val="009A3E2E"/>
    <w:rsid w:val="009A495B"/>
    <w:rsid w:val="009A56B5"/>
    <w:rsid w:val="009A6D34"/>
    <w:rsid w:val="009A7C65"/>
    <w:rsid w:val="009B00F7"/>
    <w:rsid w:val="009B065E"/>
    <w:rsid w:val="009B2BD3"/>
    <w:rsid w:val="009B32D7"/>
    <w:rsid w:val="009B55C5"/>
    <w:rsid w:val="009B6158"/>
    <w:rsid w:val="009B7625"/>
    <w:rsid w:val="009B791F"/>
    <w:rsid w:val="009B7C97"/>
    <w:rsid w:val="009B7CA7"/>
    <w:rsid w:val="009C00C8"/>
    <w:rsid w:val="009C08C4"/>
    <w:rsid w:val="009C0CA0"/>
    <w:rsid w:val="009C10A1"/>
    <w:rsid w:val="009C1B1E"/>
    <w:rsid w:val="009C247F"/>
    <w:rsid w:val="009C39B2"/>
    <w:rsid w:val="009C3E1D"/>
    <w:rsid w:val="009C4277"/>
    <w:rsid w:val="009C4605"/>
    <w:rsid w:val="009C4607"/>
    <w:rsid w:val="009C4851"/>
    <w:rsid w:val="009C4AA5"/>
    <w:rsid w:val="009C4C2D"/>
    <w:rsid w:val="009C566E"/>
    <w:rsid w:val="009C7C6F"/>
    <w:rsid w:val="009D0438"/>
    <w:rsid w:val="009D043A"/>
    <w:rsid w:val="009D05DD"/>
    <w:rsid w:val="009D0637"/>
    <w:rsid w:val="009D073D"/>
    <w:rsid w:val="009D07BB"/>
    <w:rsid w:val="009D0FCE"/>
    <w:rsid w:val="009D114A"/>
    <w:rsid w:val="009D1561"/>
    <w:rsid w:val="009D1A1B"/>
    <w:rsid w:val="009D1A9F"/>
    <w:rsid w:val="009D2EF8"/>
    <w:rsid w:val="009D3AFC"/>
    <w:rsid w:val="009D3C26"/>
    <w:rsid w:val="009D59B3"/>
    <w:rsid w:val="009D75CF"/>
    <w:rsid w:val="009D760B"/>
    <w:rsid w:val="009E02D2"/>
    <w:rsid w:val="009E0823"/>
    <w:rsid w:val="009E0DDC"/>
    <w:rsid w:val="009E132E"/>
    <w:rsid w:val="009E2091"/>
    <w:rsid w:val="009E231B"/>
    <w:rsid w:val="009E26D1"/>
    <w:rsid w:val="009E3F17"/>
    <w:rsid w:val="009E4194"/>
    <w:rsid w:val="009E42A0"/>
    <w:rsid w:val="009E44BF"/>
    <w:rsid w:val="009E584B"/>
    <w:rsid w:val="009E5A2B"/>
    <w:rsid w:val="009E5ABD"/>
    <w:rsid w:val="009E707B"/>
    <w:rsid w:val="009E7AAE"/>
    <w:rsid w:val="009E7D68"/>
    <w:rsid w:val="009F0200"/>
    <w:rsid w:val="009F0D22"/>
    <w:rsid w:val="009F0D4D"/>
    <w:rsid w:val="009F1D4A"/>
    <w:rsid w:val="009F2D2C"/>
    <w:rsid w:val="009F3A00"/>
    <w:rsid w:val="009F3F52"/>
    <w:rsid w:val="009F4077"/>
    <w:rsid w:val="009F52A3"/>
    <w:rsid w:val="009F53FA"/>
    <w:rsid w:val="009F5CD9"/>
    <w:rsid w:val="009F6137"/>
    <w:rsid w:val="009F6DE6"/>
    <w:rsid w:val="009F788E"/>
    <w:rsid w:val="009F7C49"/>
    <w:rsid w:val="00A010C8"/>
    <w:rsid w:val="00A01E75"/>
    <w:rsid w:val="00A0235B"/>
    <w:rsid w:val="00A031C9"/>
    <w:rsid w:val="00A0339F"/>
    <w:rsid w:val="00A036E1"/>
    <w:rsid w:val="00A03B12"/>
    <w:rsid w:val="00A03F5B"/>
    <w:rsid w:val="00A049DC"/>
    <w:rsid w:val="00A0721D"/>
    <w:rsid w:val="00A0786A"/>
    <w:rsid w:val="00A1023C"/>
    <w:rsid w:val="00A11208"/>
    <w:rsid w:val="00A11950"/>
    <w:rsid w:val="00A11A60"/>
    <w:rsid w:val="00A1211C"/>
    <w:rsid w:val="00A123DE"/>
    <w:rsid w:val="00A129A7"/>
    <w:rsid w:val="00A12CE0"/>
    <w:rsid w:val="00A12E1C"/>
    <w:rsid w:val="00A140B8"/>
    <w:rsid w:val="00A14F4C"/>
    <w:rsid w:val="00A15269"/>
    <w:rsid w:val="00A17281"/>
    <w:rsid w:val="00A1768A"/>
    <w:rsid w:val="00A17813"/>
    <w:rsid w:val="00A1791E"/>
    <w:rsid w:val="00A2088E"/>
    <w:rsid w:val="00A21A9E"/>
    <w:rsid w:val="00A223B9"/>
    <w:rsid w:val="00A2378C"/>
    <w:rsid w:val="00A24657"/>
    <w:rsid w:val="00A24BF1"/>
    <w:rsid w:val="00A25B1D"/>
    <w:rsid w:val="00A26217"/>
    <w:rsid w:val="00A26516"/>
    <w:rsid w:val="00A26AA9"/>
    <w:rsid w:val="00A30770"/>
    <w:rsid w:val="00A31573"/>
    <w:rsid w:val="00A318D6"/>
    <w:rsid w:val="00A32392"/>
    <w:rsid w:val="00A333CA"/>
    <w:rsid w:val="00A3367D"/>
    <w:rsid w:val="00A3418F"/>
    <w:rsid w:val="00A34F69"/>
    <w:rsid w:val="00A35399"/>
    <w:rsid w:val="00A3615B"/>
    <w:rsid w:val="00A361D7"/>
    <w:rsid w:val="00A37C1B"/>
    <w:rsid w:val="00A40330"/>
    <w:rsid w:val="00A40490"/>
    <w:rsid w:val="00A40D1F"/>
    <w:rsid w:val="00A40E45"/>
    <w:rsid w:val="00A4194A"/>
    <w:rsid w:val="00A41B6B"/>
    <w:rsid w:val="00A41F33"/>
    <w:rsid w:val="00A42353"/>
    <w:rsid w:val="00A4322C"/>
    <w:rsid w:val="00A44086"/>
    <w:rsid w:val="00A440D6"/>
    <w:rsid w:val="00A4523C"/>
    <w:rsid w:val="00A456FF"/>
    <w:rsid w:val="00A45CE2"/>
    <w:rsid w:val="00A46314"/>
    <w:rsid w:val="00A47050"/>
    <w:rsid w:val="00A472D0"/>
    <w:rsid w:val="00A47A85"/>
    <w:rsid w:val="00A50123"/>
    <w:rsid w:val="00A50A8A"/>
    <w:rsid w:val="00A50C92"/>
    <w:rsid w:val="00A5246A"/>
    <w:rsid w:val="00A531C3"/>
    <w:rsid w:val="00A534F9"/>
    <w:rsid w:val="00A537BD"/>
    <w:rsid w:val="00A53878"/>
    <w:rsid w:val="00A53940"/>
    <w:rsid w:val="00A539C3"/>
    <w:rsid w:val="00A542C4"/>
    <w:rsid w:val="00A54A72"/>
    <w:rsid w:val="00A54D1F"/>
    <w:rsid w:val="00A54F84"/>
    <w:rsid w:val="00A552FC"/>
    <w:rsid w:val="00A55D4F"/>
    <w:rsid w:val="00A56703"/>
    <w:rsid w:val="00A56BCA"/>
    <w:rsid w:val="00A60087"/>
    <w:rsid w:val="00A62842"/>
    <w:rsid w:val="00A62F77"/>
    <w:rsid w:val="00A63596"/>
    <w:rsid w:val="00A6378B"/>
    <w:rsid w:val="00A63B09"/>
    <w:rsid w:val="00A645A4"/>
    <w:rsid w:val="00A64AF9"/>
    <w:rsid w:val="00A64D26"/>
    <w:rsid w:val="00A64EA1"/>
    <w:rsid w:val="00A6571F"/>
    <w:rsid w:val="00A659B4"/>
    <w:rsid w:val="00A662C9"/>
    <w:rsid w:val="00A674B4"/>
    <w:rsid w:val="00A70424"/>
    <w:rsid w:val="00A71DFE"/>
    <w:rsid w:val="00A720D9"/>
    <w:rsid w:val="00A7287B"/>
    <w:rsid w:val="00A7303E"/>
    <w:rsid w:val="00A731BB"/>
    <w:rsid w:val="00A74DCD"/>
    <w:rsid w:val="00A754C9"/>
    <w:rsid w:val="00A75C52"/>
    <w:rsid w:val="00A763B8"/>
    <w:rsid w:val="00A76E6C"/>
    <w:rsid w:val="00A77399"/>
    <w:rsid w:val="00A7783A"/>
    <w:rsid w:val="00A77848"/>
    <w:rsid w:val="00A778A7"/>
    <w:rsid w:val="00A77E20"/>
    <w:rsid w:val="00A812EE"/>
    <w:rsid w:val="00A81C9F"/>
    <w:rsid w:val="00A82035"/>
    <w:rsid w:val="00A8360D"/>
    <w:rsid w:val="00A83971"/>
    <w:rsid w:val="00A841D9"/>
    <w:rsid w:val="00A8460E"/>
    <w:rsid w:val="00A84A21"/>
    <w:rsid w:val="00A84DB4"/>
    <w:rsid w:val="00A853DE"/>
    <w:rsid w:val="00A85407"/>
    <w:rsid w:val="00A86E29"/>
    <w:rsid w:val="00A86F3E"/>
    <w:rsid w:val="00A87BF4"/>
    <w:rsid w:val="00A87D9E"/>
    <w:rsid w:val="00A87E22"/>
    <w:rsid w:val="00A87F70"/>
    <w:rsid w:val="00A90E1E"/>
    <w:rsid w:val="00A912B1"/>
    <w:rsid w:val="00A93594"/>
    <w:rsid w:val="00A93B23"/>
    <w:rsid w:val="00A94DE0"/>
    <w:rsid w:val="00A9588B"/>
    <w:rsid w:val="00A96429"/>
    <w:rsid w:val="00A96993"/>
    <w:rsid w:val="00A96D2F"/>
    <w:rsid w:val="00AA0502"/>
    <w:rsid w:val="00AA1D73"/>
    <w:rsid w:val="00AA1F8C"/>
    <w:rsid w:val="00AA21BD"/>
    <w:rsid w:val="00AA21FE"/>
    <w:rsid w:val="00AA29A4"/>
    <w:rsid w:val="00AA2CCB"/>
    <w:rsid w:val="00AA4C4E"/>
    <w:rsid w:val="00AA53D5"/>
    <w:rsid w:val="00AA598A"/>
    <w:rsid w:val="00AA6BE3"/>
    <w:rsid w:val="00AA7352"/>
    <w:rsid w:val="00AA75F9"/>
    <w:rsid w:val="00AB0C08"/>
    <w:rsid w:val="00AB160E"/>
    <w:rsid w:val="00AB2857"/>
    <w:rsid w:val="00AB398C"/>
    <w:rsid w:val="00AB3F13"/>
    <w:rsid w:val="00AB4701"/>
    <w:rsid w:val="00AB5832"/>
    <w:rsid w:val="00AB6A4A"/>
    <w:rsid w:val="00AB6A91"/>
    <w:rsid w:val="00AB6C95"/>
    <w:rsid w:val="00AB718E"/>
    <w:rsid w:val="00AB7B32"/>
    <w:rsid w:val="00AB7BA4"/>
    <w:rsid w:val="00AC0579"/>
    <w:rsid w:val="00AC0DC8"/>
    <w:rsid w:val="00AC1007"/>
    <w:rsid w:val="00AC1364"/>
    <w:rsid w:val="00AC196D"/>
    <w:rsid w:val="00AC1B93"/>
    <w:rsid w:val="00AC241F"/>
    <w:rsid w:val="00AC280F"/>
    <w:rsid w:val="00AC2DEA"/>
    <w:rsid w:val="00AC3736"/>
    <w:rsid w:val="00AC3AE8"/>
    <w:rsid w:val="00AC4B7C"/>
    <w:rsid w:val="00AC586F"/>
    <w:rsid w:val="00AC59BF"/>
    <w:rsid w:val="00AC5AD9"/>
    <w:rsid w:val="00AC5CA0"/>
    <w:rsid w:val="00AC5F24"/>
    <w:rsid w:val="00AC61EF"/>
    <w:rsid w:val="00AC645C"/>
    <w:rsid w:val="00AC69C5"/>
    <w:rsid w:val="00AC7188"/>
    <w:rsid w:val="00AC7DD7"/>
    <w:rsid w:val="00AD06A7"/>
    <w:rsid w:val="00AD12FE"/>
    <w:rsid w:val="00AD1846"/>
    <w:rsid w:val="00AD275C"/>
    <w:rsid w:val="00AD2F7D"/>
    <w:rsid w:val="00AD32CA"/>
    <w:rsid w:val="00AD473D"/>
    <w:rsid w:val="00AD4A46"/>
    <w:rsid w:val="00AD51E6"/>
    <w:rsid w:val="00AD61F1"/>
    <w:rsid w:val="00AD63DE"/>
    <w:rsid w:val="00AD70BD"/>
    <w:rsid w:val="00AD7856"/>
    <w:rsid w:val="00AD7E96"/>
    <w:rsid w:val="00AE0DA7"/>
    <w:rsid w:val="00AE1074"/>
    <w:rsid w:val="00AE141F"/>
    <w:rsid w:val="00AE19DD"/>
    <w:rsid w:val="00AE1B99"/>
    <w:rsid w:val="00AE2234"/>
    <w:rsid w:val="00AE2593"/>
    <w:rsid w:val="00AE498F"/>
    <w:rsid w:val="00AE5921"/>
    <w:rsid w:val="00AE67A6"/>
    <w:rsid w:val="00AE6E24"/>
    <w:rsid w:val="00AE7A04"/>
    <w:rsid w:val="00AF019E"/>
    <w:rsid w:val="00AF0938"/>
    <w:rsid w:val="00AF0C58"/>
    <w:rsid w:val="00AF0D09"/>
    <w:rsid w:val="00AF2838"/>
    <w:rsid w:val="00AF4D32"/>
    <w:rsid w:val="00AF6161"/>
    <w:rsid w:val="00AF692A"/>
    <w:rsid w:val="00AF6A84"/>
    <w:rsid w:val="00AF7439"/>
    <w:rsid w:val="00B005A8"/>
    <w:rsid w:val="00B0121E"/>
    <w:rsid w:val="00B018D4"/>
    <w:rsid w:val="00B02299"/>
    <w:rsid w:val="00B02378"/>
    <w:rsid w:val="00B02614"/>
    <w:rsid w:val="00B02E4C"/>
    <w:rsid w:val="00B03463"/>
    <w:rsid w:val="00B03999"/>
    <w:rsid w:val="00B04C14"/>
    <w:rsid w:val="00B05B1A"/>
    <w:rsid w:val="00B05D3A"/>
    <w:rsid w:val="00B0606E"/>
    <w:rsid w:val="00B062F1"/>
    <w:rsid w:val="00B06610"/>
    <w:rsid w:val="00B104EF"/>
    <w:rsid w:val="00B110C8"/>
    <w:rsid w:val="00B11579"/>
    <w:rsid w:val="00B11A58"/>
    <w:rsid w:val="00B11E1E"/>
    <w:rsid w:val="00B12C13"/>
    <w:rsid w:val="00B139F8"/>
    <w:rsid w:val="00B13E46"/>
    <w:rsid w:val="00B13F11"/>
    <w:rsid w:val="00B14EDC"/>
    <w:rsid w:val="00B16A7C"/>
    <w:rsid w:val="00B17396"/>
    <w:rsid w:val="00B178E3"/>
    <w:rsid w:val="00B20240"/>
    <w:rsid w:val="00B20251"/>
    <w:rsid w:val="00B216F9"/>
    <w:rsid w:val="00B223E3"/>
    <w:rsid w:val="00B224A3"/>
    <w:rsid w:val="00B227AB"/>
    <w:rsid w:val="00B22A88"/>
    <w:rsid w:val="00B22C67"/>
    <w:rsid w:val="00B231B5"/>
    <w:rsid w:val="00B235E8"/>
    <w:rsid w:val="00B24502"/>
    <w:rsid w:val="00B246EC"/>
    <w:rsid w:val="00B24851"/>
    <w:rsid w:val="00B25FA0"/>
    <w:rsid w:val="00B30219"/>
    <w:rsid w:val="00B30404"/>
    <w:rsid w:val="00B32798"/>
    <w:rsid w:val="00B33422"/>
    <w:rsid w:val="00B33629"/>
    <w:rsid w:val="00B344F9"/>
    <w:rsid w:val="00B34A5E"/>
    <w:rsid w:val="00B35223"/>
    <w:rsid w:val="00B354ED"/>
    <w:rsid w:val="00B359CA"/>
    <w:rsid w:val="00B359FF"/>
    <w:rsid w:val="00B35AF8"/>
    <w:rsid w:val="00B36F2E"/>
    <w:rsid w:val="00B379CC"/>
    <w:rsid w:val="00B40EA6"/>
    <w:rsid w:val="00B4110D"/>
    <w:rsid w:val="00B41120"/>
    <w:rsid w:val="00B412A9"/>
    <w:rsid w:val="00B4304C"/>
    <w:rsid w:val="00B45112"/>
    <w:rsid w:val="00B451B4"/>
    <w:rsid w:val="00B45E19"/>
    <w:rsid w:val="00B460A2"/>
    <w:rsid w:val="00B46370"/>
    <w:rsid w:val="00B469AC"/>
    <w:rsid w:val="00B46AD8"/>
    <w:rsid w:val="00B46AF7"/>
    <w:rsid w:val="00B46F68"/>
    <w:rsid w:val="00B47276"/>
    <w:rsid w:val="00B476ED"/>
    <w:rsid w:val="00B5020B"/>
    <w:rsid w:val="00B50297"/>
    <w:rsid w:val="00B502AB"/>
    <w:rsid w:val="00B51A23"/>
    <w:rsid w:val="00B51E0C"/>
    <w:rsid w:val="00B53C28"/>
    <w:rsid w:val="00B5464C"/>
    <w:rsid w:val="00B54CEC"/>
    <w:rsid w:val="00B55103"/>
    <w:rsid w:val="00B553F0"/>
    <w:rsid w:val="00B55D95"/>
    <w:rsid w:val="00B55F1A"/>
    <w:rsid w:val="00B55FA0"/>
    <w:rsid w:val="00B564FE"/>
    <w:rsid w:val="00B56EB4"/>
    <w:rsid w:val="00B60168"/>
    <w:rsid w:val="00B60845"/>
    <w:rsid w:val="00B609FF"/>
    <w:rsid w:val="00B6110B"/>
    <w:rsid w:val="00B61CB1"/>
    <w:rsid w:val="00B62ABC"/>
    <w:rsid w:val="00B62AF9"/>
    <w:rsid w:val="00B62B71"/>
    <w:rsid w:val="00B63049"/>
    <w:rsid w:val="00B640BD"/>
    <w:rsid w:val="00B66AA8"/>
    <w:rsid w:val="00B673C6"/>
    <w:rsid w:val="00B715C9"/>
    <w:rsid w:val="00B715FD"/>
    <w:rsid w:val="00B718CC"/>
    <w:rsid w:val="00B71C28"/>
    <w:rsid w:val="00B71CDB"/>
    <w:rsid w:val="00B72468"/>
    <w:rsid w:val="00B724A6"/>
    <w:rsid w:val="00B72EE3"/>
    <w:rsid w:val="00B73940"/>
    <w:rsid w:val="00B73FE2"/>
    <w:rsid w:val="00B75389"/>
    <w:rsid w:val="00B758F2"/>
    <w:rsid w:val="00B75A72"/>
    <w:rsid w:val="00B75EF6"/>
    <w:rsid w:val="00B761CD"/>
    <w:rsid w:val="00B76584"/>
    <w:rsid w:val="00B768E4"/>
    <w:rsid w:val="00B77A6E"/>
    <w:rsid w:val="00B77CF3"/>
    <w:rsid w:val="00B827E9"/>
    <w:rsid w:val="00B82DF8"/>
    <w:rsid w:val="00B832AF"/>
    <w:rsid w:val="00B8341E"/>
    <w:rsid w:val="00B84050"/>
    <w:rsid w:val="00B8423C"/>
    <w:rsid w:val="00B84863"/>
    <w:rsid w:val="00B860A1"/>
    <w:rsid w:val="00B86B05"/>
    <w:rsid w:val="00B87000"/>
    <w:rsid w:val="00B87A91"/>
    <w:rsid w:val="00B87EA5"/>
    <w:rsid w:val="00B9001D"/>
    <w:rsid w:val="00B90B8C"/>
    <w:rsid w:val="00B91222"/>
    <w:rsid w:val="00B91457"/>
    <w:rsid w:val="00B91AC1"/>
    <w:rsid w:val="00B926E9"/>
    <w:rsid w:val="00B94912"/>
    <w:rsid w:val="00B954EE"/>
    <w:rsid w:val="00B955FC"/>
    <w:rsid w:val="00B9623F"/>
    <w:rsid w:val="00B96530"/>
    <w:rsid w:val="00B9787A"/>
    <w:rsid w:val="00B97D12"/>
    <w:rsid w:val="00BA0B16"/>
    <w:rsid w:val="00BA0F4D"/>
    <w:rsid w:val="00BA10D4"/>
    <w:rsid w:val="00BA20E7"/>
    <w:rsid w:val="00BA27FF"/>
    <w:rsid w:val="00BA2DA2"/>
    <w:rsid w:val="00BA47C2"/>
    <w:rsid w:val="00BA62C1"/>
    <w:rsid w:val="00BA7191"/>
    <w:rsid w:val="00BA728E"/>
    <w:rsid w:val="00BA7478"/>
    <w:rsid w:val="00BA7535"/>
    <w:rsid w:val="00BA79E4"/>
    <w:rsid w:val="00BB039E"/>
    <w:rsid w:val="00BB2013"/>
    <w:rsid w:val="00BB2EDD"/>
    <w:rsid w:val="00BB3786"/>
    <w:rsid w:val="00BB41AD"/>
    <w:rsid w:val="00BB4A3C"/>
    <w:rsid w:val="00BB53B3"/>
    <w:rsid w:val="00BB5448"/>
    <w:rsid w:val="00BB574F"/>
    <w:rsid w:val="00BB58F0"/>
    <w:rsid w:val="00BB5AC1"/>
    <w:rsid w:val="00BB5BC0"/>
    <w:rsid w:val="00BB6C57"/>
    <w:rsid w:val="00BB76F0"/>
    <w:rsid w:val="00BB775D"/>
    <w:rsid w:val="00BC1747"/>
    <w:rsid w:val="00BC1F24"/>
    <w:rsid w:val="00BC362B"/>
    <w:rsid w:val="00BC402D"/>
    <w:rsid w:val="00BC41E0"/>
    <w:rsid w:val="00BC4660"/>
    <w:rsid w:val="00BC4FA0"/>
    <w:rsid w:val="00BC65A9"/>
    <w:rsid w:val="00BC7356"/>
    <w:rsid w:val="00BC7829"/>
    <w:rsid w:val="00BD0024"/>
    <w:rsid w:val="00BD0CE8"/>
    <w:rsid w:val="00BD15D2"/>
    <w:rsid w:val="00BD165B"/>
    <w:rsid w:val="00BD23EA"/>
    <w:rsid w:val="00BD3AF0"/>
    <w:rsid w:val="00BD3BD7"/>
    <w:rsid w:val="00BD4757"/>
    <w:rsid w:val="00BD54EA"/>
    <w:rsid w:val="00BD73C4"/>
    <w:rsid w:val="00BD7D0F"/>
    <w:rsid w:val="00BE2270"/>
    <w:rsid w:val="00BE2824"/>
    <w:rsid w:val="00BE34B7"/>
    <w:rsid w:val="00BE3CA4"/>
    <w:rsid w:val="00BE3EEA"/>
    <w:rsid w:val="00BE6473"/>
    <w:rsid w:val="00BE74F6"/>
    <w:rsid w:val="00BE7629"/>
    <w:rsid w:val="00BF0193"/>
    <w:rsid w:val="00BF0215"/>
    <w:rsid w:val="00BF0F9D"/>
    <w:rsid w:val="00BF3BC1"/>
    <w:rsid w:val="00BF49B8"/>
    <w:rsid w:val="00BF4AED"/>
    <w:rsid w:val="00BF560F"/>
    <w:rsid w:val="00BF565B"/>
    <w:rsid w:val="00BF56E2"/>
    <w:rsid w:val="00BF5B22"/>
    <w:rsid w:val="00BF5C01"/>
    <w:rsid w:val="00BF5E24"/>
    <w:rsid w:val="00BF64D4"/>
    <w:rsid w:val="00BF76F1"/>
    <w:rsid w:val="00C00309"/>
    <w:rsid w:val="00C0037B"/>
    <w:rsid w:val="00C01CB7"/>
    <w:rsid w:val="00C022B3"/>
    <w:rsid w:val="00C03820"/>
    <w:rsid w:val="00C043F9"/>
    <w:rsid w:val="00C04423"/>
    <w:rsid w:val="00C07299"/>
    <w:rsid w:val="00C072CF"/>
    <w:rsid w:val="00C0775B"/>
    <w:rsid w:val="00C10AE2"/>
    <w:rsid w:val="00C1287B"/>
    <w:rsid w:val="00C13545"/>
    <w:rsid w:val="00C13963"/>
    <w:rsid w:val="00C1409A"/>
    <w:rsid w:val="00C15136"/>
    <w:rsid w:val="00C15539"/>
    <w:rsid w:val="00C15E84"/>
    <w:rsid w:val="00C16462"/>
    <w:rsid w:val="00C166D0"/>
    <w:rsid w:val="00C177DF"/>
    <w:rsid w:val="00C17987"/>
    <w:rsid w:val="00C20807"/>
    <w:rsid w:val="00C21C0B"/>
    <w:rsid w:val="00C2297C"/>
    <w:rsid w:val="00C233E8"/>
    <w:rsid w:val="00C240B4"/>
    <w:rsid w:val="00C24443"/>
    <w:rsid w:val="00C2562A"/>
    <w:rsid w:val="00C25F7D"/>
    <w:rsid w:val="00C26B70"/>
    <w:rsid w:val="00C27904"/>
    <w:rsid w:val="00C27EEF"/>
    <w:rsid w:val="00C317CD"/>
    <w:rsid w:val="00C33403"/>
    <w:rsid w:val="00C34761"/>
    <w:rsid w:val="00C34A25"/>
    <w:rsid w:val="00C34AAB"/>
    <w:rsid w:val="00C34D4B"/>
    <w:rsid w:val="00C3526E"/>
    <w:rsid w:val="00C37184"/>
    <w:rsid w:val="00C37702"/>
    <w:rsid w:val="00C378A2"/>
    <w:rsid w:val="00C40C11"/>
    <w:rsid w:val="00C41211"/>
    <w:rsid w:val="00C42FB2"/>
    <w:rsid w:val="00C43BA9"/>
    <w:rsid w:val="00C4562F"/>
    <w:rsid w:val="00C45655"/>
    <w:rsid w:val="00C45D3A"/>
    <w:rsid w:val="00C461CD"/>
    <w:rsid w:val="00C4689A"/>
    <w:rsid w:val="00C46D49"/>
    <w:rsid w:val="00C47B66"/>
    <w:rsid w:val="00C503C4"/>
    <w:rsid w:val="00C50B9C"/>
    <w:rsid w:val="00C50CBB"/>
    <w:rsid w:val="00C51E82"/>
    <w:rsid w:val="00C520AD"/>
    <w:rsid w:val="00C52611"/>
    <w:rsid w:val="00C52ACB"/>
    <w:rsid w:val="00C5337D"/>
    <w:rsid w:val="00C54DB7"/>
    <w:rsid w:val="00C55FAC"/>
    <w:rsid w:val="00C56F00"/>
    <w:rsid w:val="00C570A7"/>
    <w:rsid w:val="00C57473"/>
    <w:rsid w:val="00C60248"/>
    <w:rsid w:val="00C61F24"/>
    <w:rsid w:val="00C61F7D"/>
    <w:rsid w:val="00C623FD"/>
    <w:rsid w:val="00C63130"/>
    <w:rsid w:val="00C63C5C"/>
    <w:rsid w:val="00C64096"/>
    <w:rsid w:val="00C650E0"/>
    <w:rsid w:val="00C656F8"/>
    <w:rsid w:val="00C65B0D"/>
    <w:rsid w:val="00C70227"/>
    <w:rsid w:val="00C713EF"/>
    <w:rsid w:val="00C72302"/>
    <w:rsid w:val="00C72A7B"/>
    <w:rsid w:val="00C72E44"/>
    <w:rsid w:val="00C739A2"/>
    <w:rsid w:val="00C7445B"/>
    <w:rsid w:val="00C7479E"/>
    <w:rsid w:val="00C74892"/>
    <w:rsid w:val="00C7540A"/>
    <w:rsid w:val="00C75739"/>
    <w:rsid w:val="00C75DF9"/>
    <w:rsid w:val="00C76DFF"/>
    <w:rsid w:val="00C7718B"/>
    <w:rsid w:val="00C7740F"/>
    <w:rsid w:val="00C805F8"/>
    <w:rsid w:val="00C82582"/>
    <w:rsid w:val="00C825FD"/>
    <w:rsid w:val="00C831D9"/>
    <w:rsid w:val="00C8331B"/>
    <w:rsid w:val="00C83AF8"/>
    <w:rsid w:val="00C8552A"/>
    <w:rsid w:val="00C85643"/>
    <w:rsid w:val="00C85FF5"/>
    <w:rsid w:val="00C86D21"/>
    <w:rsid w:val="00C86E9F"/>
    <w:rsid w:val="00C87321"/>
    <w:rsid w:val="00C87766"/>
    <w:rsid w:val="00C90162"/>
    <w:rsid w:val="00C902C9"/>
    <w:rsid w:val="00C90B88"/>
    <w:rsid w:val="00C90C04"/>
    <w:rsid w:val="00C9141E"/>
    <w:rsid w:val="00C9161F"/>
    <w:rsid w:val="00C91C33"/>
    <w:rsid w:val="00C91FDB"/>
    <w:rsid w:val="00C921F8"/>
    <w:rsid w:val="00C9339A"/>
    <w:rsid w:val="00C93B64"/>
    <w:rsid w:val="00C95137"/>
    <w:rsid w:val="00C95224"/>
    <w:rsid w:val="00C95811"/>
    <w:rsid w:val="00C95B3A"/>
    <w:rsid w:val="00C9716E"/>
    <w:rsid w:val="00C9717D"/>
    <w:rsid w:val="00C97E99"/>
    <w:rsid w:val="00CA3307"/>
    <w:rsid w:val="00CA33DA"/>
    <w:rsid w:val="00CA37EA"/>
    <w:rsid w:val="00CA414C"/>
    <w:rsid w:val="00CA55E7"/>
    <w:rsid w:val="00CA5CA2"/>
    <w:rsid w:val="00CA60F0"/>
    <w:rsid w:val="00CA6290"/>
    <w:rsid w:val="00CA6346"/>
    <w:rsid w:val="00CA636A"/>
    <w:rsid w:val="00CA799C"/>
    <w:rsid w:val="00CA7AC1"/>
    <w:rsid w:val="00CB019D"/>
    <w:rsid w:val="00CB02E6"/>
    <w:rsid w:val="00CB0512"/>
    <w:rsid w:val="00CB1AD7"/>
    <w:rsid w:val="00CB2758"/>
    <w:rsid w:val="00CB2C32"/>
    <w:rsid w:val="00CB3FE7"/>
    <w:rsid w:val="00CB44E1"/>
    <w:rsid w:val="00CB47E8"/>
    <w:rsid w:val="00CB60A9"/>
    <w:rsid w:val="00CB7198"/>
    <w:rsid w:val="00CC0546"/>
    <w:rsid w:val="00CC0CD5"/>
    <w:rsid w:val="00CC0E37"/>
    <w:rsid w:val="00CC1F79"/>
    <w:rsid w:val="00CC2E1B"/>
    <w:rsid w:val="00CC33E1"/>
    <w:rsid w:val="00CC35B0"/>
    <w:rsid w:val="00CC3765"/>
    <w:rsid w:val="00CC3EDB"/>
    <w:rsid w:val="00CC502A"/>
    <w:rsid w:val="00CC61F9"/>
    <w:rsid w:val="00CC671F"/>
    <w:rsid w:val="00CD0034"/>
    <w:rsid w:val="00CD007D"/>
    <w:rsid w:val="00CD127B"/>
    <w:rsid w:val="00CD156A"/>
    <w:rsid w:val="00CD1C29"/>
    <w:rsid w:val="00CD37DC"/>
    <w:rsid w:val="00CD4530"/>
    <w:rsid w:val="00CD5A4A"/>
    <w:rsid w:val="00CD5DBD"/>
    <w:rsid w:val="00CD7647"/>
    <w:rsid w:val="00CD7F79"/>
    <w:rsid w:val="00CD7FC6"/>
    <w:rsid w:val="00CE0A15"/>
    <w:rsid w:val="00CE0CCC"/>
    <w:rsid w:val="00CE12C8"/>
    <w:rsid w:val="00CE1561"/>
    <w:rsid w:val="00CE1BAE"/>
    <w:rsid w:val="00CE223F"/>
    <w:rsid w:val="00CE2768"/>
    <w:rsid w:val="00CE2B69"/>
    <w:rsid w:val="00CE321C"/>
    <w:rsid w:val="00CE3729"/>
    <w:rsid w:val="00CE3B56"/>
    <w:rsid w:val="00CE4A11"/>
    <w:rsid w:val="00CE5BC9"/>
    <w:rsid w:val="00CE60C4"/>
    <w:rsid w:val="00CE60D2"/>
    <w:rsid w:val="00CE68E0"/>
    <w:rsid w:val="00CE7FF3"/>
    <w:rsid w:val="00CF00F4"/>
    <w:rsid w:val="00CF18E6"/>
    <w:rsid w:val="00CF1C43"/>
    <w:rsid w:val="00CF3678"/>
    <w:rsid w:val="00CF3813"/>
    <w:rsid w:val="00CF3E73"/>
    <w:rsid w:val="00CF47D6"/>
    <w:rsid w:val="00CF5230"/>
    <w:rsid w:val="00CF5341"/>
    <w:rsid w:val="00CF77CB"/>
    <w:rsid w:val="00D0108F"/>
    <w:rsid w:val="00D01699"/>
    <w:rsid w:val="00D01BDB"/>
    <w:rsid w:val="00D01FFA"/>
    <w:rsid w:val="00D03806"/>
    <w:rsid w:val="00D0462D"/>
    <w:rsid w:val="00D05316"/>
    <w:rsid w:val="00D05AFC"/>
    <w:rsid w:val="00D05F51"/>
    <w:rsid w:val="00D06C62"/>
    <w:rsid w:val="00D07057"/>
    <w:rsid w:val="00D070A1"/>
    <w:rsid w:val="00D07599"/>
    <w:rsid w:val="00D077E6"/>
    <w:rsid w:val="00D1091F"/>
    <w:rsid w:val="00D10A60"/>
    <w:rsid w:val="00D10E7F"/>
    <w:rsid w:val="00D122BA"/>
    <w:rsid w:val="00D134B3"/>
    <w:rsid w:val="00D136BE"/>
    <w:rsid w:val="00D13B19"/>
    <w:rsid w:val="00D14540"/>
    <w:rsid w:val="00D14CCD"/>
    <w:rsid w:val="00D14F24"/>
    <w:rsid w:val="00D14F55"/>
    <w:rsid w:val="00D155A8"/>
    <w:rsid w:val="00D15849"/>
    <w:rsid w:val="00D17595"/>
    <w:rsid w:val="00D17D75"/>
    <w:rsid w:val="00D20B39"/>
    <w:rsid w:val="00D21564"/>
    <w:rsid w:val="00D22504"/>
    <w:rsid w:val="00D230C6"/>
    <w:rsid w:val="00D23467"/>
    <w:rsid w:val="00D25285"/>
    <w:rsid w:val="00D255BA"/>
    <w:rsid w:val="00D25ED0"/>
    <w:rsid w:val="00D263CB"/>
    <w:rsid w:val="00D2657D"/>
    <w:rsid w:val="00D270EC"/>
    <w:rsid w:val="00D27468"/>
    <w:rsid w:val="00D27B39"/>
    <w:rsid w:val="00D300C9"/>
    <w:rsid w:val="00D312A8"/>
    <w:rsid w:val="00D313AD"/>
    <w:rsid w:val="00D3193E"/>
    <w:rsid w:val="00D334D4"/>
    <w:rsid w:val="00D3360F"/>
    <w:rsid w:val="00D338EF"/>
    <w:rsid w:val="00D3390D"/>
    <w:rsid w:val="00D349E8"/>
    <w:rsid w:val="00D34F72"/>
    <w:rsid w:val="00D36326"/>
    <w:rsid w:val="00D36B65"/>
    <w:rsid w:val="00D36DB4"/>
    <w:rsid w:val="00D4113A"/>
    <w:rsid w:val="00D41868"/>
    <w:rsid w:val="00D41AD9"/>
    <w:rsid w:val="00D41BF4"/>
    <w:rsid w:val="00D42390"/>
    <w:rsid w:val="00D4248F"/>
    <w:rsid w:val="00D4292E"/>
    <w:rsid w:val="00D42A91"/>
    <w:rsid w:val="00D43524"/>
    <w:rsid w:val="00D441CA"/>
    <w:rsid w:val="00D449B3"/>
    <w:rsid w:val="00D44A93"/>
    <w:rsid w:val="00D44AA3"/>
    <w:rsid w:val="00D4622C"/>
    <w:rsid w:val="00D46782"/>
    <w:rsid w:val="00D47206"/>
    <w:rsid w:val="00D506AE"/>
    <w:rsid w:val="00D507C5"/>
    <w:rsid w:val="00D516FA"/>
    <w:rsid w:val="00D517E4"/>
    <w:rsid w:val="00D51F5E"/>
    <w:rsid w:val="00D527A4"/>
    <w:rsid w:val="00D52A4C"/>
    <w:rsid w:val="00D531D5"/>
    <w:rsid w:val="00D5347F"/>
    <w:rsid w:val="00D53833"/>
    <w:rsid w:val="00D545E2"/>
    <w:rsid w:val="00D54C98"/>
    <w:rsid w:val="00D560A4"/>
    <w:rsid w:val="00D5614B"/>
    <w:rsid w:val="00D564F8"/>
    <w:rsid w:val="00D56B9C"/>
    <w:rsid w:val="00D56F98"/>
    <w:rsid w:val="00D5718B"/>
    <w:rsid w:val="00D575FA"/>
    <w:rsid w:val="00D57CD8"/>
    <w:rsid w:val="00D60030"/>
    <w:rsid w:val="00D60C8E"/>
    <w:rsid w:val="00D612A3"/>
    <w:rsid w:val="00D61340"/>
    <w:rsid w:val="00D616E7"/>
    <w:rsid w:val="00D61DBF"/>
    <w:rsid w:val="00D62141"/>
    <w:rsid w:val="00D62CDF"/>
    <w:rsid w:val="00D62E15"/>
    <w:rsid w:val="00D6310F"/>
    <w:rsid w:val="00D6449D"/>
    <w:rsid w:val="00D644E3"/>
    <w:rsid w:val="00D6550A"/>
    <w:rsid w:val="00D6574F"/>
    <w:rsid w:val="00D661F1"/>
    <w:rsid w:val="00D67649"/>
    <w:rsid w:val="00D67711"/>
    <w:rsid w:val="00D67B09"/>
    <w:rsid w:val="00D67B23"/>
    <w:rsid w:val="00D67D62"/>
    <w:rsid w:val="00D700D2"/>
    <w:rsid w:val="00D7087C"/>
    <w:rsid w:val="00D70E28"/>
    <w:rsid w:val="00D715C8"/>
    <w:rsid w:val="00D7167C"/>
    <w:rsid w:val="00D716DB"/>
    <w:rsid w:val="00D71DB3"/>
    <w:rsid w:val="00D73807"/>
    <w:rsid w:val="00D7458D"/>
    <w:rsid w:val="00D75F2B"/>
    <w:rsid w:val="00D7745F"/>
    <w:rsid w:val="00D80AD4"/>
    <w:rsid w:val="00D81319"/>
    <w:rsid w:val="00D815A4"/>
    <w:rsid w:val="00D81895"/>
    <w:rsid w:val="00D81BB9"/>
    <w:rsid w:val="00D81CFA"/>
    <w:rsid w:val="00D82FC0"/>
    <w:rsid w:val="00D8329E"/>
    <w:rsid w:val="00D836DC"/>
    <w:rsid w:val="00D83B43"/>
    <w:rsid w:val="00D84CE9"/>
    <w:rsid w:val="00D85977"/>
    <w:rsid w:val="00D865BF"/>
    <w:rsid w:val="00D86640"/>
    <w:rsid w:val="00D870EE"/>
    <w:rsid w:val="00D87270"/>
    <w:rsid w:val="00D87DFF"/>
    <w:rsid w:val="00D87EA8"/>
    <w:rsid w:val="00D90A3E"/>
    <w:rsid w:val="00D9168C"/>
    <w:rsid w:val="00D92788"/>
    <w:rsid w:val="00D93A85"/>
    <w:rsid w:val="00D93BD2"/>
    <w:rsid w:val="00D93C0F"/>
    <w:rsid w:val="00D9486C"/>
    <w:rsid w:val="00D94BF8"/>
    <w:rsid w:val="00D950A0"/>
    <w:rsid w:val="00D952BB"/>
    <w:rsid w:val="00D97B0E"/>
    <w:rsid w:val="00DA0064"/>
    <w:rsid w:val="00DA0C64"/>
    <w:rsid w:val="00DA1FA1"/>
    <w:rsid w:val="00DA2091"/>
    <w:rsid w:val="00DA2102"/>
    <w:rsid w:val="00DA24FF"/>
    <w:rsid w:val="00DA29F4"/>
    <w:rsid w:val="00DA35C6"/>
    <w:rsid w:val="00DA3C6B"/>
    <w:rsid w:val="00DA4BEF"/>
    <w:rsid w:val="00DA4D92"/>
    <w:rsid w:val="00DA4ECC"/>
    <w:rsid w:val="00DA5034"/>
    <w:rsid w:val="00DA505C"/>
    <w:rsid w:val="00DA5344"/>
    <w:rsid w:val="00DA593B"/>
    <w:rsid w:val="00DA6B30"/>
    <w:rsid w:val="00DA6E82"/>
    <w:rsid w:val="00DA7EDF"/>
    <w:rsid w:val="00DB046F"/>
    <w:rsid w:val="00DB085F"/>
    <w:rsid w:val="00DB1B7F"/>
    <w:rsid w:val="00DB3525"/>
    <w:rsid w:val="00DB46F5"/>
    <w:rsid w:val="00DB4D03"/>
    <w:rsid w:val="00DB7446"/>
    <w:rsid w:val="00DB7601"/>
    <w:rsid w:val="00DC0187"/>
    <w:rsid w:val="00DC032B"/>
    <w:rsid w:val="00DC03DC"/>
    <w:rsid w:val="00DC09B9"/>
    <w:rsid w:val="00DC0B13"/>
    <w:rsid w:val="00DC1388"/>
    <w:rsid w:val="00DC170E"/>
    <w:rsid w:val="00DC20A3"/>
    <w:rsid w:val="00DC28FB"/>
    <w:rsid w:val="00DC3B07"/>
    <w:rsid w:val="00DC5594"/>
    <w:rsid w:val="00DC572A"/>
    <w:rsid w:val="00DC59AD"/>
    <w:rsid w:val="00DC70A1"/>
    <w:rsid w:val="00DC7110"/>
    <w:rsid w:val="00DC74E7"/>
    <w:rsid w:val="00DD29E4"/>
    <w:rsid w:val="00DD320D"/>
    <w:rsid w:val="00DD36A0"/>
    <w:rsid w:val="00DD3ED7"/>
    <w:rsid w:val="00DD48F4"/>
    <w:rsid w:val="00DD4AFB"/>
    <w:rsid w:val="00DD4C58"/>
    <w:rsid w:val="00DD4FE5"/>
    <w:rsid w:val="00DD5023"/>
    <w:rsid w:val="00DD5656"/>
    <w:rsid w:val="00DD7071"/>
    <w:rsid w:val="00DD757D"/>
    <w:rsid w:val="00DE141C"/>
    <w:rsid w:val="00DE1BFD"/>
    <w:rsid w:val="00DE29F0"/>
    <w:rsid w:val="00DE3F7B"/>
    <w:rsid w:val="00DE478F"/>
    <w:rsid w:val="00DE4AAC"/>
    <w:rsid w:val="00DE5BD3"/>
    <w:rsid w:val="00DE5D51"/>
    <w:rsid w:val="00DE7259"/>
    <w:rsid w:val="00DE7F76"/>
    <w:rsid w:val="00DF0E18"/>
    <w:rsid w:val="00DF1865"/>
    <w:rsid w:val="00DF2617"/>
    <w:rsid w:val="00DF2A15"/>
    <w:rsid w:val="00DF2A9D"/>
    <w:rsid w:val="00DF3846"/>
    <w:rsid w:val="00E003B1"/>
    <w:rsid w:val="00E010E4"/>
    <w:rsid w:val="00E01F37"/>
    <w:rsid w:val="00E02022"/>
    <w:rsid w:val="00E023FB"/>
    <w:rsid w:val="00E02DA5"/>
    <w:rsid w:val="00E03306"/>
    <w:rsid w:val="00E03AA1"/>
    <w:rsid w:val="00E04734"/>
    <w:rsid w:val="00E06529"/>
    <w:rsid w:val="00E06A82"/>
    <w:rsid w:val="00E106B8"/>
    <w:rsid w:val="00E115CF"/>
    <w:rsid w:val="00E11763"/>
    <w:rsid w:val="00E11773"/>
    <w:rsid w:val="00E122AE"/>
    <w:rsid w:val="00E1253F"/>
    <w:rsid w:val="00E12D43"/>
    <w:rsid w:val="00E13F80"/>
    <w:rsid w:val="00E14113"/>
    <w:rsid w:val="00E142AD"/>
    <w:rsid w:val="00E14CA1"/>
    <w:rsid w:val="00E15432"/>
    <w:rsid w:val="00E173A5"/>
    <w:rsid w:val="00E17708"/>
    <w:rsid w:val="00E17F29"/>
    <w:rsid w:val="00E208E8"/>
    <w:rsid w:val="00E20B10"/>
    <w:rsid w:val="00E21245"/>
    <w:rsid w:val="00E22ABE"/>
    <w:rsid w:val="00E22D5D"/>
    <w:rsid w:val="00E22DF6"/>
    <w:rsid w:val="00E25823"/>
    <w:rsid w:val="00E25EFA"/>
    <w:rsid w:val="00E26A8F"/>
    <w:rsid w:val="00E2706C"/>
    <w:rsid w:val="00E27B6E"/>
    <w:rsid w:val="00E3024D"/>
    <w:rsid w:val="00E313D5"/>
    <w:rsid w:val="00E31B6D"/>
    <w:rsid w:val="00E3202B"/>
    <w:rsid w:val="00E3263F"/>
    <w:rsid w:val="00E32C69"/>
    <w:rsid w:val="00E33F5D"/>
    <w:rsid w:val="00E3418E"/>
    <w:rsid w:val="00E3432A"/>
    <w:rsid w:val="00E354A7"/>
    <w:rsid w:val="00E368B0"/>
    <w:rsid w:val="00E36E69"/>
    <w:rsid w:val="00E36FB0"/>
    <w:rsid w:val="00E37E25"/>
    <w:rsid w:val="00E40529"/>
    <w:rsid w:val="00E40B08"/>
    <w:rsid w:val="00E40F3E"/>
    <w:rsid w:val="00E41332"/>
    <w:rsid w:val="00E41569"/>
    <w:rsid w:val="00E41BE6"/>
    <w:rsid w:val="00E41EFD"/>
    <w:rsid w:val="00E43BAE"/>
    <w:rsid w:val="00E44036"/>
    <w:rsid w:val="00E46840"/>
    <w:rsid w:val="00E471EA"/>
    <w:rsid w:val="00E47955"/>
    <w:rsid w:val="00E479B4"/>
    <w:rsid w:val="00E47ECE"/>
    <w:rsid w:val="00E47FEE"/>
    <w:rsid w:val="00E50838"/>
    <w:rsid w:val="00E5192D"/>
    <w:rsid w:val="00E51B45"/>
    <w:rsid w:val="00E51EEB"/>
    <w:rsid w:val="00E51F68"/>
    <w:rsid w:val="00E51FE7"/>
    <w:rsid w:val="00E52404"/>
    <w:rsid w:val="00E525C0"/>
    <w:rsid w:val="00E526F2"/>
    <w:rsid w:val="00E527ED"/>
    <w:rsid w:val="00E529BF"/>
    <w:rsid w:val="00E54BF1"/>
    <w:rsid w:val="00E54E42"/>
    <w:rsid w:val="00E55A72"/>
    <w:rsid w:val="00E56B3A"/>
    <w:rsid w:val="00E56CB1"/>
    <w:rsid w:val="00E57E91"/>
    <w:rsid w:val="00E57FEB"/>
    <w:rsid w:val="00E604EE"/>
    <w:rsid w:val="00E6194C"/>
    <w:rsid w:val="00E61FF0"/>
    <w:rsid w:val="00E62438"/>
    <w:rsid w:val="00E62704"/>
    <w:rsid w:val="00E62BE5"/>
    <w:rsid w:val="00E65A6A"/>
    <w:rsid w:val="00E665B4"/>
    <w:rsid w:val="00E67A7C"/>
    <w:rsid w:val="00E70BD7"/>
    <w:rsid w:val="00E70D5D"/>
    <w:rsid w:val="00E70DDE"/>
    <w:rsid w:val="00E70F54"/>
    <w:rsid w:val="00E716C9"/>
    <w:rsid w:val="00E72223"/>
    <w:rsid w:val="00E723F4"/>
    <w:rsid w:val="00E7286E"/>
    <w:rsid w:val="00E72B59"/>
    <w:rsid w:val="00E7403D"/>
    <w:rsid w:val="00E7525F"/>
    <w:rsid w:val="00E75AE3"/>
    <w:rsid w:val="00E7604E"/>
    <w:rsid w:val="00E764AF"/>
    <w:rsid w:val="00E767FD"/>
    <w:rsid w:val="00E80444"/>
    <w:rsid w:val="00E804FB"/>
    <w:rsid w:val="00E80AD8"/>
    <w:rsid w:val="00E81387"/>
    <w:rsid w:val="00E81626"/>
    <w:rsid w:val="00E8204B"/>
    <w:rsid w:val="00E82147"/>
    <w:rsid w:val="00E826A6"/>
    <w:rsid w:val="00E829B7"/>
    <w:rsid w:val="00E83472"/>
    <w:rsid w:val="00E83BC0"/>
    <w:rsid w:val="00E8430C"/>
    <w:rsid w:val="00E8433D"/>
    <w:rsid w:val="00E843BF"/>
    <w:rsid w:val="00E85B8F"/>
    <w:rsid w:val="00E85FC0"/>
    <w:rsid w:val="00E86824"/>
    <w:rsid w:val="00E86C75"/>
    <w:rsid w:val="00E86D17"/>
    <w:rsid w:val="00E8702F"/>
    <w:rsid w:val="00E8744C"/>
    <w:rsid w:val="00E90613"/>
    <w:rsid w:val="00E90CE4"/>
    <w:rsid w:val="00E91610"/>
    <w:rsid w:val="00E91955"/>
    <w:rsid w:val="00E91FA3"/>
    <w:rsid w:val="00E936A2"/>
    <w:rsid w:val="00E94470"/>
    <w:rsid w:val="00E948B4"/>
    <w:rsid w:val="00E948CF"/>
    <w:rsid w:val="00E94DD2"/>
    <w:rsid w:val="00E950B9"/>
    <w:rsid w:val="00EA0893"/>
    <w:rsid w:val="00EA0B62"/>
    <w:rsid w:val="00EA229C"/>
    <w:rsid w:val="00EA3953"/>
    <w:rsid w:val="00EA3C16"/>
    <w:rsid w:val="00EA3CCE"/>
    <w:rsid w:val="00EA479E"/>
    <w:rsid w:val="00EA55C3"/>
    <w:rsid w:val="00EA63E1"/>
    <w:rsid w:val="00EA640F"/>
    <w:rsid w:val="00EA66BD"/>
    <w:rsid w:val="00EB0BEF"/>
    <w:rsid w:val="00EB10D4"/>
    <w:rsid w:val="00EB17E9"/>
    <w:rsid w:val="00EB31F5"/>
    <w:rsid w:val="00EB461D"/>
    <w:rsid w:val="00EB54F7"/>
    <w:rsid w:val="00EB6513"/>
    <w:rsid w:val="00EB6766"/>
    <w:rsid w:val="00EB6B2B"/>
    <w:rsid w:val="00EB6BE8"/>
    <w:rsid w:val="00EB6F2A"/>
    <w:rsid w:val="00EB727E"/>
    <w:rsid w:val="00EB74BE"/>
    <w:rsid w:val="00EC08C9"/>
    <w:rsid w:val="00EC11DF"/>
    <w:rsid w:val="00EC1D06"/>
    <w:rsid w:val="00EC31FF"/>
    <w:rsid w:val="00EC345B"/>
    <w:rsid w:val="00EC369D"/>
    <w:rsid w:val="00EC418F"/>
    <w:rsid w:val="00EC49A2"/>
    <w:rsid w:val="00EC6762"/>
    <w:rsid w:val="00EC7504"/>
    <w:rsid w:val="00EC7ED2"/>
    <w:rsid w:val="00ED0177"/>
    <w:rsid w:val="00ED19AB"/>
    <w:rsid w:val="00ED2C35"/>
    <w:rsid w:val="00ED2D3D"/>
    <w:rsid w:val="00ED30C3"/>
    <w:rsid w:val="00ED35AA"/>
    <w:rsid w:val="00ED39E6"/>
    <w:rsid w:val="00ED4633"/>
    <w:rsid w:val="00ED53B2"/>
    <w:rsid w:val="00ED68C4"/>
    <w:rsid w:val="00ED69A1"/>
    <w:rsid w:val="00ED734D"/>
    <w:rsid w:val="00EE07C4"/>
    <w:rsid w:val="00EE0F87"/>
    <w:rsid w:val="00EE1CF7"/>
    <w:rsid w:val="00EE1FEE"/>
    <w:rsid w:val="00EE21EA"/>
    <w:rsid w:val="00EE23CB"/>
    <w:rsid w:val="00EE460B"/>
    <w:rsid w:val="00EE546E"/>
    <w:rsid w:val="00EE5D02"/>
    <w:rsid w:val="00EE619A"/>
    <w:rsid w:val="00EE6259"/>
    <w:rsid w:val="00EE65F5"/>
    <w:rsid w:val="00EE6D0C"/>
    <w:rsid w:val="00EE6F19"/>
    <w:rsid w:val="00EE759A"/>
    <w:rsid w:val="00EE7BE5"/>
    <w:rsid w:val="00EE7C36"/>
    <w:rsid w:val="00EE7EEA"/>
    <w:rsid w:val="00EF0D64"/>
    <w:rsid w:val="00EF1627"/>
    <w:rsid w:val="00EF1ACB"/>
    <w:rsid w:val="00EF1BF3"/>
    <w:rsid w:val="00EF1EBC"/>
    <w:rsid w:val="00EF23BA"/>
    <w:rsid w:val="00EF356E"/>
    <w:rsid w:val="00EF3E46"/>
    <w:rsid w:val="00EF44AC"/>
    <w:rsid w:val="00EF4F03"/>
    <w:rsid w:val="00EF5424"/>
    <w:rsid w:val="00EF567E"/>
    <w:rsid w:val="00EF5A1E"/>
    <w:rsid w:val="00EF5C6E"/>
    <w:rsid w:val="00EF69F2"/>
    <w:rsid w:val="00EF7340"/>
    <w:rsid w:val="00EF7354"/>
    <w:rsid w:val="00F0046C"/>
    <w:rsid w:val="00F00713"/>
    <w:rsid w:val="00F00DC9"/>
    <w:rsid w:val="00F011A2"/>
    <w:rsid w:val="00F0140C"/>
    <w:rsid w:val="00F0194B"/>
    <w:rsid w:val="00F02CD6"/>
    <w:rsid w:val="00F02DC1"/>
    <w:rsid w:val="00F02EE6"/>
    <w:rsid w:val="00F03952"/>
    <w:rsid w:val="00F03E91"/>
    <w:rsid w:val="00F0405E"/>
    <w:rsid w:val="00F04133"/>
    <w:rsid w:val="00F04632"/>
    <w:rsid w:val="00F04FA3"/>
    <w:rsid w:val="00F05489"/>
    <w:rsid w:val="00F06DCB"/>
    <w:rsid w:val="00F06F61"/>
    <w:rsid w:val="00F077CC"/>
    <w:rsid w:val="00F07C1C"/>
    <w:rsid w:val="00F102D5"/>
    <w:rsid w:val="00F106AA"/>
    <w:rsid w:val="00F10F5D"/>
    <w:rsid w:val="00F1108B"/>
    <w:rsid w:val="00F12E68"/>
    <w:rsid w:val="00F12F59"/>
    <w:rsid w:val="00F1306E"/>
    <w:rsid w:val="00F1317F"/>
    <w:rsid w:val="00F137B3"/>
    <w:rsid w:val="00F14B48"/>
    <w:rsid w:val="00F1734D"/>
    <w:rsid w:val="00F17422"/>
    <w:rsid w:val="00F2057C"/>
    <w:rsid w:val="00F217DB"/>
    <w:rsid w:val="00F21CC9"/>
    <w:rsid w:val="00F225B5"/>
    <w:rsid w:val="00F2288B"/>
    <w:rsid w:val="00F23B13"/>
    <w:rsid w:val="00F24299"/>
    <w:rsid w:val="00F2473C"/>
    <w:rsid w:val="00F25F5C"/>
    <w:rsid w:val="00F263D7"/>
    <w:rsid w:val="00F26BCD"/>
    <w:rsid w:val="00F27CD5"/>
    <w:rsid w:val="00F304D8"/>
    <w:rsid w:val="00F311D0"/>
    <w:rsid w:val="00F32BFA"/>
    <w:rsid w:val="00F32C27"/>
    <w:rsid w:val="00F32D38"/>
    <w:rsid w:val="00F33E86"/>
    <w:rsid w:val="00F33F8F"/>
    <w:rsid w:val="00F34EA1"/>
    <w:rsid w:val="00F356FA"/>
    <w:rsid w:val="00F359B7"/>
    <w:rsid w:val="00F3699E"/>
    <w:rsid w:val="00F369A2"/>
    <w:rsid w:val="00F36B7C"/>
    <w:rsid w:val="00F3704C"/>
    <w:rsid w:val="00F37EC5"/>
    <w:rsid w:val="00F40D3E"/>
    <w:rsid w:val="00F40E4E"/>
    <w:rsid w:val="00F40E8A"/>
    <w:rsid w:val="00F41583"/>
    <w:rsid w:val="00F416C0"/>
    <w:rsid w:val="00F41739"/>
    <w:rsid w:val="00F41C9E"/>
    <w:rsid w:val="00F41E07"/>
    <w:rsid w:val="00F430BC"/>
    <w:rsid w:val="00F43C41"/>
    <w:rsid w:val="00F43F56"/>
    <w:rsid w:val="00F446E7"/>
    <w:rsid w:val="00F44FBE"/>
    <w:rsid w:val="00F458EF"/>
    <w:rsid w:val="00F46B59"/>
    <w:rsid w:val="00F46E32"/>
    <w:rsid w:val="00F47429"/>
    <w:rsid w:val="00F50F1D"/>
    <w:rsid w:val="00F510B3"/>
    <w:rsid w:val="00F514B2"/>
    <w:rsid w:val="00F52684"/>
    <w:rsid w:val="00F52D65"/>
    <w:rsid w:val="00F53A62"/>
    <w:rsid w:val="00F53E02"/>
    <w:rsid w:val="00F54527"/>
    <w:rsid w:val="00F546D3"/>
    <w:rsid w:val="00F551B7"/>
    <w:rsid w:val="00F56704"/>
    <w:rsid w:val="00F56967"/>
    <w:rsid w:val="00F56BC4"/>
    <w:rsid w:val="00F56BD1"/>
    <w:rsid w:val="00F57E55"/>
    <w:rsid w:val="00F61381"/>
    <w:rsid w:val="00F61881"/>
    <w:rsid w:val="00F61921"/>
    <w:rsid w:val="00F62FED"/>
    <w:rsid w:val="00F641E3"/>
    <w:rsid w:val="00F64413"/>
    <w:rsid w:val="00F644B1"/>
    <w:rsid w:val="00F6597C"/>
    <w:rsid w:val="00F65AE9"/>
    <w:rsid w:val="00F65C31"/>
    <w:rsid w:val="00F672CC"/>
    <w:rsid w:val="00F67E73"/>
    <w:rsid w:val="00F71228"/>
    <w:rsid w:val="00F7123C"/>
    <w:rsid w:val="00F71A48"/>
    <w:rsid w:val="00F71AAE"/>
    <w:rsid w:val="00F71FC3"/>
    <w:rsid w:val="00F72141"/>
    <w:rsid w:val="00F72C9B"/>
    <w:rsid w:val="00F72F9C"/>
    <w:rsid w:val="00F73A6D"/>
    <w:rsid w:val="00F73AF5"/>
    <w:rsid w:val="00F7410D"/>
    <w:rsid w:val="00F74217"/>
    <w:rsid w:val="00F74B19"/>
    <w:rsid w:val="00F74B8A"/>
    <w:rsid w:val="00F74D98"/>
    <w:rsid w:val="00F74EDE"/>
    <w:rsid w:val="00F75115"/>
    <w:rsid w:val="00F76EF8"/>
    <w:rsid w:val="00F7720F"/>
    <w:rsid w:val="00F77699"/>
    <w:rsid w:val="00F8033A"/>
    <w:rsid w:val="00F816E1"/>
    <w:rsid w:val="00F82118"/>
    <w:rsid w:val="00F82882"/>
    <w:rsid w:val="00F84CF7"/>
    <w:rsid w:val="00F84D3B"/>
    <w:rsid w:val="00F8535A"/>
    <w:rsid w:val="00F85739"/>
    <w:rsid w:val="00F86006"/>
    <w:rsid w:val="00F862F9"/>
    <w:rsid w:val="00F8669B"/>
    <w:rsid w:val="00F86D3D"/>
    <w:rsid w:val="00F874A1"/>
    <w:rsid w:val="00F8776E"/>
    <w:rsid w:val="00F87E83"/>
    <w:rsid w:val="00F9026B"/>
    <w:rsid w:val="00F91657"/>
    <w:rsid w:val="00F916F5"/>
    <w:rsid w:val="00F92EB5"/>
    <w:rsid w:val="00F93834"/>
    <w:rsid w:val="00F94AA2"/>
    <w:rsid w:val="00F94CD8"/>
    <w:rsid w:val="00F94DC1"/>
    <w:rsid w:val="00F96236"/>
    <w:rsid w:val="00F9696F"/>
    <w:rsid w:val="00F96EA6"/>
    <w:rsid w:val="00F97546"/>
    <w:rsid w:val="00FA0E45"/>
    <w:rsid w:val="00FA129B"/>
    <w:rsid w:val="00FA139B"/>
    <w:rsid w:val="00FA1B91"/>
    <w:rsid w:val="00FA1E11"/>
    <w:rsid w:val="00FA2EE6"/>
    <w:rsid w:val="00FA5486"/>
    <w:rsid w:val="00FA58FE"/>
    <w:rsid w:val="00FA608F"/>
    <w:rsid w:val="00FA72EA"/>
    <w:rsid w:val="00FA78D1"/>
    <w:rsid w:val="00FA7AF0"/>
    <w:rsid w:val="00FB0FB4"/>
    <w:rsid w:val="00FB1483"/>
    <w:rsid w:val="00FB14B5"/>
    <w:rsid w:val="00FB1623"/>
    <w:rsid w:val="00FB2667"/>
    <w:rsid w:val="00FB290B"/>
    <w:rsid w:val="00FB2AB9"/>
    <w:rsid w:val="00FB2E57"/>
    <w:rsid w:val="00FB36E9"/>
    <w:rsid w:val="00FB3DD4"/>
    <w:rsid w:val="00FB49CD"/>
    <w:rsid w:val="00FB5344"/>
    <w:rsid w:val="00FB7E2B"/>
    <w:rsid w:val="00FC00F5"/>
    <w:rsid w:val="00FC2B61"/>
    <w:rsid w:val="00FC2DCC"/>
    <w:rsid w:val="00FC2E58"/>
    <w:rsid w:val="00FC35E0"/>
    <w:rsid w:val="00FC4019"/>
    <w:rsid w:val="00FC425A"/>
    <w:rsid w:val="00FC4BEA"/>
    <w:rsid w:val="00FC4DD2"/>
    <w:rsid w:val="00FC54D9"/>
    <w:rsid w:val="00FC555D"/>
    <w:rsid w:val="00FC647B"/>
    <w:rsid w:val="00FC6E20"/>
    <w:rsid w:val="00FC7146"/>
    <w:rsid w:val="00FD02AB"/>
    <w:rsid w:val="00FD0C41"/>
    <w:rsid w:val="00FD13A0"/>
    <w:rsid w:val="00FD374F"/>
    <w:rsid w:val="00FD488F"/>
    <w:rsid w:val="00FD493D"/>
    <w:rsid w:val="00FD57AE"/>
    <w:rsid w:val="00FD616B"/>
    <w:rsid w:val="00FE0257"/>
    <w:rsid w:val="00FE29B5"/>
    <w:rsid w:val="00FE304B"/>
    <w:rsid w:val="00FE31E7"/>
    <w:rsid w:val="00FE40DF"/>
    <w:rsid w:val="00FE5856"/>
    <w:rsid w:val="00FE5A2B"/>
    <w:rsid w:val="00FE5C6F"/>
    <w:rsid w:val="00FE6438"/>
    <w:rsid w:val="00FE7985"/>
    <w:rsid w:val="00FF078F"/>
    <w:rsid w:val="00FF0ACC"/>
    <w:rsid w:val="00FF1520"/>
    <w:rsid w:val="00FF1A09"/>
    <w:rsid w:val="00FF2747"/>
    <w:rsid w:val="00FF2997"/>
    <w:rsid w:val="00FF3136"/>
    <w:rsid w:val="00FF3165"/>
    <w:rsid w:val="00FF31F8"/>
    <w:rsid w:val="00FF37A9"/>
    <w:rsid w:val="00FF46E5"/>
    <w:rsid w:val="00FF4CF9"/>
    <w:rsid w:val="00FF51D8"/>
    <w:rsid w:val="00FF52DD"/>
    <w:rsid w:val="00FF5378"/>
    <w:rsid w:val="00FF5732"/>
    <w:rsid w:val="00FF5FC0"/>
    <w:rsid w:val="00FF631B"/>
    <w:rsid w:val="00FF6693"/>
    <w:rsid w:val="00FF66E4"/>
    <w:rsid w:val="00FF6CE9"/>
    <w:rsid w:val="00FF75A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51AF5C8"/>
  <w15:docId w15:val="{4D365CA2-9922-4E64-AD34-4DC5658D8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5A4"/>
    <w:pPr>
      <w:spacing w:after="200" w:line="276" w:lineRule="auto"/>
    </w:pPr>
    <w:rPr>
      <w:sz w:val="22"/>
      <w:szCs w:val="22"/>
    </w:rPr>
  </w:style>
  <w:style w:type="paragraph" w:styleId="Heading1">
    <w:name w:val="heading 1"/>
    <w:basedOn w:val="Heading2"/>
    <w:next w:val="Normal"/>
    <w:link w:val="Heading1Char"/>
    <w:qFormat/>
    <w:rsid w:val="00745A1E"/>
    <w:pPr>
      <w:widowControl w:val="0"/>
      <w:numPr>
        <w:numId w:val="3"/>
      </w:numPr>
      <w:spacing w:before="360" w:after="120" w:line="300" w:lineRule="exact"/>
      <w:jc w:val="left"/>
      <w:outlineLvl w:val="0"/>
    </w:pPr>
    <w:rPr>
      <w:rFonts w:ascii="Georgia" w:hAnsi="Georgia"/>
      <w:b/>
      <w:sz w:val="24"/>
      <w:szCs w:val="21"/>
      <w:lang w:val="cs-CZ"/>
    </w:rPr>
  </w:style>
  <w:style w:type="paragraph" w:styleId="Heading2">
    <w:name w:val="heading 2"/>
    <w:aliases w:val="2. úroven,Lev 2,Reset numbering,PA Major Section,Tacoma - Uroven 2,H2,Paragraafkop,1_ Título 2,ff2,Section Heading 2,title 2,h2,Subhead A,- 1,2,3,- 11,21,31,Heading 2 Char,2PBC,Normal Heading 2,LetHead2,Sub-clause,Subsidiary clause,a,c,sub-se"/>
    <w:basedOn w:val="Normal"/>
    <w:link w:val="Heading2Char1"/>
    <w:qFormat/>
    <w:rsid w:val="00262D0B"/>
    <w:pPr>
      <w:tabs>
        <w:tab w:val="num" w:pos="360"/>
      </w:tabs>
      <w:spacing w:after="0" w:line="240" w:lineRule="auto"/>
      <w:ind w:left="360" w:hanging="360"/>
      <w:jc w:val="both"/>
      <w:outlineLvl w:val="1"/>
    </w:pPr>
    <w:rPr>
      <w:rFonts w:ascii="Times New Roman" w:hAnsi="Times New Roman"/>
      <w:sz w:val="21"/>
      <w:szCs w:val="20"/>
      <w:lang w:val="en-US" w:eastAsia="en-US"/>
    </w:rPr>
  </w:style>
  <w:style w:type="paragraph" w:styleId="Heading3">
    <w:name w:val="heading 3"/>
    <w:basedOn w:val="ListParagraph"/>
    <w:next w:val="Normal"/>
    <w:link w:val="Heading3Char"/>
    <w:unhideWhenUsed/>
    <w:qFormat/>
    <w:rsid w:val="00745A1E"/>
    <w:pPr>
      <w:numPr>
        <w:ilvl w:val="1"/>
        <w:numId w:val="3"/>
      </w:numPr>
      <w:spacing w:before="120" w:after="120" w:line="300" w:lineRule="exact"/>
      <w:contextualSpacing w:val="0"/>
      <w:outlineLvl w:val="2"/>
    </w:pPr>
    <w:rPr>
      <w:rFonts w:ascii="Georgia" w:hAnsi="Georgia"/>
      <w:sz w:val="21"/>
      <w:szCs w:val="21"/>
      <w:lang w:eastAsia="en-US"/>
    </w:rPr>
  </w:style>
  <w:style w:type="paragraph" w:styleId="Heading4">
    <w:name w:val="heading 4"/>
    <w:basedOn w:val="Normal"/>
    <w:next w:val="Normal"/>
    <w:link w:val="Heading4Char"/>
    <w:semiHidden/>
    <w:unhideWhenUsed/>
    <w:qFormat/>
    <w:rsid w:val="00B41120"/>
    <w:pPr>
      <w:keepNext/>
      <w:spacing w:before="240" w:after="60" w:line="300" w:lineRule="exact"/>
      <w:ind w:left="864" w:hanging="864"/>
      <w:outlineLvl w:val="3"/>
    </w:pPr>
    <w:rPr>
      <w:b/>
      <w:bCs/>
      <w:sz w:val="28"/>
      <w:szCs w:val="28"/>
    </w:rPr>
  </w:style>
  <w:style w:type="paragraph" w:styleId="Heading5">
    <w:name w:val="heading 5"/>
    <w:basedOn w:val="Normal"/>
    <w:next w:val="Normal"/>
    <w:link w:val="Heading5Char"/>
    <w:semiHidden/>
    <w:unhideWhenUsed/>
    <w:qFormat/>
    <w:rsid w:val="00B41120"/>
    <w:pPr>
      <w:spacing w:before="240" w:after="60" w:line="300" w:lineRule="exact"/>
      <w:ind w:left="1008" w:hanging="1008"/>
      <w:outlineLvl w:val="4"/>
    </w:pPr>
    <w:rPr>
      <w:b/>
      <w:bCs/>
      <w:i/>
      <w:iCs/>
      <w:sz w:val="26"/>
      <w:szCs w:val="26"/>
    </w:rPr>
  </w:style>
  <w:style w:type="paragraph" w:styleId="Heading6">
    <w:name w:val="heading 6"/>
    <w:basedOn w:val="Normal"/>
    <w:next w:val="Normal"/>
    <w:link w:val="Heading6Char"/>
    <w:semiHidden/>
    <w:unhideWhenUsed/>
    <w:qFormat/>
    <w:rsid w:val="00B41120"/>
    <w:pPr>
      <w:spacing w:before="240" w:after="60" w:line="300" w:lineRule="exact"/>
      <w:ind w:left="1152" w:hanging="1152"/>
      <w:outlineLvl w:val="5"/>
    </w:pPr>
    <w:rPr>
      <w:b/>
      <w:bCs/>
      <w:sz w:val="21"/>
    </w:rPr>
  </w:style>
  <w:style w:type="paragraph" w:styleId="Heading7">
    <w:name w:val="heading 7"/>
    <w:basedOn w:val="Normal"/>
    <w:next w:val="Normal"/>
    <w:link w:val="Heading7Char"/>
    <w:semiHidden/>
    <w:unhideWhenUsed/>
    <w:qFormat/>
    <w:rsid w:val="00B41120"/>
    <w:pPr>
      <w:spacing w:before="240" w:after="60" w:line="300" w:lineRule="exact"/>
      <w:ind w:left="1296" w:hanging="1296"/>
      <w:outlineLvl w:val="6"/>
    </w:pPr>
    <w:rPr>
      <w:sz w:val="24"/>
      <w:szCs w:val="24"/>
    </w:rPr>
  </w:style>
  <w:style w:type="paragraph" w:styleId="Heading8">
    <w:name w:val="heading 8"/>
    <w:basedOn w:val="Normal"/>
    <w:next w:val="Normal"/>
    <w:link w:val="Heading8Char"/>
    <w:semiHidden/>
    <w:unhideWhenUsed/>
    <w:qFormat/>
    <w:rsid w:val="00B41120"/>
    <w:pPr>
      <w:spacing w:before="240" w:after="60" w:line="300" w:lineRule="exact"/>
      <w:ind w:left="1440" w:hanging="1440"/>
      <w:outlineLvl w:val="7"/>
    </w:pPr>
    <w:rPr>
      <w:i/>
      <w:iCs/>
      <w:sz w:val="24"/>
      <w:szCs w:val="24"/>
    </w:rPr>
  </w:style>
  <w:style w:type="paragraph" w:styleId="Heading9">
    <w:name w:val="heading 9"/>
    <w:basedOn w:val="Normal"/>
    <w:next w:val="Normal"/>
    <w:link w:val="Heading9Char"/>
    <w:semiHidden/>
    <w:unhideWhenUsed/>
    <w:qFormat/>
    <w:rsid w:val="00B41120"/>
    <w:pPr>
      <w:spacing w:before="240" w:after="60" w:line="300" w:lineRule="exact"/>
      <w:ind w:left="1584" w:hanging="1584"/>
      <w:outlineLvl w:val="8"/>
    </w:pPr>
    <w:rPr>
      <w:rFonts w:ascii="Cambria" w:hAnsi="Cambria"/>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672CC"/>
    <w:pPr>
      <w:spacing w:after="0" w:line="240" w:lineRule="auto"/>
    </w:pPr>
    <w:rPr>
      <w:rFonts w:ascii="Tahoma" w:hAnsi="Tahoma"/>
      <w:sz w:val="16"/>
      <w:szCs w:val="16"/>
    </w:rPr>
  </w:style>
  <w:style w:type="character" w:customStyle="1" w:styleId="BalloonTextChar">
    <w:name w:val="Balloon Text Char"/>
    <w:link w:val="BalloonText"/>
    <w:uiPriority w:val="99"/>
    <w:semiHidden/>
    <w:rsid w:val="00F672CC"/>
    <w:rPr>
      <w:rFonts w:ascii="Tahoma" w:hAnsi="Tahoma" w:cs="Tahoma"/>
      <w:sz w:val="16"/>
      <w:szCs w:val="16"/>
    </w:rPr>
  </w:style>
  <w:style w:type="paragraph" w:styleId="ListParagraph">
    <w:name w:val="List Paragraph"/>
    <w:basedOn w:val="Normal"/>
    <w:link w:val="ListParagraphChar"/>
    <w:uiPriority w:val="34"/>
    <w:qFormat/>
    <w:rsid w:val="00753965"/>
    <w:pPr>
      <w:ind w:left="720"/>
      <w:contextualSpacing/>
    </w:pPr>
  </w:style>
  <w:style w:type="paragraph" w:customStyle="1" w:styleId="1uroven">
    <w:name w:val="1 uroven"/>
    <w:basedOn w:val="Heading1"/>
    <w:autoRedefine/>
    <w:rsid w:val="00B02614"/>
    <w:pPr>
      <w:ind w:left="709" w:hanging="709"/>
      <w:jc w:val="both"/>
    </w:pPr>
    <w:rPr>
      <w:bCs/>
      <w:smallCaps/>
      <w:kern w:val="28"/>
    </w:rPr>
  </w:style>
  <w:style w:type="character" w:customStyle="1" w:styleId="Heading1Char">
    <w:name w:val="Heading 1 Char"/>
    <w:link w:val="Heading1"/>
    <w:rsid w:val="00745A1E"/>
    <w:rPr>
      <w:rFonts w:ascii="Georgia" w:hAnsi="Georgia"/>
      <w:b/>
      <w:sz w:val="24"/>
      <w:szCs w:val="21"/>
      <w:lang w:eastAsia="en-US"/>
    </w:rPr>
  </w:style>
  <w:style w:type="character" w:customStyle="1" w:styleId="Heading2Char1">
    <w:name w:val="Heading 2 Char1"/>
    <w:aliases w:val="2. úroven Char,Lev 2 Char,Reset numbering Char,PA Major Section Char,Tacoma - Uroven 2 Char,H2 Char,Paragraafkop Char,1_ Título 2 Char,ff2 Char,Section Heading 2 Char,title 2 Char,h2 Char,Subhead A Char,- 1 Char,2 Char,3 Char,- 11 Char"/>
    <w:link w:val="Heading2"/>
    <w:rsid w:val="00262D0B"/>
    <w:rPr>
      <w:rFonts w:ascii="Times New Roman" w:eastAsia="Times New Roman" w:hAnsi="Times New Roman" w:cs="Times New Roman"/>
      <w:sz w:val="21"/>
      <w:szCs w:val="20"/>
      <w:lang w:val="en-US" w:eastAsia="en-US"/>
    </w:rPr>
  </w:style>
  <w:style w:type="paragraph" w:styleId="Header">
    <w:name w:val="header"/>
    <w:basedOn w:val="Normal"/>
    <w:link w:val="HeaderChar"/>
    <w:uiPriority w:val="99"/>
    <w:unhideWhenUsed/>
    <w:rsid w:val="00904A58"/>
    <w:pPr>
      <w:tabs>
        <w:tab w:val="center" w:pos="4536"/>
        <w:tab w:val="right" w:pos="9072"/>
      </w:tabs>
    </w:pPr>
  </w:style>
  <w:style w:type="character" w:customStyle="1" w:styleId="HeaderChar">
    <w:name w:val="Header Char"/>
    <w:link w:val="Header"/>
    <w:uiPriority w:val="99"/>
    <w:rsid w:val="00904A58"/>
    <w:rPr>
      <w:sz w:val="22"/>
      <w:szCs w:val="22"/>
    </w:rPr>
  </w:style>
  <w:style w:type="paragraph" w:styleId="Footer">
    <w:name w:val="footer"/>
    <w:basedOn w:val="Normal"/>
    <w:link w:val="FooterChar"/>
    <w:uiPriority w:val="99"/>
    <w:unhideWhenUsed/>
    <w:rsid w:val="00904A58"/>
    <w:pPr>
      <w:tabs>
        <w:tab w:val="center" w:pos="4536"/>
        <w:tab w:val="right" w:pos="9072"/>
      </w:tabs>
    </w:pPr>
  </w:style>
  <w:style w:type="character" w:customStyle="1" w:styleId="FooterChar">
    <w:name w:val="Footer Char"/>
    <w:link w:val="Footer"/>
    <w:uiPriority w:val="99"/>
    <w:rsid w:val="00904A58"/>
    <w:rPr>
      <w:sz w:val="22"/>
      <w:szCs w:val="22"/>
    </w:rPr>
  </w:style>
  <w:style w:type="character" w:styleId="Emphasis">
    <w:name w:val="Emphasis"/>
    <w:uiPriority w:val="20"/>
    <w:qFormat/>
    <w:rsid w:val="00E7403D"/>
    <w:rPr>
      <w:i/>
      <w:iCs/>
    </w:rPr>
  </w:style>
  <w:style w:type="character" w:customStyle="1" w:styleId="apple-converted-space">
    <w:name w:val="apple-converted-space"/>
    <w:rsid w:val="00E7403D"/>
  </w:style>
  <w:style w:type="table" w:styleId="TableGrid">
    <w:name w:val="Table Grid"/>
    <w:basedOn w:val="TableNormal"/>
    <w:uiPriority w:val="59"/>
    <w:rsid w:val="00AC05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745A1E"/>
    <w:rPr>
      <w:rFonts w:ascii="Georgia" w:hAnsi="Georgia"/>
      <w:sz w:val="21"/>
      <w:szCs w:val="21"/>
      <w:lang w:eastAsia="en-US"/>
    </w:rPr>
  </w:style>
  <w:style w:type="character" w:styleId="CommentReference">
    <w:name w:val="annotation reference"/>
    <w:semiHidden/>
    <w:unhideWhenUsed/>
    <w:rsid w:val="00C16462"/>
    <w:rPr>
      <w:sz w:val="16"/>
      <w:szCs w:val="16"/>
    </w:rPr>
  </w:style>
  <w:style w:type="paragraph" w:styleId="CommentText">
    <w:name w:val="annotation text"/>
    <w:basedOn w:val="Normal"/>
    <w:link w:val="CommentTextChar"/>
    <w:unhideWhenUsed/>
    <w:rsid w:val="00B02614"/>
    <w:rPr>
      <w:sz w:val="20"/>
      <w:szCs w:val="20"/>
    </w:rPr>
  </w:style>
  <w:style w:type="character" w:customStyle="1" w:styleId="CommentTextChar">
    <w:name w:val="Comment Text Char"/>
    <w:basedOn w:val="DefaultParagraphFont"/>
    <w:link w:val="CommentText"/>
    <w:rsid w:val="00C16462"/>
  </w:style>
  <w:style w:type="paragraph" w:styleId="CommentSubject">
    <w:name w:val="annotation subject"/>
    <w:basedOn w:val="CommentText"/>
    <w:next w:val="CommentText"/>
    <w:link w:val="CommentSubjectChar"/>
    <w:uiPriority w:val="99"/>
    <w:semiHidden/>
    <w:unhideWhenUsed/>
    <w:rsid w:val="00C16462"/>
    <w:rPr>
      <w:b/>
      <w:bCs/>
    </w:rPr>
  </w:style>
  <w:style w:type="character" w:customStyle="1" w:styleId="CommentSubjectChar">
    <w:name w:val="Comment Subject Char"/>
    <w:link w:val="CommentSubject"/>
    <w:uiPriority w:val="99"/>
    <w:semiHidden/>
    <w:rsid w:val="00C16462"/>
    <w:rPr>
      <w:b/>
      <w:bCs/>
    </w:rPr>
  </w:style>
  <w:style w:type="paragraph" w:styleId="Revision">
    <w:name w:val="Revision"/>
    <w:hidden/>
    <w:uiPriority w:val="99"/>
    <w:semiHidden/>
    <w:rsid w:val="00895E04"/>
    <w:rPr>
      <w:sz w:val="22"/>
      <w:szCs w:val="22"/>
    </w:rPr>
  </w:style>
  <w:style w:type="paragraph" w:styleId="BodyText">
    <w:name w:val="Body Text"/>
    <w:basedOn w:val="Normal"/>
    <w:link w:val="BodyTextChar"/>
    <w:rsid w:val="003B0464"/>
    <w:pPr>
      <w:spacing w:before="100" w:after="0" w:line="240" w:lineRule="auto"/>
      <w:jc w:val="center"/>
    </w:pPr>
    <w:rPr>
      <w:rFonts w:ascii="Times New Roman" w:hAnsi="Times New Roman"/>
      <w:b/>
      <w:bCs/>
      <w:color w:val="000000"/>
      <w:sz w:val="24"/>
      <w:szCs w:val="20"/>
    </w:rPr>
  </w:style>
  <w:style w:type="character" w:customStyle="1" w:styleId="BodyTextChar">
    <w:name w:val="Body Text Char"/>
    <w:link w:val="BodyText"/>
    <w:rsid w:val="003B0464"/>
    <w:rPr>
      <w:rFonts w:ascii="Times New Roman" w:hAnsi="Times New Roman"/>
      <w:b/>
      <w:bCs/>
      <w:color w:val="000000"/>
      <w:sz w:val="24"/>
    </w:rPr>
  </w:style>
  <w:style w:type="character" w:customStyle="1" w:styleId="platne1">
    <w:name w:val="platne1"/>
    <w:rsid w:val="003B0464"/>
  </w:style>
  <w:style w:type="character" w:customStyle="1" w:styleId="preformatted">
    <w:name w:val="preformatted"/>
    <w:rsid w:val="000A0CDD"/>
  </w:style>
  <w:style w:type="character" w:customStyle="1" w:styleId="nowrap">
    <w:name w:val="nowrap"/>
    <w:rsid w:val="000A0CDD"/>
  </w:style>
  <w:style w:type="paragraph" w:customStyle="1" w:styleId="Clanek11">
    <w:name w:val="Clanek 1.1"/>
    <w:basedOn w:val="Heading2"/>
    <w:qFormat/>
    <w:rsid w:val="001E4745"/>
    <w:pPr>
      <w:widowControl w:val="0"/>
      <w:tabs>
        <w:tab w:val="clear" w:pos="360"/>
        <w:tab w:val="num" w:pos="567"/>
      </w:tabs>
      <w:spacing w:before="120" w:after="120"/>
      <w:ind w:left="567" w:hanging="567"/>
    </w:pPr>
    <w:rPr>
      <w:rFonts w:cs="Arial"/>
      <w:bCs/>
      <w:iCs/>
      <w:sz w:val="22"/>
      <w:szCs w:val="28"/>
      <w:lang w:val="cs-CZ"/>
    </w:rPr>
  </w:style>
  <w:style w:type="paragraph" w:customStyle="1" w:styleId="Claneka">
    <w:name w:val="Clanek (a)"/>
    <w:basedOn w:val="Normal"/>
    <w:qFormat/>
    <w:rsid w:val="001E4745"/>
    <w:pPr>
      <w:keepLines/>
      <w:widowControl w:val="0"/>
      <w:tabs>
        <w:tab w:val="num" w:pos="992"/>
      </w:tabs>
      <w:spacing w:before="120" w:after="120" w:line="240" w:lineRule="auto"/>
      <w:ind w:left="992" w:hanging="425"/>
      <w:jc w:val="both"/>
    </w:pPr>
    <w:rPr>
      <w:rFonts w:ascii="Times New Roman" w:hAnsi="Times New Roman"/>
      <w:szCs w:val="24"/>
      <w:lang w:eastAsia="en-US"/>
    </w:rPr>
  </w:style>
  <w:style w:type="paragraph" w:customStyle="1" w:styleId="Claneki">
    <w:name w:val="Clanek (i)"/>
    <w:basedOn w:val="Normal"/>
    <w:qFormat/>
    <w:rsid w:val="001E4745"/>
    <w:pPr>
      <w:keepNext/>
      <w:tabs>
        <w:tab w:val="num" w:pos="1418"/>
      </w:tabs>
      <w:spacing w:before="120" w:after="120" w:line="240" w:lineRule="auto"/>
      <w:ind w:left="1418" w:hanging="426"/>
      <w:jc w:val="both"/>
    </w:pPr>
    <w:rPr>
      <w:rFonts w:ascii="Times New Roman" w:hAnsi="Times New Roman"/>
      <w:color w:val="000000"/>
      <w:szCs w:val="24"/>
      <w:lang w:eastAsia="en-US"/>
    </w:rPr>
  </w:style>
  <w:style w:type="paragraph" w:styleId="FootnoteText">
    <w:name w:val="footnote text"/>
    <w:aliases w:val="fn"/>
    <w:basedOn w:val="Normal"/>
    <w:link w:val="FootnoteTextChar"/>
    <w:rsid w:val="00DA1FA1"/>
    <w:pPr>
      <w:spacing w:before="120" w:after="120" w:line="240" w:lineRule="auto"/>
      <w:jc w:val="both"/>
    </w:pPr>
    <w:rPr>
      <w:rFonts w:ascii="Times New Roman" w:hAnsi="Times New Roman"/>
      <w:sz w:val="18"/>
      <w:szCs w:val="20"/>
      <w:lang w:eastAsia="en-US"/>
    </w:rPr>
  </w:style>
  <w:style w:type="character" w:customStyle="1" w:styleId="FootnoteTextChar">
    <w:name w:val="Footnote Text Char"/>
    <w:aliases w:val="fn Char"/>
    <w:basedOn w:val="DefaultParagraphFont"/>
    <w:link w:val="FootnoteText"/>
    <w:rsid w:val="00DA1FA1"/>
    <w:rPr>
      <w:rFonts w:ascii="Times New Roman" w:hAnsi="Times New Roman"/>
      <w:sz w:val="18"/>
      <w:lang w:eastAsia="en-US"/>
    </w:rPr>
  </w:style>
  <w:style w:type="character" w:styleId="FootnoteReference">
    <w:name w:val="footnote reference"/>
    <w:basedOn w:val="DefaultParagraphFont"/>
    <w:rsid w:val="00DA1FA1"/>
    <w:rPr>
      <w:vertAlign w:val="superscript"/>
    </w:rPr>
  </w:style>
  <w:style w:type="character" w:styleId="Strong">
    <w:name w:val="Strong"/>
    <w:basedOn w:val="DefaultParagraphFont"/>
    <w:uiPriority w:val="22"/>
    <w:qFormat/>
    <w:rsid w:val="009F1D4A"/>
    <w:rPr>
      <w:b/>
      <w:bCs/>
    </w:rPr>
  </w:style>
  <w:style w:type="character" w:styleId="Hyperlink">
    <w:name w:val="Hyperlink"/>
    <w:basedOn w:val="DefaultParagraphFont"/>
    <w:uiPriority w:val="99"/>
    <w:unhideWhenUsed/>
    <w:rsid w:val="008D01AE"/>
    <w:rPr>
      <w:color w:val="0000FF" w:themeColor="hyperlink"/>
      <w:u w:val="single"/>
    </w:rPr>
  </w:style>
  <w:style w:type="character" w:customStyle="1" w:styleId="Nevyeenzmnka1">
    <w:name w:val="Nevyřešená zmínka1"/>
    <w:basedOn w:val="DefaultParagraphFont"/>
    <w:uiPriority w:val="99"/>
    <w:semiHidden/>
    <w:unhideWhenUsed/>
    <w:rsid w:val="004441DF"/>
    <w:rPr>
      <w:color w:val="808080"/>
      <w:shd w:val="clear" w:color="auto" w:fill="E6E6E6"/>
    </w:rPr>
  </w:style>
  <w:style w:type="paragraph" w:styleId="NoSpacing">
    <w:name w:val="No Spacing"/>
    <w:basedOn w:val="ListParagraph"/>
    <w:uiPriority w:val="1"/>
    <w:qFormat/>
    <w:rsid w:val="005B2350"/>
    <w:pPr>
      <w:numPr>
        <w:ilvl w:val="2"/>
        <w:numId w:val="3"/>
      </w:numPr>
      <w:spacing w:before="120" w:after="120" w:line="300" w:lineRule="exact"/>
      <w:contextualSpacing w:val="0"/>
    </w:pPr>
    <w:rPr>
      <w:rFonts w:ascii="Corbel" w:hAnsi="Corbel"/>
      <w:color w:val="595959" w:themeColor="text1" w:themeTint="A6"/>
      <w:szCs w:val="21"/>
      <w:lang w:eastAsia="en-US"/>
    </w:rPr>
  </w:style>
  <w:style w:type="character" w:customStyle="1" w:styleId="Heading4Char">
    <w:name w:val="Heading 4 Char"/>
    <w:basedOn w:val="DefaultParagraphFont"/>
    <w:link w:val="Heading4"/>
    <w:semiHidden/>
    <w:rsid w:val="00B41120"/>
    <w:rPr>
      <w:b/>
      <w:bCs/>
      <w:sz w:val="28"/>
      <w:szCs w:val="28"/>
    </w:rPr>
  </w:style>
  <w:style w:type="character" w:customStyle="1" w:styleId="Heading5Char">
    <w:name w:val="Heading 5 Char"/>
    <w:basedOn w:val="DefaultParagraphFont"/>
    <w:link w:val="Heading5"/>
    <w:semiHidden/>
    <w:rsid w:val="00B41120"/>
    <w:rPr>
      <w:b/>
      <w:bCs/>
      <w:i/>
      <w:iCs/>
      <w:sz w:val="26"/>
      <w:szCs w:val="26"/>
    </w:rPr>
  </w:style>
  <w:style w:type="character" w:customStyle="1" w:styleId="Heading6Char">
    <w:name w:val="Heading 6 Char"/>
    <w:basedOn w:val="DefaultParagraphFont"/>
    <w:link w:val="Heading6"/>
    <w:semiHidden/>
    <w:rsid w:val="00B41120"/>
    <w:rPr>
      <w:b/>
      <w:bCs/>
      <w:sz w:val="21"/>
      <w:szCs w:val="22"/>
    </w:rPr>
  </w:style>
  <w:style w:type="character" w:customStyle="1" w:styleId="Heading7Char">
    <w:name w:val="Heading 7 Char"/>
    <w:basedOn w:val="DefaultParagraphFont"/>
    <w:link w:val="Heading7"/>
    <w:semiHidden/>
    <w:rsid w:val="00B41120"/>
    <w:rPr>
      <w:sz w:val="24"/>
      <w:szCs w:val="24"/>
    </w:rPr>
  </w:style>
  <w:style w:type="character" w:customStyle="1" w:styleId="Heading8Char">
    <w:name w:val="Heading 8 Char"/>
    <w:basedOn w:val="DefaultParagraphFont"/>
    <w:link w:val="Heading8"/>
    <w:semiHidden/>
    <w:rsid w:val="00B41120"/>
    <w:rPr>
      <w:i/>
      <w:iCs/>
      <w:sz w:val="24"/>
      <w:szCs w:val="24"/>
    </w:rPr>
  </w:style>
  <w:style w:type="character" w:customStyle="1" w:styleId="Heading9Char">
    <w:name w:val="Heading 9 Char"/>
    <w:basedOn w:val="DefaultParagraphFont"/>
    <w:link w:val="Heading9"/>
    <w:semiHidden/>
    <w:rsid w:val="00B41120"/>
    <w:rPr>
      <w:rFonts w:ascii="Cambria" w:hAnsi="Cambria"/>
      <w:sz w:val="21"/>
      <w:szCs w:val="22"/>
    </w:rPr>
  </w:style>
  <w:style w:type="character" w:styleId="BookTitle">
    <w:name w:val="Book Title"/>
    <w:basedOn w:val="DefaultParagraphFont"/>
    <w:uiPriority w:val="33"/>
    <w:qFormat/>
    <w:rsid w:val="004D11F8"/>
    <w:rPr>
      <w:b/>
      <w:bCs/>
      <w:smallCaps/>
      <w:spacing w:val="5"/>
    </w:rPr>
  </w:style>
  <w:style w:type="paragraph" w:customStyle="1" w:styleId="rove">
    <w:name w:val="Úroveň"/>
    <w:basedOn w:val="ListParagraph"/>
    <w:link w:val="roveChar"/>
    <w:qFormat/>
    <w:rsid w:val="004D11F8"/>
    <w:pPr>
      <w:numPr>
        <w:numId w:val="4"/>
      </w:numPr>
      <w:spacing w:after="0" w:line="300" w:lineRule="auto"/>
    </w:pPr>
    <w:rPr>
      <w:rFonts w:eastAsiaTheme="minorHAnsi" w:cstheme="minorBidi"/>
      <w:b/>
      <w:lang w:eastAsia="en-US"/>
    </w:rPr>
  </w:style>
  <w:style w:type="paragraph" w:customStyle="1" w:styleId="rove2">
    <w:name w:val="Úroveň 2"/>
    <w:basedOn w:val="ListParagraph"/>
    <w:link w:val="rove2Char"/>
    <w:qFormat/>
    <w:rsid w:val="004D11F8"/>
    <w:pPr>
      <w:numPr>
        <w:ilvl w:val="1"/>
        <w:numId w:val="4"/>
      </w:numPr>
      <w:spacing w:after="0" w:line="300" w:lineRule="auto"/>
    </w:pPr>
    <w:rPr>
      <w:rFonts w:eastAsiaTheme="minorHAnsi" w:cstheme="minorBidi"/>
      <w:lang w:eastAsia="en-US"/>
    </w:rPr>
  </w:style>
  <w:style w:type="character" w:customStyle="1" w:styleId="ListParagraphChar">
    <w:name w:val="List Paragraph Char"/>
    <w:basedOn w:val="DefaultParagraphFont"/>
    <w:link w:val="ListParagraph"/>
    <w:uiPriority w:val="34"/>
    <w:rsid w:val="004D11F8"/>
    <w:rPr>
      <w:sz w:val="22"/>
      <w:szCs w:val="22"/>
    </w:rPr>
  </w:style>
  <w:style w:type="character" w:customStyle="1" w:styleId="roveChar">
    <w:name w:val="Úroveň Char"/>
    <w:basedOn w:val="ListParagraphChar"/>
    <w:link w:val="rove"/>
    <w:rsid w:val="004D11F8"/>
    <w:rPr>
      <w:rFonts w:eastAsiaTheme="minorHAnsi" w:cstheme="minorBidi"/>
      <w:b/>
      <w:sz w:val="22"/>
      <w:szCs w:val="22"/>
      <w:lang w:eastAsia="en-US"/>
    </w:rPr>
  </w:style>
  <w:style w:type="character" w:customStyle="1" w:styleId="rove2Char">
    <w:name w:val="Úroveň 2 Char"/>
    <w:basedOn w:val="ListParagraphChar"/>
    <w:link w:val="rove2"/>
    <w:rsid w:val="004D11F8"/>
    <w:rPr>
      <w:rFonts w:eastAsiaTheme="minorHAnsi" w:cstheme="minorBidi"/>
      <w:sz w:val="22"/>
      <w:szCs w:val="22"/>
      <w:lang w:eastAsia="en-US"/>
    </w:rPr>
  </w:style>
  <w:style w:type="character" w:styleId="FollowedHyperlink">
    <w:name w:val="FollowedHyperlink"/>
    <w:basedOn w:val="DefaultParagraphFont"/>
    <w:uiPriority w:val="99"/>
    <w:semiHidden/>
    <w:unhideWhenUsed/>
    <w:rsid w:val="005F1015"/>
    <w:rPr>
      <w:color w:val="800080" w:themeColor="followedHyperlink"/>
      <w:u w:val="single"/>
    </w:rPr>
  </w:style>
  <w:style w:type="table" w:customStyle="1" w:styleId="Mkatabulky1">
    <w:name w:val="Mřížka tabulky1"/>
    <w:basedOn w:val="TableNormal"/>
    <w:next w:val="TableGrid"/>
    <w:uiPriority w:val="59"/>
    <w:rsid w:val="007F12B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ove1">
    <w:name w:val="Úroveň 1"/>
    <w:basedOn w:val="Heading2"/>
    <w:qFormat/>
    <w:rsid w:val="007F12B0"/>
    <w:pPr>
      <w:keepNext/>
      <w:widowControl w:val="0"/>
      <w:tabs>
        <w:tab w:val="clear" w:pos="360"/>
      </w:tabs>
      <w:spacing w:before="360" w:after="120" w:line="300" w:lineRule="exact"/>
      <w:ind w:left="425" w:hanging="425"/>
      <w:jc w:val="left"/>
    </w:pPr>
    <w:rPr>
      <w:rFonts w:ascii="Georgia" w:eastAsiaTheme="majorEastAsia" w:hAnsi="Georgia" w:cstheme="majorBidi"/>
      <w:b/>
      <w:bCs/>
      <w:sz w:val="24"/>
      <w:szCs w:val="21"/>
      <w:lang w:val="cs-CZ" w:eastAsia="cs-CZ"/>
    </w:rPr>
  </w:style>
  <w:style w:type="character" w:customStyle="1" w:styleId="Nevyeenzmnka2">
    <w:name w:val="Nevyřešená zmínka2"/>
    <w:basedOn w:val="DefaultParagraphFont"/>
    <w:uiPriority w:val="99"/>
    <w:semiHidden/>
    <w:unhideWhenUsed/>
    <w:rsid w:val="000B29A7"/>
    <w:rPr>
      <w:color w:val="605E5C"/>
      <w:shd w:val="clear" w:color="auto" w:fill="E1DFDD"/>
    </w:rPr>
  </w:style>
  <w:style w:type="character" w:styleId="UnresolvedMention">
    <w:name w:val="Unresolved Mention"/>
    <w:basedOn w:val="DefaultParagraphFont"/>
    <w:uiPriority w:val="99"/>
    <w:semiHidden/>
    <w:unhideWhenUsed/>
    <w:rsid w:val="005B17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1965">
      <w:bodyDiv w:val="1"/>
      <w:marLeft w:val="0"/>
      <w:marRight w:val="0"/>
      <w:marTop w:val="0"/>
      <w:marBottom w:val="0"/>
      <w:divBdr>
        <w:top w:val="none" w:sz="0" w:space="0" w:color="auto"/>
        <w:left w:val="none" w:sz="0" w:space="0" w:color="auto"/>
        <w:bottom w:val="none" w:sz="0" w:space="0" w:color="auto"/>
        <w:right w:val="none" w:sz="0" w:space="0" w:color="auto"/>
      </w:divBdr>
      <w:divsChild>
        <w:div w:id="1261990735">
          <w:marLeft w:val="0"/>
          <w:marRight w:val="0"/>
          <w:marTop w:val="0"/>
          <w:marBottom w:val="0"/>
          <w:divBdr>
            <w:top w:val="none" w:sz="0" w:space="0" w:color="auto"/>
            <w:left w:val="none" w:sz="0" w:space="0" w:color="auto"/>
            <w:bottom w:val="none" w:sz="0" w:space="0" w:color="auto"/>
            <w:right w:val="none" w:sz="0" w:space="0" w:color="auto"/>
          </w:divBdr>
          <w:divsChild>
            <w:div w:id="13970580">
              <w:marLeft w:val="0"/>
              <w:marRight w:val="0"/>
              <w:marTop w:val="0"/>
              <w:marBottom w:val="0"/>
              <w:divBdr>
                <w:top w:val="none" w:sz="0" w:space="0" w:color="auto"/>
                <w:left w:val="none" w:sz="0" w:space="0" w:color="auto"/>
                <w:bottom w:val="none" w:sz="0" w:space="0" w:color="auto"/>
                <w:right w:val="none" w:sz="0" w:space="0" w:color="auto"/>
              </w:divBdr>
              <w:divsChild>
                <w:div w:id="1963997441">
                  <w:marLeft w:val="0"/>
                  <w:marRight w:val="0"/>
                  <w:marTop w:val="0"/>
                  <w:marBottom w:val="0"/>
                  <w:divBdr>
                    <w:top w:val="none" w:sz="0" w:space="0" w:color="auto"/>
                    <w:left w:val="none" w:sz="0" w:space="0" w:color="auto"/>
                    <w:bottom w:val="none" w:sz="0" w:space="0" w:color="auto"/>
                    <w:right w:val="none" w:sz="0" w:space="0" w:color="auto"/>
                  </w:divBdr>
                  <w:divsChild>
                    <w:div w:id="1201626328">
                      <w:marLeft w:val="0"/>
                      <w:marRight w:val="0"/>
                      <w:marTop w:val="0"/>
                      <w:marBottom w:val="150"/>
                      <w:divBdr>
                        <w:top w:val="none" w:sz="0" w:space="0" w:color="auto"/>
                        <w:left w:val="none" w:sz="0" w:space="0" w:color="auto"/>
                        <w:bottom w:val="none" w:sz="0" w:space="0" w:color="auto"/>
                        <w:right w:val="none" w:sz="0" w:space="0" w:color="auto"/>
                      </w:divBdr>
                      <w:divsChild>
                        <w:div w:id="1290822598">
                          <w:marLeft w:val="0"/>
                          <w:marRight w:val="0"/>
                          <w:marTop w:val="0"/>
                          <w:marBottom w:val="0"/>
                          <w:divBdr>
                            <w:top w:val="none" w:sz="0" w:space="0" w:color="auto"/>
                            <w:left w:val="none" w:sz="0" w:space="0" w:color="auto"/>
                            <w:bottom w:val="none" w:sz="0" w:space="0" w:color="auto"/>
                            <w:right w:val="none" w:sz="0" w:space="0" w:color="auto"/>
                          </w:divBdr>
                          <w:divsChild>
                            <w:div w:id="1060902248">
                              <w:marLeft w:val="0"/>
                              <w:marRight w:val="0"/>
                              <w:marTop w:val="0"/>
                              <w:marBottom w:val="0"/>
                              <w:divBdr>
                                <w:top w:val="none" w:sz="0" w:space="0" w:color="auto"/>
                                <w:left w:val="none" w:sz="0" w:space="0" w:color="auto"/>
                                <w:bottom w:val="none" w:sz="0" w:space="0" w:color="auto"/>
                                <w:right w:val="none" w:sz="0" w:space="0" w:color="auto"/>
                              </w:divBdr>
                              <w:divsChild>
                                <w:div w:id="847527115">
                                  <w:marLeft w:val="0"/>
                                  <w:marRight w:val="0"/>
                                  <w:marTop w:val="0"/>
                                  <w:marBottom w:val="0"/>
                                  <w:divBdr>
                                    <w:top w:val="none" w:sz="0" w:space="0" w:color="auto"/>
                                    <w:left w:val="none" w:sz="0" w:space="0" w:color="auto"/>
                                    <w:bottom w:val="none" w:sz="0" w:space="0" w:color="auto"/>
                                    <w:right w:val="none" w:sz="0" w:space="0" w:color="auto"/>
                                  </w:divBdr>
                                  <w:divsChild>
                                    <w:div w:id="167537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261612">
      <w:bodyDiv w:val="1"/>
      <w:marLeft w:val="0"/>
      <w:marRight w:val="0"/>
      <w:marTop w:val="0"/>
      <w:marBottom w:val="0"/>
      <w:divBdr>
        <w:top w:val="none" w:sz="0" w:space="0" w:color="auto"/>
        <w:left w:val="none" w:sz="0" w:space="0" w:color="auto"/>
        <w:bottom w:val="none" w:sz="0" w:space="0" w:color="auto"/>
        <w:right w:val="none" w:sz="0" w:space="0" w:color="auto"/>
      </w:divBdr>
      <w:divsChild>
        <w:div w:id="1697537561">
          <w:marLeft w:val="0"/>
          <w:marRight w:val="0"/>
          <w:marTop w:val="0"/>
          <w:marBottom w:val="0"/>
          <w:divBdr>
            <w:top w:val="none" w:sz="0" w:space="0" w:color="auto"/>
            <w:left w:val="none" w:sz="0" w:space="0" w:color="auto"/>
            <w:bottom w:val="none" w:sz="0" w:space="0" w:color="auto"/>
            <w:right w:val="none" w:sz="0" w:space="0" w:color="auto"/>
          </w:divBdr>
          <w:divsChild>
            <w:div w:id="2087412322">
              <w:marLeft w:val="0"/>
              <w:marRight w:val="0"/>
              <w:marTop w:val="0"/>
              <w:marBottom w:val="0"/>
              <w:divBdr>
                <w:top w:val="none" w:sz="0" w:space="0" w:color="auto"/>
                <w:left w:val="none" w:sz="0" w:space="0" w:color="auto"/>
                <w:bottom w:val="none" w:sz="0" w:space="0" w:color="auto"/>
                <w:right w:val="none" w:sz="0" w:space="0" w:color="auto"/>
              </w:divBdr>
              <w:divsChild>
                <w:div w:id="846676096">
                  <w:marLeft w:val="0"/>
                  <w:marRight w:val="0"/>
                  <w:marTop w:val="0"/>
                  <w:marBottom w:val="0"/>
                  <w:divBdr>
                    <w:top w:val="none" w:sz="0" w:space="0" w:color="auto"/>
                    <w:left w:val="none" w:sz="0" w:space="0" w:color="auto"/>
                    <w:bottom w:val="none" w:sz="0" w:space="0" w:color="auto"/>
                    <w:right w:val="none" w:sz="0" w:space="0" w:color="auto"/>
                  </w:divBdr>
                  <w:divsChild>
                    <w:div w:id="347635332">
                      <w:marLeft w:val="0"/>
                      <w:marRight w:val="0"/>
                      <w:marTop w:val="0"/>
                      <w:marBottom w:val="0"/>
                      <w:divBdr>
                        <w:top w:val="none" w:sz="0" w:space="0" w:color="auto"/>
                        <w:left w:val="none" w:sz="0" w:space="0" w:color="auto"/>
                        <w:bottom w:val="none" w:sz="0" w:space="0" w:color="auto"/>
                        <w:right w:val="none" w:sz="0" w:space="0" w:color="auto"/>
                      </w:divBdr>
                      <w:divsChild>
                        <w:div w:id="155849253">
                          <w:marLeft w:val="0"/>
                          <w:marRight w:val="0"/>
                          <w:marTop w:val="0"/>
                          <w:marBottom w:val="0"/>
                          <w:divBdr>
                            <w:top w:val="none" w:sz="0" w:space="0" w:color="auto"/>
                            <w:left w:val="none" w:sz="0" w:space="0" w:color="auto"/>
                            <w:bottom w:val="none" w:sz="0" w:space="0" w:color="auto"/>
                            <w:right w:val="none" w:sz="0" w:space="0" w:color="auto"/>
                          </w:divBdr>
                          <w:divsChild>
                            <w:div w:id="1211725726">
                              <w:marLeft w:val="0"/>
                              <w:marRight w:val="0"/>
                              <w:marTop w:val="0"/>
                              <w:marBottom w:val="0"/>
                              <w:divBdr>
                                <w:top w:val="none" w:sz="0" w:space="0" w:color="auto"/>
                                <w:left w:val="none" w:sz="0" w:space="0" w:color="auto"/>
                                <w:bottom w:val="none" w:sz="0" w:space="0" w:color="auto"/>
                                <w:right w:val="none" w:sz="0" w:space="0" w:color="auto"/>
                              </w:divBdr>
                              <w:divsChild>
                                <w:div w:id="826823287">
                                  <w:marLeft w:val="0"/>
                                  <w:marRight w:val="0"/>
                                  <w:marTop w:val="0"/>
                                  <w:marBottom w:val="0"/>
                                  <w:divBdr>
                                    <w:top w:val="none" w:sz="0" w:space="0" w:color="auto"/>
                                    <w:left w:val="none" w:sz="0" w:space="0" w:color="auto"/>
                                    <w:bottom w:val="none" w:sz="0" w:space="0" w:color="auto"/>
                                    <w:right w:val="none" w:sz="0" w:space="0" w:color="auto"/>
                                  </w:divBdr>
                                  <w:divsChild>
                                    <w:div w:id="1912038975">
                                      <w:marLeft w:val="0"/>
                                      <w:marRight w:val="0"/>
                                      <w:marTop w:val="0"/>
                                      <w:marBottom w:val="0"/>
                                      <w:divBdr>
                                        <w:top w:val="none" w:sz="0" w:space="0" w:color="auto"/>
                                        <w:left w:val="none" w:sz="0" w:space="0" w:color="auto"/>
                                        <w:bottom w:val="none" w:sz="0" w:space="0" w:color="auto"/>
                                        <w:right w:val="none" w:sz="0" w:space="0" w:color="auto"/>
                                      </w:divBdr>
                                      <w:divsChild>
                                        <w:div w:id="1134369590">
                                          <w:marLeft w:val="0"/>
                                          <w:marRight w:val="0"/>
                                          <w:marTop w:val="0"/>
                                          <w:marBottom w:val="0"/>
                                          <w:divBdr>
                                            <w:top w:val="none" w:sz="0" w:space="0" w:color="auto"/>
                                            <w:left w:val="none" w:sz="0" w:space="0" w:color="auto"/>
                                            <w:bottom w:val="none" w:sz="0" w:space="0" w:color="auto"/>
                                            <w:right w:val="none" w:sz="0" w:space="0" w:color="auto"/>
                                          </w:divBdr>
                                          <w:divsChild>
                                            <w:div w:id="1371998167">
                                              <w:marLeft w:val="0"/>
                                              <w:marRight w:val="0"/>
                                              <w:marTop w:val="0"/>
                                              <w:marBottom w:val="0"/>
                                              <w:divBdr>
                                                <w:top w:val="none" w:sz="0" w:space="0" w:color="auto"/>
                                                <w:left w:val="none" w:sz="0" w:space="0" w:color="auto"/>
                                                <w:bottom w:val="none" w:sz="0" w:space="0" w:color="auto"/>
                                                <w:right w:val="none" w:sz="0" w:space="0" w:color="auto"/>
                                              </w:divBdr>
                                              <w:divsChild>
                                                <w:div w:id="1304457846">
                                                  <w:marLeft w:val="0"/>
                                                  <w:marRight w:val="0"/>
                                                  <w:marTop w:val="0"/>
                                                  <w:marBottom w:val="0"/>
                                                  <w:divBdr>
                                                    <w:top w:val="none" w:sz="0" w:space="0" w:color="auto"/>
                                                    <w:left w:val="none" w:sz="0" w:space="0" w:color="auto"/>
                                                    <w:bottom w:val="none" w:sz="0" w:space="0" w:color="auto"/>
                                                    <w:right w:val="none" w:sz="0" w:space="0" w:color="auto"/>
                                                  </w:divBdr>
                                                  <w:divsChild>
                                                    <w:div w:id="2008432786">
                                                      <w:marLeft w:val="0"/>
                                                      <w:marRight w:val="0"/>
                                                      <w:marTop w:val="0"/>
                                                      <w:marBottom w:val="0"/>
                                                      <w:divBdr>
                                                        <w:top w:val="none" w:sz="0" w:space="0" w:color="auto"/>
                                                        <w:left w:val="none" w:sz="0" w:space="0" w:color="auto"/>
                                                        <w:bottom w:val="none" w:sz="0" w:space="0" w:color="auto"/>
                                                        <w:right w:val="none" w:sz="0" w:space="0" w:color="auto"/>
                                                      </w:divBdr>
                                                      <w:divsChild>
                                                        <w:div w:id="1561288977">
                                                          <w:marLeft w:val="0"/>
                                                          <w:marRight w:val="0"/>
                                                          <w:marTop w:val="0"/>
                                                          <w:marBottom w:val="0"/>
                                                          <w:divBdr>
                                                            <w:top w:val="none" w:sz="0" w:space="0" w:color="auto"/>
                                                            <w:left w:val="none" w:sz="0" w:space="0" w:color="auto"/>
                                                            <w:bottom w:val="none" w:sz="0" w:space="0" w:color="auto"/>
                                                            <w:right w:val="none" w:sz="0" w:space="0" w:color="auto"/>
                                                          </w:divBdr>
                                                          <w:divsChild>
                                                            <w:div w:id="1327051211">
                                                              <w:marLeft w:val="0"/>
                                                              <w:marRight w:val="0"/>
                                                              <w:marTop w:val="0"/>
                                                              <w:marBottom w:val="0"/>
                                                              <w:divBdr>
                                                                <w:top w:val="none" w:sz="0" w:space="0" w:color="auto"/>
                                                                <w:left w:val="none" w:sz="0" w:space="0" w:color="auto"/>
                                                                <w:bottom w:val="none" w:sz="0" w:space="0" w:color="auto"/>
                                                                <w:right w:val="none" w:sz="0" w:space="0" w:color="auto"/>
                                                              </w:divBdr>
                                                              <w:divsChild>
                                                                <w:div w:id="1983845086">
                                                                  <w:marLeft w:val="0"/>
                                                                  <w:marRight w:val="0"/>
                                                                  <w:marTop w:val="0"/>
                                                                  <w:marBottom w:val="0"/>
                                                                  <w:divBdr>
                                                                    <w:top w:val="none" w:sz="0" w:space="0" w:color="auto"/>
                                                                    <w:left w:val="none" w:sz="0" w:space="0" w:color="auto"/>
                                                                    <w:bottom w:val="none" w:sz="0" w:space="0" w:color="auto"/>
                                                                    <w:right w:val="none" w:sz="0" w:space="0" w:color="auto"/>
                                                                  </w:divBdr>
                                                                  <w:divsChild>
                                                                    <w:div w:id="2072532544">
                                                                      <w:marLeft w:val="0"/>
                                                                      <w:marRight w:val="0"/>
                                                                      <w:marTop w:val="0"/>
                                                                      <w:marBottom w:val="0"/>
                                                                      <w:divBdr>
                                                                        <w:top w:val="none" w:sz="0" w:space="0" w:color="auto"/>
                                                                        <w:left w:val="none" w:sz="0" w:space="0" w:color="auto"/>
                                                                        <w:bottom w:val="none" w:sz="0" w:space="0" w:color="auto"/>
                                                                        <w:right w:val="none" w:sz="0" w:space="0" w:color="auto"/>
                                                                      </w:divBdr>
                                                                      <w:divsChild>
                                                                        <w:div w:id="830174680">
                                                                          <w:marLeft w:val="0"/>
                                                                          <w:marRight w:val="0"/>
                                                                          <w:marTop w:val="0"/>
                                                                          <w:marBottom w:val="0"/>
                                                                          <w:divBdr>
                                                                            <w:top w:val="none" w:sz="0" w:space="0" w:color="auto"/>
                                                                            <w:left w:val="none" w:sz="0" w:space="0" w:color="auto"/>
                                                                            <w:bottom w:val="none" w:sz="0" w:space="0" w:color="auto"/>
                                                                            <w:right w:val="none" w:sz="0" w:space="0" w:color="auto"/>
                                                                          </w:divBdr>
                                                                          <w:divsChild>
                                                                            <w:div w:id="1923173055">
                                                                              <w:marLeft w:val="0"/>
                                                                              <w:marRight w:val="0"/>
                                                                              <w:marTop w:val="0"/>
                                                                              <w:marBottom w:val="0"/>
                                                                              <w:divBdr>
                                                                                <w:top w:val="none" w:sz="0" w:space="0" w:color="auto"/>
                                                                                <w:left w:val="none" w:sz="0" w:space="0" w:color="auto"/>
                                                                                <w:bottom w:val="none" w:sz="0" w:space="0" w:color="auto"/>
                                                                                <w:right w:val="none" w:sz="0" w:space="0" w:color="auto"/>
                                                                              </w:divBdr>
                                                                              <w:divsChild>
                                                                                <w:div w:id="181210099">
                                                                                  <w:marLeft w:val="0"/>
                                                                                  <w:marRight w:val="0"/>
                                                                                  <w:marTop w:val="0"/>
                                                                                  <w:marBottom w:val="0"/>
                                                                                  <w:divBdr>
                                                                                    <w:top w:val="none" w:sz="0" w:space="0" w:color="auto"/>
                                                                                    <w:left w:val="none" w:sz="0" w:space="0" w:color="auto"/>
                                                                                    <w:bottom w:val="none" w:sz="0" w:space="0" w:color="auto"/>
                                                                                    <w:right w:val="none" w:sz="0" w:space="0" w:color="auto"/>
                                                                                  </w:divBdr>
                                                                                  <w:divsChild>
                                                                                    <w:div w:id="20665075">
                                                                                      <w:marLeft w:val="0"/>
                                                                                      <w:marRight w:val="0"/>
                                                                                      <w:marTop w:val="0"/>
                                                                                      <w:marBottom w:val="0"/>
                                                                                      <w:divBdr>
                                                                                        <w:top w:val="none" w:sz="0" w:space="0" w:color="auto"/>
                                                                                        <w:left w:val="none" w:sz="0" w:space="0" w:color="auto"/>
                                                                                        <w:bottom w:val="none" w:sz="0" w:space="0" w:color="auto"/>
                                                                                        <w:right w:val="none" w:sz="0" w:space="0" w:color="auto"/>
                                                                                      </w:divBdr>
                                                                                    </w:div>
                                                                                    <w:div w:id="137989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6004903">
      <w:bodyDiv w:val="1"/>
      <w:marLeft w:val="0"/>
      <w:marRight w:val="0"/>
      <w:marTop w:val="0"/>
      <w:marBottom w:val="0"/>
      <w:divBdr>
        <w:top w:val="none" w:sz="0" w:space="0" w:color="auto"/>
        <w:left w:val="none" w:sz="0" w:space="0" w:color="auto"/>
        <w:bottom w:val="none" w:sz="0" w:space="0" w:color="auto"/>
        <w:right w:val="none" w:sz="0" w:space="0" w:color="auto"/>
      </w:divBdr>
    </w:div>
    <w:div w:id="191654066">
      <w:bodyDiv w:val="1"/>
      <w:marLeft w:val="0"/>
      <w:marRight w:val="0"/>
      <w:marTop w:val="0"/>
      <w:marBottom w:val="0"/>
      <w:divBdr>
        <w:top w:val="none" w:sz="0" w:space="0" w:color="auto"/>
        <w:left w:val="none" w:sz="0" w:space="0" w:color="auto"/>
        <w:bottom w:val="none" w:sz="0" w:space="0" w:color="auto"/>
        <w:right w:val="none" w:sz="0" w:space="0" w:color="auto"/>
      </w:divBdr>
    </w:div>
    <w:div w:id="235432024">
      <w:bodyDiv w:val="1"/>
      <w:marLeft w:val="0"/>
      <w:marRight w:val="0"/>
      <w:marTop w:val="0"/>
      <w:marBottom w:val="0"/>
      <w:divBdr>
        <w:top w:val="none" w:sz="0" w:space="0" w:color="auto"/>
        <w:left w:val="none" w:sz="0" w:space="0" w:color="auto"/>
        <w:bottom w:val="none" w:sz="0" w:space="0" w:color="auto"/>
        <w:right w:val="none" w:sz="0" w:space="0" w:color="auto"/>
      </w:divBdr>
      <w:divsChild>
        <w:div w:id="485321078">
          <w:marLeft w:val="0"/>
          <w:marRight w:val="0"/>
          <w:marTop w:val="0"/>
          <w:marBottom w:val="0"/>
          <w:divBdr>
            <w:top w:val="none" w:sz="0" w:space="0" w:color="auto"/>
            <w:left w:val="none" w:sz="0" w:space="0" w:color="auto"/>
            <w:bottom w:val="none" w:sz="0" w:space="0" w:color="auto"/>
            <w:right w:val="none" w:sz="0" w:space="0" w:color="auto"/>
          </w:divBdr>
        </w:div>
        <w:div w:id="1940720868">
          <w:marLeft w:val="0"/>
          <w:marRight w:val="0"/>
          <w:marTop w:val="0"/>
          <w:marBottom w:val="0"/>
          <w:divBdr>
            <w:top w:val="none" w:sz="0" w:space="0" w:color="auto"/>
            <w:left w:val="none" w:sz="0" w:space="0" w:color="auto"/>
            <w:bottom w:val="none" w:sz="0" w:space="0" w:color="auto"/>
            <w:right w:val="none" w:sz="0" w:space="0" w:color="auto"/>
          </w:divBdr>
        </w:div>
      </w:divsChild>
    </w:div>
    <w:div w:id="280571127">
      <w:bodyDiv w:val="1"/>
      <w:marLeft w:val="0"/>
      <w:marRight w:val="0"/>
      <w:marTop w:val="0"/>
      <w:marBottom w:val="0"/>
      <w:divBdr>
        <w:top w:val="none" w:sz="0" w:space="0" w:color="auto"/>
        <w:left w:val="none" w:sz="0" w:space="0" w:color="auto"/>
        <w:bottom w:val="none" w:sz="0" w:space="0" w:color="auto"/>
        <w:right w:val="none" w:sz="0" w:space="0" w:color="auto"/>
      </w:divBdr>
    </w:div>
    <w:div w:id="288779753">
      <w:bodyDiv w:val="1"/>
      <w:marLeft w:val="0"/>
      <w:marRight w:val="0"/>
      <w:marTop w:val="0"/>
      <w:marBottom w:val="0"/>
      <w:divBdr>
        <w:top w:val="none" w:sz="0" w:space="0" w:color="auto"/>
        <w:left w:val="none" w:sz="0" w:space="0" w:color="auto"/>
        <w:bottom w:val="none" w:sz="0" w:space="0" w:color="auto"/>
        <w:right w:val="none" w:sz="0" w:space="0" w:color="auto"/>
      </w:divBdr>
    </w:div>
    <w:div w:id="333727611">
      <w:bodyDiv w:val="1"/>
      <w:marLeft w:val="0"/>
      <w:marRight w:val="0"/>
      <w:marTop w:val="0"/>
      <w:marBottom w:val="0"/>
      <w:divBdr>
        <w:top w:val="none" w:sz="0" w:space="0" w:color="auto"/>
        <w:left w:val="none" w:sz="0" w:space="0" w:color="auto"/>
        <w:bottom w:val="none" w:sz="0" w:space="0" w:color="auto"/>
        <w:right w:val="none" w:sz="0" w:space="0" w:color="auto"/>
      </w:divBdr>
    </w:div>
    <w:div w:id="383525548">
      <w:bodyDiv w:val="1"/>
      <w:marLeft w:val="0"/>
      <w:marRight w:val="0"/>
      <w:marTop w:val="0"/>
      <w:marBottom w:val="0"/>
      <w:divBdr>
        <w:top w:val="none" w:sz="0" w:space="0" w:color="auto"/>
        <w:left w:val="none" w:sz="0" w:space="0" w:color="auto"/>
        <w:bottom w:val="none" w:sz="0" w:space="0" w:color="auto"/>
        <w:right w:val="none" w:sz="0" w:space="0" w:color="auto"/>
      </w:divBdr>
    </w:div>
    <w:div w:id="404569988">
      <w:bodyDiv w:val="1"/>
      <w:marLeft w:val="0"/>
      <w:marRight w:val="0"/>
      <w:marTop w:val="0"/>
      <w:marBottom w:val="0"/>
      <w:divBdr>
        <w:top w:val="none" w:sz="0" w:space="0" w:color="auto"/>
        <w:left w:val="none" w:sz="0" w:space="0" w:color="auto"/>
        <w:bottom w:val="none" w:sz="0" w:space="0" w:color="auto"/>
        <w:right w:val="none" w:sz="0" w:space="0" w:color="auto"/>
      </w:divBdr>
    </w:div>
    <w:div w:id="410204918">
      <w:bodyDiv w:val="1"/>
      <w:marLeft w:val="0"/>
      <w:marRight w:val="0"/>
      <w:marTop w:val="0"/>
      <w:marBottom w:val="0"/>
      <w:divBdr>
        <w:top w:val="none" w:sz="0" w:space="0" w:color="auto"/>
        <w:left w:val="none" w:sz="0" w:space="0" w:color="auto"/>
        <w:bottom w:val="none" w:sz="0" w:space="0" w:color="auto"/>
        <w:right w:val="none" w:sz="0" w:space="0" w:color="auto"/>
      </w:divBdr>
    </w:div>
    <w:div w:id="426117370">
      <w:bodyDiv w:val="1"/>
      <w:marLeft w:val="0"/>
      <w:marRight w:val="0"/>
      <w:marTop w:val="0"/>
      <w:marBottom w:val="0"/>
      <w:divBdr>
        <w:top w:val="none" w:sz="0" w:space="0" w:color="auto"/>
        <w:left w:val="none" w:sz="0" w:space="0" w:color="auto"/>
        <w:bottom w:val="none" w:sz="0" w:space="0" w:color="auto"/>
        <w:right w:val="none" w:sz="0" w:space="0" w:color="auto"/>
      </w:divBdr>
      <w:divsChild>
        <w:div w:id="151067610">
          <w:marLeft w:val="0"/>
          <w:marRight w:val="0"/>
          <w:marTop w:val="0"/>
          <w:marBottom w:val="0"/>
          <w:divBdr>
            <w:top w:val="none" w:sz="0" w:space="0" w:color="auto"/>
            <w:left w:val="none" w:sz="0" w:space="0" w:color="auto"/>
            <w:bottom w:val="none" w:sz="0" w:space="0" w:color="auto"/>
            <w:right w:val="none" w:sz="0" w:space="0" w:color="auto"/>
          </w:divBdr>
        </w:div>
        <w:div w:id="1416703606">
          <w:marLeft w:val="0"/>
          <w:marRight w:val="0"/>
          <w:marTop w:val="0"/>
          <w:marBottom w:val="0"/>
          <w:divBdr>
            <w:top w:val="none" w:sz="0" w:space="0" w:color="auto"/>
            <w:left w:val="none" w:sz="0" w:space="0" w:color="auto"/>
            <w:bottom w:val="none" w:sz="0" w:space="0" w:color="auto"/>
            <w:right w:val="none" w:sz="0" w:space="0" w:color="auto"/>
          </w:divBdr>
        </w:div>
      </w:divsChild>
    </w:div>
    <w:div w:id="446972955">
      <w:bodyDiv w:val="1"/>
      <w:marLeft w:val="0"/>
      <w:marRight w:val="0"/>
      <w:marTop w:val="0"/>
      <w:marBottom w:val="0"/>
      <w:divBdr>
        <w:top w:val="none" w:sz="0" w:space="0" w:color="auto"/>
        <w:left w:val="none" w:sz="0" w:space="0" w:color="auto"/>
        <w:bottom w:val="none" w:sz="0" w:space="0" w:color="auto"/>
        <w:right w:val="none" w:sz="0" w:space="0" w:color="auto"/>
      </w:divBdr>
      <w:divsChild>
        <w:div w:id="784428067">
          <w:marLeft w:val="0"/>
          <w:marRight w:val="0"/>
          <w:marTop w:val="0"/>
          <w:marBottom w:val="0"/>
          <w:divBdr>
            <w:top w:val="none" w:sz="0" w:space="0" w:color="auto"/>
            <w:left w:val="none" w:sz="0" w:space="0" w:color="auto"/>
            <w:bottom w:val="none" w:sz="0" w:space="0" w:color="auto"/>
            <w:right w:val="none" w:sz="0" w:space="0" w:color="auto"/>
          </w:divBdr>
          <w:divsChild>
            <w:div w:id="2041319937">
              <w:marLeft w:val="0"/>
              <w:marRight w:val="0"/>
              <w:marTop w:val="0"/>
              <w:marBottom w:val="0"/>
              <w:divBdr>
                <w:top w:val="none" w:sz="0" w:space="0" w:color="auto"/>
                <w:left w:val="none" w:sz="0" w:space="0" w:color="auto"/>
                <w:bottom w:val="none" w:sz="0" w:space="0" w:color="auto"/>
                <w:right w:val="none" w:sz="0" w:space="0" w:color="auto"/>
              </w:divBdr>
              <w:divsChild>
                <w:div w:id="389228176">
                  <w:marLeft w:val="0"/>
                  <w:marRight w:val="0"/>
                  <w:marTop w:val="0"/>
                  <w:marBottom w:val="0"/>
                  <w:divBdr>
                    <w:top w:val="none" w:sz="0" w:space="0" w:color="auto"/>
                    <w:left w:val="none" w:sz="0" w:space="0" w:color="auto"/>
                    <w:bottom w:val="none" w:sz="0" w:space="0" w:color="auto"/>
                    <w:right w:val="none" w:sz="0" w:space="0" w:color="auto"/>
                  </w:divBdr>
                  <w:divsChild>
                    <w:div w:id="2127192742">
                      <w:marLeft w:val="0"/>
                      <w:marRight w:val="0"/>
                      <w:marTop w:val="0"/>
                      <w:marBottom w:val="0"/>
                      <w:divBdr>
                        <w:top w:val="none" w:sz="0" w:space="0" w:color="auto"/>
                        <w:left w:val="none" w:sz="0" w:space="0" w:color="auto"/>
                        <w:bottom w:val="none" w:sz="0" w:space="0" w:color="auto"/>
                        <w:right w:val="none" w:sz="0" w:space="0" w:color="auto"/>
                      </w:divBdr>
                      <w:divsChild>
                        <w:div w:id="1016812710">
                          <w:marLeft w:val="0"/>
                          <w:marRight w:val="0"/>
                          <w:marTop w:val="0"/>
                          <w:marBottom w:val="0"/>
                          <w:divBdr>
                            <w:top w:val="none" w:sz="0" w:space="0" w:color="auto"/>
                            <w:left w:val="none" w:sz="0" w:space="0" w:color="auto"/>
                            <w:bottom w:val="none" w:sz="0" w:space="0" w:color="auto"/>
                            <w:right w:val="none" w:sz="0" w:space="0" w:color="auto"/>
                          </w:divBdr>
                          <w:divsChild>
                            <w:div w:id="983847837">
                              <w:marLeft w:val="0"/>
                              <w:marRight w:val="0"/>
                              <w:marTop w:val="0"/>
                              <w:marBottom w:val="0"/>
                              <w:divBdr>
                                <w:top w:val="none" w:sz="0" w:space="0" w:color="auto"/>
                                <w:left w:val="none" w:sz="0" w:space="0" w:color="auto"/>
                                <w:bottom w:val="none" w:sz="0" w:space="0" w:color="auto"/>
                                <w:right w:val="none" w:sz="0" w:space="0" w:color="auto"/>
                              </w:divBdr>
                              <w:divsChild>
                                <w:div w:id="1304046206">
                                  <w:marLeft w:val="0"/>
                                  <w:marRight w:val="0"/>
                                  <w:marTop w:val="0"/>
                                  <w:marBottom w:val="0"/>
                                  <w:divBdr>
                                    <w:top w:val="none" w:sz="0" w:space="0" w:color="auto"/>
                                    <w:left w:val="none" w:sz="0" w:space="0" w:color="auto"/>
                                    <w:bottom w:val="none" w:sz="0" w:space="0" w:color="auto"/>
                                    <w:right w:val="none" w:sz="0" w:space="0" w:color="auto"/>
                                  </w:divBdr>
                                  <w:divsChild>
                                    <w:div w:id="46757985">
                                      <w:marLeft w:val="0"/>
                                      <w:marRight w:val="0"/>
                                      <w:marTop w:val="0"/>
                                      <w:marBottom w:val="0"/>
                                      <w:divBdr>
                                        <w:top w:val="none" w:sz="0" w:space="0" w:color="auto"/>
                                        <w:left w:val="none" w:sz="0" w:space="0" w:color="auto"/>
                                        <w:bottom w:val="none" w:sz="0" w:space="0" w:color="auto"/>
                                        <w:right w:val="none" w:sz="0" w:space="0" w:color="auto"/>
                                      </w:divBdr>
                                      <w:divsChild>
                                        <w:div w:id="1499731889">
                                          <w:marLeft w:val="0"/>
                                          <w:marRight w:val="0"/>
                                          <w:marTop w:val="0"/>
                                          <w:marBottom w:val="0"/>
                                          <w:divBdr>
                                            <w:top w:val="none" w:sz="0" w:space="0" w:color="auto"/>
                                            <w:left w:val="none" w:sz="0" w:space="0" w:color="auto"/>
                                            <w:bottom w:val="none" w:sz="0" w:space="0" w:color="auto"/>
                                            <w:right w:val="none" w:sz="0" w:space="0" w:color="auto"/>
                                          </w:divBdr>
                                          <w:divsChild>
                                            <w:div w:id="1901864818">
                                              <w:marLeft w:val="0"/>
                                              <w:marRight w:val="0"/>
                                              <w:marTop w:val="0"/>
                                              <w:marBottom w:val="0"/>
                                              <w:divBdr>
                                                <w:top w:val="none" w:sz="0" w:space="0" w:color="auto"/>
                                                <w:left w:val="none" w:sz="0" w:space="0" w:color="auto"/>
                                                <w:bottom w:val="none" w:sz="0" w:space="0" w:color="auto"/>
                                                <w:right w:val="none" w:sz="0" w:space="0" w:color="auto"/>
                                              </w:divBdr>
                                              <w:divsChild>
                                                <w:div w:id="4528216">
                                                  <w:marLeft w:val="0"/>
                                                  <w:marRight w:val="0"/>
                                                  <w:marTop w:val="0"/>
                                                  <w:marBottom w:val="0"/>
                                                  <w:divBdr>
                                                    <w:top w:val="none" w:sz="0" w:space="0" w:color="auto"/>
                                                    <w:left w:val="none" w:sz="0" w:space="0" w:color="auto"/>
                                                    <w:bottom w:val="none" w:sz="0" w:space="0" w:color="auto"/>
                                                    <w:right w:val="none" w:sz="0" w:space="0" w:color="auto"/>
                                                  </w:divBdr>
                                                  <w:divsChild>
                                                    <w:div w:id="1469055516">
                                                      <w:marLeft w:val="0"/>
                                                      <w:marRight w:val="0"/>
                                                      <w:marTop w:val="0"/>
                                                      <w:marBottom w:val="0"/>
                                                      <w:divBdr>
                                                        <w:top w:val="none" w:sz="0" w:space="0" w:color="auto"/>
                                                        <w:left w:val="none" w:sz="0" w:space="0" w:color="auto"/>
                                                        <w:bottom w:val="none" w:sz="0" w:space="0" w:color="auto"/>
                                                        <w:right w:val="none" w:sz="0" w:space="0" w:color="auto"/>
                                                      </w:divBdr>
                                                      <w:divsChild>
                                                        <w:div w:id="1601182521">
                                                          <w:marLeft w:val="0"/>
                                                          <w:marRight w:val="0"/>
                                                          <w:marTop w:val="0"/>
                                                          <w:marBottom w:val="0"/>
                                                          <w:divBdr>
                                                            <w:top w:val="none" w:sz="0" w:space="0" w:color="auto"/>
                                                            <w:left w:val="none" w:sz="0" w:space="0" w:color="auto"/>
                                                            <w:bottom w:val="none" w:sz="0" w:space="0" w:color="auto"/>
                                                            <w:right w:val="none" w:sz="0" w:space="0" w:color="auto"/>
                                                          </w:divBdr>
                                                          <w:divsChild>
                                                            <w:div w:id="1756852027">
                                                              <w:marLeft w:val="0"/>
                                                              <w:marRight w:val="0"/>
                                                              <w:marTop w:val="0"/>
                                                              <w:marBottom w:val="0"/>
                                                              <w:divBdr>
                                                                <w:top w:val="none" w:sz="0" w:space="0" w:color="auto"/>
                                                                <w:left w:val="none" w:sz="0" w:space="0" w:color="auto"/>
                                                                <w:bottom w:val="none" w:sz="0" w:space="0" w:color="auto"/>
                                                                <w:right w:val="none" w:sz="0" w:space="0" w:color="auto"/>
                                                              </w:divBdr>
                                                              <w:divsChild>
                                                                <w:div w:id="291330414">
                                                                  <w:marLeft w:val="0"/>
                                                                  <w:marRight w:val="0"/>
                                                                  <w:marTop w:val="0"/>
                                                                  <w:marBottom w:val="0"/>
                                                                  <w:divBdr>
                                                                    <w:top w:val="none" w:sz="0" w:space="0" w:color="auto"/>
                                                                    <w:left w:val="none" w:sz="0" w:space="0" w:color="auto"/>
                                                                    <w:bottom w:val="none" w:sz="0" w:space="0" w:color="auto"/>
                                                                    <w:right w:val="none" w:sz="0" w:space="0" w:color="auto"/>
                                                                  </w:divBdr>
                                                                  <w:divsChild>
                                                                    <w:div w:id="1347101822">
                                                                      <w:marLeft w:val="0"/>
                                                                      <w:marRight w:val="0"/>
                                                                      <w:marTop w:val="0"/>
                                                                      <w:marBottom w:val="0"/>
                                                                      <w:divBdr>
                                                                        <w:top w:val="none" w:sz="0" w:space="0" w:color="auto"/>
                                                                        <w:left w:val="none" w:sz="0" w:space="0" w:color="auto"/>
                                                                        <w:bottom w:val="none" w:sz="0" w:space="0" w:color="auto"/>
                                                                        <w:right w:val="none" w:sz="0" w:space="0" w:color="auto"/>
                                                                      </w:divBdr>
                                                                      <w:divsChild>
                                                                        <w:div w:id="64227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9419796">
      <w:bodyDiv w:val="1"/>
      <w:marLeft w:val="0"/>
      <w:marRight w:val="0"/>
      <w:marTop w:val="0"/>
      <w:marBottom w:val="0"/>
      <w:divBdr>
        <w:top w:val="none" w:sz="0" w:space="0" w:color="auto"/>
        <w:left w:val="none" w:sz="0" w:space="0" w:color="auto"/>
        <w:bottom w:val="none" w:sz="0" w:space="0" w:color="auto"/>
        <w:right w:val="none" w:sz="0" w:space="0" w:color="auto"/>
      </w:divBdr>
    </w:div>
    <w:div w:id="485511406">
      <w:bodyDiv w:val="1"/>
      <w:marLeft w:val="0"/>
      <w:marRight w:val="0"/>
      <w:marTop w:val="0"/>
      <w:marBottom w:val="0"/>
      <w:divBdr>
        <w:top w:val="none" w:sz="0" w:space="0" w:color="auto"/>
        <w:left w:val="none" w:sz="0" w:space="0" w:color="auto"/>
        <w:bottom w:val="none" w:sz="0" w:space="0" w:color="auto"/>
        <w:right w:val="none" w:sz="0" w:space="0" w:color="auto"/>
      </w:divBdr>
      <w:divsChild>
        <w:div w:id="1272976122">
          <w:marLeft w:val="0"/>
          <w:marRight w:val="0"/>
          <w:marTop w:val="0"/>
          <w:marBottom w:val="0"/>
          <w:divBdr>
            <w:top w:val="none" w:sz="0" w:space="0" w:color="auto"/>
            <w:left w:val="none" w:sz="0" w:space="0" w:color="auto"/>
            <w:bottom w:val="none" w:sz="0" w:space="0" w:color="auto"/>
            <w:right w:val="none" w:sz="0" w:space="0" w:color="auto"/>
          </w:divBdr>
          <w:divsChild>
            <w:div w:id="279338513">
              <w:marLeft w:val="0"/>
              <w:marRight w:val="0"/>
              <w:marTop w:val="0"/>
              <w:marBottom w:val="0"/>
              <w:divBdr>
                <w:top w:val="none" w:sz="0" w:space="0" w:color="auto"/>
                <w:left w:val="none" w:sz="0" w:space="0" w:color="auto"/>
                <w:bottom w:val="none" w:sz="0" w:space="0" w:color="auto"/>
                <w:right w:val="none" w:sz="0" w:space="0" w:color="auto"/>
              </w:divBdr>
              <w:divsChild>
                <w:div w:id="2036422459">
                  <w:marLeft w:val="0"/>
                  <w:marRight w:val="0"/>
                  <w:marTop w:val="0"/>
                  <w:marBottom w:val="0"/>
                  <w:divBdr>
                    <w:top w:val="none" w:sz="0" w:space="0" w:color="auto"/>
                    <w:left w:val="none" w:sz="0" w:space="0" w:color="auto"/>
                    <w:bottom w:val="none" w:sz="0" w:space="0" w:color="auto"/>
                    <w:right w:val="none" w:sz="0" w:space="0" w:color="auto"/>
                  </w:divBdr>
                  <w:divsChild>
                    <w:div w:id="1909994539">
                      <w:marLeft w:val="0"/>
                      <w:marRight w:val="0"/>
                      <w:marTop w:val="0"/>
                      <w:marBottom w:val="0"/>
                      <w:divBdr>
                        <w:top w:val="none" w:sz="0" w:space="0" w:color="auto"/>
                        <w:left w:val="none" w:sz="0" w:space="0" w:color="auto"/>
                        <w:bottom w:val="none" w:sz="0" w:space="0" w:color="auto"/>
                        <w:right w:val="none" w:sz="0" w:space="0" w:color="auto"/>
                      </w:divBdr>
                      <w:divsChild>
                        <w:div w:id="57948961">
                          <w:marLeft w:val="0"/>
                          <w:marRight w:val="0"/>
                          <w:marTop w:val="0"/>
                          <w:marBottom w:val="0"/>
                          <w:divBdr>
                            <w:top w:val="none" w:sz="0" w:space="0" w:color="auto"/>
                            <w:left w:val="none" w:sz="0" w:space="0" w:color="auto"/>
                            <w:bottom w:val="none" w:sz="0" w:space="0" w:color="auto"/>
                            <w:right w:val="none" w:sz="0" w:space="0" w:color="auto"/>
                          </w:divBdr>
                          <w:divsChild>
                            <w:div w:id="1399980696">
                              <w:marLeft w:val="0"/>
                              <w:marRight w:val="0"/>
                              <w:marTop w:val="0"/>
                              <w:marBottom w:val="0"/>
                              <w:divBdr>
                                <w:top w:val="none" w:sz="0" w:space="0" w:color="auto"/>
                                <w:left w:val="none" w:sz="0" w:space="0" w:color="auto"/>
                                <w:bottom w:val="none" w:sz="0" w:space="0" w:color="auto"/>
                                <w:right w:val="none" w:sz="0" w:space="0" w:color="auto"/>
                              </w:divBdr>
                              <w:divsChild>
                                <w:div w:id="1023096744">
                                  <w:marLeft w:val="0"/>
                                  <w:marRight w:val="0"/>
                                  <w:marTop w:val="0"/>
                                  <w:marBottom w:val="0"/>
                                  <w:divBdr>
                                    <w:top w:val="none" w:sz="0" w:space="0" w:color="auto"/>
                                    <w:left w:val="none" w:sz="0" w:space="0" w:color="auto"/>
                                    <w:bottom w:val="none" w:sz="0" w:space="0" w:color="auto"/>
                                    <w:right w:val="none" w:sz="0" w:space="0" w:color="auto"/>
                                  </w:divBdr>
                                  <w:divsChild>
                                    <w:div w:id="1744524799">
                                      <w:marLeft w:val="0"/>
                                      <w:marRight w:val="0"/>
                                      <w:marTop w:val="0"/>
                                      <w:marBottom w:val="0"/>
                                      <w:divBdr>
                                        <w:top w:val="none" w:sz="0" w:space="0" w:color="auto"/>
                                        <w:left w:val="none" w:sz="0" w:space="0" w:color="auto"/>
                                        <w:bottom w:val="none" w:sz="0" w:space="0" w:color="auto"/>
                                        <w:right w:val="none" w:sz="0" w:space="0" w:color="auto"/>
                                      </w:divBdr>
                                      <w:divsChild>
                                        <w:div w:id="1149594991">
                                          <w:marLeft w:val="0"/>
                                          <w:marRight w:val="0"/>
                                          <w:marTop w:val="0"/>
                                          <w:marBottom w:val="0"/>
                                          <w:divBdr>
                                            <w:top w:val="none" w:sz="0" w:space="0" w:color="auto"/>
                                            <w:left w:val="none" w:sz="0" w:space="0" w:color="auto"/>
                                            <w:bottom w:val="none" w:sz="0" w:space="0" w:color="auto"/>
                                            <w:right w:val="none" w:sz="0" w:space="0" w:color="auto"/>
                                          </w:divBdr>
                                          <w:divsChild>
                                            <w:div w:id="1861963903">
                                              <w:marLeft w:val="0"/>
                                              <w:marRight w:val="0"/>
                                              <w:marTop w:val="0"/>
                                              <w:marBottom w:val="0"/>
                                              <w:divBdr>
                                                <w:top w:val="none" w:sz="0" w:space="0" w:color="auto"/>
                                                <w:left w:val="none" w:sz="0" w:space="0" w:color="auto"/>
                                                <w:bottom w:val="none" w:sz="0" w:space="0" w:color="auto"/>
                                                <w:right w:val="none" w:sz="0" w:space="0" w:color="auto"/>
                                              </w:divBdr>
                                              <w:divsChild>
                                                <w:div w:id="530532623">
                                                  <w:marLeft w:val="0"/>
                                                  <w:marRight w:val="0"/>
                                                  <w:marTop w:val="0"/>
                                                  <w:marBottom w:val="0"/>
                                                  <w:divBdr>
                                                    <w:top w:val="none" w:sz="0" w:space="0" w:color="auto"/>
                                                    <w:left w:val="none" w:sz="0" w:space="0" w:color="auto"/>
                                                    <w:bottom w:val="none" w:sz="0" w:space="0" w:color="auto"/>
                                                    <w:right w:val="none" w:sz="0" w:space="0" w:color="auto"/>
                                                  </w:divBdr>
                                                  <w:divsChild>
                                                    <w:div w:id="1910384764">
                                                      <w:marLeft w:val="0"/>
                                                      <w:marRight w:val="0"/>
                                                      <w:marTop w:val="0"/>
                                                      <w:marBottom w:val="0"/>
                                                      <w:divBdr>
                                                        <w:top w:val="none" w:sz="0" w:space="0" w:color="auto"/>
                                                        <w:left w:val="none" w:sz="0" w:space="0" w:color="auto"/>
                                                        <w:bottom w:val="none" w:sz="0" w:space="0" w:color="auto"/>
                                                        <w:right w:val="none" w:sz="0" w:space="0" w:color="auto"/>
                                                      </w:divBdr>
                                                      <w:divsChild>
                                                        <w:div w:id="727074871">
                                                          <w:marLeft w:val="0"/>
                                                          <w:marRight w:val="0"/>
                                                          <w:marTop w:val="0"/>
                                                          <w:marBottom w:val="0"/>
                                                          <w:divBdr>
                                                            <w:top w:val="none" w:sz="0" w:space="0" w:color="auto"/>
                                                            <w:left w:val="none" w:sz="0" w:space="0" w:color="auto"/>
                                                            <w:bottom w:val="none" w:sz="0" w:space="0" w:color="auto"/>
                                                            <w:right w:val="none" w:sz="0" w:space="0" w:color="auto"/>
                                                          </w:divBdr>
                                                          <w:divsChild>
                                                            <w:div w:id="340352755">
                                                              <w:marLeft w:val="0"/>
                                                              <w:marRight w:val="0"/>
                                                              <w:marTop w:val="0"/>
                                                              <w:marBottom w:val="0"/>
                                                              <w:divBdr>
                                                                <w:top w:val="none" w:sz="0" w:space="0" w:color="auto"/>
                                                                <w:left w:val="none" w:sz="0" w:space="0" w:color="auto"/>
                                                                <w:bottom w:val="none" w:sz="0" w:space="0" w:color="auto"/>
                                                                <w:right w:val="none" w:sz="0" w:space="0" w:color="auto"/>
                                                              </w:divBdr>
                                                              <w:divsChild>
                                                                <w:div w:id="739402973">
                                                                  <w:marLeft w:val="0"/>
                                                                  <w:marRight w:val="0"/>
                                                                  <w:marTop w:val="0"/>
                                                                  <w:marBottom w:val="0"/>
                                                                  <w:divBdr>
                                                                    <w:top w:val="none" w:sz="0" w:space="0" w:color="auto"/>
                                                                    <w:left w:val="none" w:sz="0" w:space="0" w:color="auto"/>
                                                                    <w:bottom w:val="none" w:sz="0" w:space="0" w:color="auto"/>
                                                                    <w:right w:val="none" w:sz="0" w:space="0" w:color="auto"/>
                                                                  </w:divBdr>
                                                                  <w:divsChild>
                                                                    <w:div w:id="629701034">
                                                                      <w:marLeft w:val="0"/>
                                                                      <w:marRight w:val="0"/>
                                                                      <w:marTop w:val="0"/>
                                                                      <w:marBottom w:val="0"/>
                                                                      <w:divBdr>
                                                                        <w:top w:val="none" w:sz="0" w:space="0" w:color="auto"/>
                                                                        <w:left w:val="none" w:sz="0" w:space="0" w:color="auto"/>
                                                                        <w:bottom w:val="none" w:sz="0" w:space="0" w:color="auto"/>
                                                                        <w:right w:val="none" w:sz="0" w:space="0" w:color="auto"/>
                                                                      </w:divBdr>
                                                                      <w:divsChild>
                                                                        <w:div w:id="181751935">
                                                                          <w:marLeft w:val="0"/>
                                                                          <w:marRight w:val="0"/>
                                                                          <w:marTop w:val="0"/>
                                                                          <w:marBottom w:val="0"/>
                                                                          <w:divBdr>
                                                                            <w:top w:val="none" w:sz="0" w:space="0" w:color="auto"/>
                                                                            <w:left w:val="none" w:sz="0" w:space="0" w:color="auto"/>
                                                                            <w:bottom w:val="none" w:sz="0" w:space="0" w:color="auto"/>
                                                                            <w:right w:val="none" w:sz="0" w:space="0" w:color="auto"/>
                                                                          </w:divBdr>
                                                                          <w:divsChild>
                                                                            <w:div w:id="1085806537">
                                                                              <w:marLeft w:val="0"/>
                                                                              <w:marRight w:val="0"/>
                                                                              <w:marTop w:val="0"/>
                                                                              <w:marBottom w:val="0"/>
                                                                              <w:divBdr>
                                                                                <w:top w:val="none" w:sz="0" w:space="0" w:color="auto"/>
                                                                                <w:left w:val="none" w:sz="0" w:space="0" w:color="auto"/>
                                                                                <w:bottom w:val="none" w:sz="0" w:space="0" w:color="auto"/>
                                                                                <w:right w:val="none" w:sz="0" w:space="0" w:color="auto"/>
                                                                              </w:divBdr>
                                                                              <w:divsChild>
                                                                                <w:div w:id="1235091824">
                                                                                  <w:marLeft w:val="0"/>
                                                                                  <w:marRight w:val="0"/>
                                                                                  <w:marTop w:val="0"/>
                                                                                  <w:marBottom w:val="0"/>
                                                                                  <w:divBdr>
                                                                                    <w:top w:val="none" w:sz="0" w:space="0" w:color="auto"/>
                                                                                    <w:left w:val="none" w:sz="0" w:space="0" w:color="auto"/>
                                                                                    <w:bottom w:val="none" w:sz="0" w:space="0" w:color="auto"/>
                                                                                    <w:right w:val="none" w:sz="0" w:space="0" w:color="auto"/>
                                                                                  </w:divBdr>
                                                                                  <w:divsChild>
                                                                                    <w:div w:id="439301576">
                                                                                      <w:marLeft w:val="0"/>
                                                                                      <w:marRight w:val="0"/>
                                                                                      <w:marTop w:val="0"/>
                                                                                      <w:marBottom w:val="0"/>
                                                                                      <w:divBdr>
                                                                                        <w:top w:val="none" w:sz="0" w:space="0" w:color="auto"/>
                                                                                        <w:left w:val="none" w:sz="0" w:space="0" w:color="auto"/>
                                                                                        <w:bottom w:val="none" w:sz="0" w:space="0" w:color="auto"/>
                                                                                        <w:right w:val="none" w:sz="0" w:space="0" w:color="auto"/>
                                                                                      </w:divBdr>
                                                                                    </w:div>
                                                                                    <w:div w:id="97899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4031679">
      <w:bodyDiv w:val="1"/>
      <w:marLeft w:val="0"/>
      <w:marRight w:val="0"/>
      <w:marTop w:val="0"/>
      <w:marBottom w:val="0"/>
      <w:divBdr>
        <w:top w:val="none" w:sz="0" w:space="0" w:color="auto"/>
        <w:left w:val="none" w:sz="0" w:space="0" w:color="auto"/>
        <w:bottom w:val="none" w:sz="0" w:space="0" w:color="auto"/>
        <w:right w:val="none" w:sz="0" w:space="0" w:color="auto"/>
      </w:divBdr>
    </w:div>
    <w:div w:id="565922686">
      <w:bodyDiv w:val="1"/>
      <w:marLeft w:val="0"/>
      <w:marRight w:val="0"/>
      <w:marTop w:val="0"/>
      <w:marBottom w:val="0"/>
      <w:divBdr>
        <w:top w:val="none" w:sz="0" w:space="0" w:color="auto"/>
        <w:left w:val="none" w:sz="0" w:space="0" w:color="auto"/>
        <w:bottom w:val="none" w:sz="0" w:space="0" w:color="auto"/>
        <w:right w:val="none" w:sz="0" w:space="0" w:color="auto"/>
      </w:divBdr>
    </w:div>
    <w:div w:id="598952851">
      <w:bodyDiv w:val="1"/>
      <w:marLeft w:val="0"/>
      <w:marRight w:val="0"/>
      <w:marTop w:val="0"/>
      <w:marBottom w:val="0"/>
      <w:divBdr>
        <w:top w:val="none" w:sz="0" w:space="0" w:color="auto"/>
        <w:left w:val="none" w:sz="0" w:space="0" w:color="auto"/>
        <w:bottom w:val="none" w:sz="0" w:space="0" w:color="auto"/>
        <w:right w:val="none" w:sz="0" w:space="0" w:color="auto"/>
      </w:divBdr>
      <w:divsChild>
        <w:div w:id="254830076">
          <w:marLeft w:val="0"/>
          <w:marRight w:val="0"/>
          <w:marTop w:val="0"/>
          <w:marBottom w:val="0"/>
          <w:divBdr>
            <w:top w:val="none" w:sz="0" w:space="0" w:color="auto"/>
            <w:left w:val="none" w:sz="0" w:space="0" w:color="auto"/>
            <w:bottom w:val="none" w:sz="0" w:space="0" w:color="auto"/>
            <w:right w:val="none" w:sz="0" w:space="0" w:color="auto"/>
          </w:divBdr>
        </w:div>
      </w:divsChild>
    </w:div>
    <w:div w:id="655379309">
      <w:bodyDiv w:val="1"/>
      <w:marLeft w:val="0"/>
      <w:marRight w:val="0"/>
      <w:marTop w:val="0"/>
      <w:marBottom w:val="0"/>
      <w:divBdr>
        <w:top w:val="none" w:sz="0" w:space="0" w:color="auto"/>
        <w:left w:val="none" w:sz="0" w:space="0" w:color="auto"/>
        <w:bottom w:val="none" w:sz="0" w:space="0" w:color="auto"/>
        <w:right w:val="none" w:sz="0" w:space="0" w:color="auto"/>
      </w:divBdr>
    </w:div>
    <w:div w:id="763039534">
      <w:bodyDiv w:val="1"/>
      <w:marLeft w:val="0"/>
      <w:marRight w:val="0"/>
      <w:marTop w:val="0"/>
      <w:marBottom w:val="0"/>
      <w:divBdr>
        <w:top w:val="none" w:sz="0" w:space="0" w:color="auto"/>
        <w:left w:val="none" w:sz="0" w:space="0" w:color="auto"/>
        <w:bottom w:val="none" w:sz="0" w:space="0" w:color="auto"/>
        <w:right w:val="none" w:sz="0" w:space="0" w:color="auto"/>
      </w:divBdr>
    </w:div>
    <w:div w:id="765883659">
      <w:bodyDiv w:val="1"/>
      <w:marLeft w:val="0"/>
      <w:marRight w:val="0"/>
      <w:marTop w:val="0"/>
      <w:marBottom w:val="0"/>
      <w:divBdr>
        <w:top w:val="none" w:sz="0" w:space="0" w:color="auto"/>
        <w:left w:val="none" w:sz="0" w:space="0" w:color="auto"/>
        <w:bottom w:val="none" w:sz="0" w:space="0" w:color="auto"/>
        <w:right w:val="none" w:sz="0" w:space="0" w:color="auto"/>
      </w:divBdr>
    </w:div>
    <w:div w:id="840395562">
      <w:bodyDiv w:val="1"/>
      <w:marLeft w:val="0"/>
      <w:marRight w:val="0"/>
      <w:marTop w:val="0"/>
      <w:marBottom w:val="0"/>
      <w:divBdr>
        <w:top w:val="none" w:sz="0" w:space="0" w:color="auto"/>
        <w:left w:val="none" w:sz="0" w:space="0" w:color="auto"/>
        <w:bottom w:val="none" w:sz="0" w:space="0" w:color="auto"/>
        <w:right w:val="none" w:sz="0" w:space="0" w:color="auto"/>
      </w:divBdr>
    </w:div>
    <w:div w:id="844705890">
      <w:bodyDiv w:val="1"/>
      <w:marLeft w:val="0"/>
      <w:marRight w:val="0"/>
      <w:marTop w:val="0"/>
      <w:marBottom w:val="0"/>
      <w:divBdr>
        <w:top w:val="none" w:sz="0" w:space="0" w:color="auto"/>
        <w:left w:val="none" w:sz="0" w:space="0" w:color="auto"/>
        <w:bottom w:val="none" w:sz="0" w:space="0" w:color="auto"/>
        <w:right w:val="none" w:sz="0" w:space="0" w:color="auto"/>
      </w:divBdr>
      <w:divsChild>
        <w:div w:id="1007246040">
          <w:marLeft w:val="0"/>
          <w:marRight w:val="0"/>
          <w:marTop w:val="0"/>
          <w:marBottom w:val="0"/>
          <w:divBdr>
            <w:top w:val="none" w:sz="0" w:space="0" w:color="auto"/>
            <w:left w:val="none" w:sz="0" w:space="0" w:color="auto"/>
            <w:bottom w:val="none" w:sz="0" w:space="0" w:color="auto"/>
            <w:right w:val="none" w:sz="0" w:space="0" w:color="auto"/>
          </w:divBdr>
          <w:divsChild>
            <w:div w:id="1935896625">
              <w:marLeft w:val="0"/>
              <w:marRight w:val="0"/>
              <w:marTop w:val="0"/>
              <w:marBottom w:val="0"/>
              <w:divBdr>
                <w:top w:val="none" w:sz="0" w:space="0" w:color="auto"/>
                <w:left w:val="none" w:sz="0" w:space="0" w:color="auto"/>
                <w:bottom w:val="none" w:sz="0" w:space="0" w:color="auto"/>
                <w:right w:val="none" w:sz="0" w:space="0" w:color="auto"/>
              </w:divBdr>
              <w:divsChild>
                <w:div w:id="1230339224">
                  <w:marLeft w:val="0"/>
                  <w:marRight w:val="0"/>
                  <w:marTop w:val="0"/>
                  <w:marBottom w:val="0"/>
                  <w:divBdr>
                    <w:top w:val="none" w:sz="0" w:space="0" w:color="auto"/>
                    <w:left w:val="none" w:sz="0" w:space="0" w:color="auto"/>
                    <w:bottom w:val="none" w:sz="0" w:space="0" w:color="auto"/>
                    <w:right w:val="none" w:sz="0" w:space="0" w:color="auto"/>
                  </w:divBdr>
                  <w:divsChild>
                    <w:div w:id="615719393">
                      <w:marLeft w:val="0"/>
                      <w:marRight w:val="0"/>
                      <w:marTop w:val="0"/>
                      <w:marBottom w:val="0"/>
                      <w:divBdr>
                        <w:top w:val="none" w:sz="0" w:space="0" w:color="auto"/>
                        <w:left w:val="none" w:sz="0" w:space="0" w:color="auto"/>
                        <w:bottom w:val="none" w:sz="0" w:space="0" w:color="auto"/>
                        <w:right w:val="none" w:sz="0" w:space="0" w:color="auto"/>
                      </w:divBdr>
                      <w:divsChild>
                        <w:div w:id="153449991">
                          <w:marLeft w:val="0"/>
                          <w:marRight w:val="0"/>
                          <w:marTop w:val="0"/>
                          <w:marBottom w:val="0"/>
                          <w:divBdr>
                            <w:top w:val="none" w:sz="0" w:space="0" w:color="auto"/>
                            <w:left w:val="none" w:sz="0" w:space="0" w:color="auto"/>
                            <w:bottom w:val="none" w:sz="0" w:space="0" w:color="auto"/>
                            <w:right w:val="none" w:sz="0" w:space="0" w:color="auto"/>
                          </w:divBdr>
                          <w:divsChild>
                            <w:div w:id="764493178">
                              <w:marLeft w:val="0"/>
                              <w:marRight w:val="0"/>
                              <w:marTop w:val="0"/>
                              <w:marBottom w:val="0"/>
                              <w:divBdr>
                                <w:top w:val="none" w:sz="0" w:space="0" w:color="auto"/>
                                <w:left w:val="none" w:sz="0" w:space="0" w:color="auto"/>
                                <w:bottom w:val="none" w:sz="0" w:space="0" w:color="auto"/>
                                <w:right w:val="none" w:sz="0" w:space="0" w:color="auto"/>
                              </w:divBdr>
                              <w:divsChild>
                                <w:div w:id="540433586">
                                  <w:marLeft w:val="0"/>
                                  <w:marRight w:val="0"/>
                                  <w:marTop w:val="0"/>
                                  <w:marBottom w:val="0"/>
                                  <w:divBdr>
                                    <w:top w:val="none" w:sz="0" w:space="0" w:color="auto"/>
                                    <w:left w:val="none" w:sz="0" w:space="0" w:color="auto"/>
                                    <w:bottom w:val="none" w:sz="0" w:space="0" w:color="auto"/>
                                    <w:right w:val="none" w:sz="0" w:space="0" w:color="auto"/>
                                  </w:divBdr>
                                  <w:divsChild>
                                    <w:div w:id="593052310">
                                      <w:marLeft w:val="0"/>
                                      <w:marRight w:val="0"/>
                                      <w:marTop w:val="0"/>
                                      <w:marBottom w:val="0"/>
                                      <w:divBdr>
                                        <w:top w:val="none" w:sz="0" w:space="0" w:color="auto"/>
                                        <w:left w:val="none" w:sz="0" w:space="0" w:color="auto"/>
                                        <w:bottom w:val="none" w:sz="0" w:space="0" w:color="auto"/>
                                        <w:right w:val="none" w:sz="0" w:space="0" w:color="auto"/>
                                      </w:divBdr>
                                      <w:divsChild>
                                        <w:div w:id="204097518">
                                          <w:marLeft w:val="0"/>
                                          <w:marRight w:val="0"/>
                                          <w:marTop w:val="0"/>
                                          <w:marBottom w:val="0"/>
                                          <w:divBdr>
                                            <w:top w:val="none" w:sz="0" w:space="0" w:color="auto"/>
                                            <w:left w:val="none" w:sz="0" w:space="0" w:color="auto"/>
                                            <w:bottom w:val="none" w:sz="0" w:space="0" w:color="auto"/>
                                            <w:right w:val="none" w:sz="0" w:space="0" w:color="auto"/>
                                          </w:divBdr>
                                          <w:divsChild>
                                            <w:div w:id="6177180">
                                              <w:marLeft w:val="0"/>
                                              <w:marRight w:val="0"/>
                                              <w:marTop w:val="0"/>
                                              <w:marBottom w:val="0"/>
                                              <w:divBdr>
                                                <w:top w:val="none" w:sz="0" w:space="0" w:color="auto"/>
                                                <w:left w:val="none" w:sz="0" w:space="0" w:color="auto"/>
                                                <w:bottom w:val="none" w:sz="0" w:space="0" w:color="auto"/>
                                                <w:right w:val="none" w:sz="0" w:space="0" w:color="auto"/>
                                              </w:divBdr>
                                              <w:divsChild>
                                                <w:div w:id="2066176433">
                                                  <w:marLeft w:val="0"/>
                                                  <w:marRight w:val="0"/>
                                                  <w:marTop w:val="0"/>
                                                  <w:marBottom w:val="0"/>
                                                  <w:divBdr>
                                                    <w:top w:val="none" w:sz="0" w:space="0" w:color="auto"/>
                                                    <w:left w:val="none" w:sz="0" w:space="0" w:color="auto"/>
                                                    <w:bottom w:val="none" w:sz="0" w:space="0" w:color="auto"/>
                                                    <w:right w:val="none" w:sz="0" w:space="0" w:color="auto"/>
                                                  </w:divBdr>
                                                  <w:divsChild>
                                                    <w:div w:id="482088384">
                                                      <w:marLeft w:val="0"/>
                                                      <w:marRight w:val="0"/>
                                                      <w:marTop w:val="0"/>
                                                      <w:marBottom w:val="0"/>
                                                      <w:divBdr>
                                                        <w:top w:val="none" w:sz="0" w:space="0" w:color="auto"/>
                                                        <w:left w:val="none" w:sz="0" w:space="0" w:color="auto"/>
                                                        <w:bottom w:val="none" w:sz="0" w:space="0" w:color="auto"/>
                                                        <w:right w:val="none" w:sz="0" w:space="0" w:color="auto"/>
                                                      </w:divBdr>
                                                      <w:divsChild>
                                                        <w:div w:id="341123815">
                                                          <w:marLeft w:val="0"/>
                                                          <w:marRight w:val="0"/>
                                                          <w:marTop w:val="0"/>
                                                          <w:marBottom w:val="0"/>
                                                          <w:divBdr>
                                                            <w:top w:val="none" w:sz="0" w:space="0" w:color="auto"/>
                                                            <w:left w:val="none" w:sz="0" w:space="0" w:color="auto"/>
                                                            <w:bottom w:val="none" w:sz="0" w:space="0" w:color="auto"/>
                                                            <w:right w:val="none" w:sz="0" w:space="0" w:color="auto"/>
                                                          </w:divBdr>
                                                          <w:divsChild>
                                                            <w:div w:id="236478097">
                                                              <w:marLeft w:val="0"/>
                                                              <w:marRight w:val="0"/>
                                                              <w:marTop w:val="0"/>
                                                              <w:marBottom w:val="0"/>
                                                              <w:divBdr>
                                                                <w:top w:val="none" w:sz="0" w:space="0" w:color="auto"/>
                                                                <w:left w:val="none" w:sz="0" w:space="0" w:color="auto"/>
                                                                <w:bottom w:val="none" w:sz="0" w:space="0" w:color="auto"/>
                                                                <w:right w:val="none" w:sz="0" w:space="0" w:color="auto"/>
                                                              </w:divBdr>
                                                              <w:divsChild>
                                                                <w:div w:id="7760060">
                                                                  <w:marLeft w:val="0"/>
                                                                  <w:marRight w:val="0"/>
                                                                  <w:marTop w:val="0"/>
                                                                  <w:marBottom w:val="0"/>
                                                                  <w:divBdr>
                                                                    <w:top w:val="none" w:sz="0" w:space="0" w:color="auto"/>
                                                                    <w:left w:val="none" w:sz="0" w:space="0" w:color="auto"/>
                                                                    <w:bottom w:val="none" w:sz="0" w:space="0" w:color="auto"/>
                                                                    <w:right w:val="none" w:sz="0" w:space="0" w:color="auto"/>
                                                                  </w:divBdr>
                                                                  <w:divsChild>
                                                                    <w:div w:id="1476678805">
                                                                      <w:marLeft w:val="0"/>
                                                                      <w:marRight w:val="0"/>
                                                                      <w:marTop w:val="0"/>
                                                                      <w:marBottom w:val="0"/>
                                                                      <w:divBdr>
                                                                        <w:top w:val="none" w:sz="0" w:space="0" w:color="auto"/>
                                                                        <w:left w:val="none" w:sz="0" w:space="0" w:color="auto"/>
                                                                        <w:bottom w:val="none" w:sz="0" w:space="0" w:color="auto"/>
                                                                        <w:right w:val="none" w:sz="0" w:space="0" w:color="auto"/>
                                                                      </w:divBdr>
                                                                      <w:divsChild>
                                                                        <w:div w:id="585726997">
                                                                          <w:marLeft w:val="0"/>
                                                                          <w:marRight w:val="0"/>
                                                                          <w:marTop w:val="0"/>
                                                                          <w:marBottom w:val="0"/>
                                                                          <w:divBdr>
                                                                            <w:top w:val="none" w:sz="0" w:space="0" w:color="auto"/>
                                                                            <w:left w:val="none" w:sz="0" w:space="0" w:color="auto"/>
                                                                            <w:bottom w:val="none" w:sz="0" w:space="0" w:color="auto"/>
                                                                            <w:right w:val="none" w:sz="0" w:space="0" w:color="auto"/>
                                                                          </w:divBdr>
                                                                          <w:divsChild>
                                                                            <w:div w:id="856848223">
                                                                              <w:marLeft w:val="0"/>
                                                                              <w:marRight w:val="0"/>
                                                                              <w:marTop w:val="0"/>
                                                                              <w:marBottom w:val="0"/>
                                                                              <w:divBdr>
                                                                                <w:top w:val="none" w:sz="0" w:space="0" w:color="auto"/>
                                                                                <w:left w:val="none" w:sz="0" w:space="0" w:color="auto"/>
                                                                                <w:bottom w:val="none" w:sz="0" w:space="0" w:color="auto"/>
                                                                                <w:right w:val="none" w:sz="0" w:space="0" w:color="auto"/>
                                                                              </w:divBdr>
                                                                              <w:divsChild>
                                                                                <w:div w:id="624434816">
                                                                                  <w:marLeft w:val="0"/>
                                                                                  <w:marRight w:val="0"/>
                                                                                  <w:marTop w:val="0"/>
                                                                                  <w:marBottom w:val="0"/>
                                                                                  <w:divBdr>
                                                                                    <w:top w:val="none" w:sz="0" w:space="0" w:color="auto"/>
                                                                                    <w:left w:val="none" w:sz="0" w:space="0" w:color="auto"/>
                                                                                    <w:bottom w:val="none" w:sz="0" w:space="0" w:color="auto"/>
                                                                                    <w:right w:val="none" w:sz="0" w:space="0" w:color="auto"/>
                                                                                  </w:divBdr>
                                                                                  <w:divsChild>
                                                                                    <w:div w:id="2132744881">
                                                                                      <w:marLeft w:val="0"/>
                                                                                      <w:marRight w:val="0"/>
                                                                                      <w:marTop w:val="0"/>
                                                                                      <w:marBottom w:val="0"/>
                                                                                      <w:divBdr>
                                                                                        <w:top w:val="none" w:sz="0" w:space="0" w:color="auto"/>
                                                                                        <w:left w:val="none" w:sz="0" w:space="0" w:color="auto"/>
                                                                                        <w:bottom w:val="none" w:sz="0" w:space="0" w:color="auto"/>
                                                                                        <w:right w:val="none" w:sz="0" w:space="0" w:color="auto"/>
                                                                                      </w:divBdr>
                                                                                    </w:div>
                                                                                    <w:div w:id="213529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46135644">
      <w:bodyDiv w:val="1"/>
      <w:marLeft w:val="0"/>
      <w:marRight w:val="0"/>
      <w:marTop w:val="0"/>
      <w:marBottom w:val="0"/>
      <w:divBdr>
        <w:top w:val="none" w:sz="0" w:space="0" w:color="auto"/>
        <w:left w:val="none" w:sz="0" w:space="0" w:color="auto"/>
        <w:bottom w:val="none" w:sz="0" w:space="0" w:color="auto"/>
        <w:right w:val="none" w:sz="0" w:space="0" w:color="auto"/>
      </w:divBdr>
    </w:div>
    <w:div w:id="940992410">
      <w:bodyDiv w:val="1"/>
      <w:marLeft w:val="0"/>
      <w:marRight w:val="0"/>
      <w:marTop w:val="0"/>
      <w:marBottom w:val="0"/>
      <w:divBdr>
        <w:top w:val="none" w:sz="0" w:space="0" w:color="auto"/>
        <w:left w:val="none" w:sz="0" w:space="0" w:color="auto"/>
        <w:bottom w:val="none" w:sz="0" w:space="0" w:color="auto"/>
        <w:right w:val="none" w:sz="0" w:space="0" w:color="auto"/>
      </w:divBdr>
    </w:div>
    <w:div w:id="1033847652">
      <w:bodyDiv w:val="1"/>
      <w:marLeft w:val="0"/>
      <w:marRight w:val="0"/>
      <w:marTop w:val="0"/>
      <w:marBottom w:val="0"/>
      <w:divBdr>
        <w:top w:val="none" w:sz="0" w:space="0" w:color="auto"/>
        <w:left w:val="none" w:sz="0" w:space="0" w:color="auto"/>
        <w:bottom w:val="none" w:sz="0" w:space="0" w:color="auto"/>
        <w:right w:val="none" w:sz="0" w:space="0" w:color="auto"/>
      </w:divBdr>
      <w:divsChild>
        <w:div w:id="421336000">
          <w:marLeft w:val="0"/>
          <w:marRight w:val="0"/>
          <w:marTop w:val="0"/>
          <w:marBottom w:val="0"/>
          <w:divBdr>
            <w:top w:val="none" w:sz="0" w:space="0" w:color="auto"/>
            <w:left w:val="none" w:sz="0" w:space="0" w:color="auto"/>
            <w:bottom w:val="none" w:sz="0" w:space="0" w:color="auto"/>
            <w:right w:val="none" w:sz="0" w:space="0" w:color="auto"/>
          </w:divBdr>
          <w:divsChild>
            <w:div w:id="154103816">
              <w:marLeft w:val="0"/>
              <w:marRight w:val="0"/>
              <w:marTop w:val="0"/>
              <w:marBottom w:val="0"/>
              <w:divBdr>
                <w:top w:val="none" w:sz="0" w:space="0" w:color="auto"/>
                <w:left w:val="none" w:sz="0" w:space="0" w:color="auto"/>
                <w:bottom w:val="none" w:sz="0" w:space="0" w:color="auto"/>
                <w:right w:val="none" w:sz="0" w:space="0" w:color="auto"/>
              </w:divBdr>
              <w:divsChild>
                <w:div w:id="38752405">
                  <w:marLeft w:val="0"/>
                  <w:marRight w:val="0"/>
                  <w:marTop w:val="0"/>
                  <w:marBottom w:val="0"/>
                  <w:divBdr>
                    <w:top w:val="none" w:sz="0" w:space="0" w:color="auto"/>
                    <w:left w:val="none" w:sz="0" w:space="0" w:color="auto"/>
                    <w:bottom w:val="none" w:sz="0" w:space="0" w:color="auto"/>
                    <w:right w:val="none" w:sz="0" w:space="0" w:color="auto"/>
                  </w:divBdr>
                  <w:divsChild>
                    <w:div w:id="140273488">
                      <w:marLeft w:val="0"/>
                      <w:marRight w:val="0"/>
                      <w:marTop w:val="0"/>
                      <w:marBottom w:val="150"/>
                      <w:divBdr>
                        <w:top w:val="none" w:sz="0" w:space="0" w:color="auto"/>
                        <w:left w:val="none" w:sz="0" w:space="0" w:color="auto"/>
                        <w:bottom w:val="none" w:sz="0" w:space="0" w:color="auto"/>
                        <w:right w:val="none" w:sz="0" w:space="0" w:color="auto"/>
                      </w:divBdr>
                      <w:divsChild>
                        <w:div w:id="966014269">
                          <w:marLeft w:val="0"/>
                          <w:marRight w:val="0"/>
                          <w:marTop w:val="0"/>
                          <w:marBottom w:val="0"/>
                          <w:divBdr>
                            <w:top w:val="none" w:sz="0" w:space="0" w:color="auto"/>
                            <w:left w:val="none" w:sz="0" w:space="0" w:color="auto"/>
                            <w:bottom w:val="none" w:sz="0" w:space="0" w:color="auto"/>
                            <w:right w:val="none" w:sz="0" w:space="0" w:color="auto"/>
                          </w:divBdr>
                          <w:divsChild>
                            <w:div w:id="1364407061">
                              <w:marLeft w:val="0"/>
                              <w:marRight w:val="0"/>
                              <w:marTop w:val="0"/>
                              <w:marBottom w:val="0"/>
                              <w:divBdr>
                                <w:top w:val="none" w:sz="0" w:space="0" w:color="auto"/>
                                <w:left w:val="none" w:sz="0" w:space="0" w:color="auto"/>
                                <w:bottom w:val="none" w:sz="0" w:space="0" w:color="auto"/>
                                <w:right w:val="none" w:sz="0" w:space="0" w:color="auto"/>
                              </w:divBdr>
                              <w:divsChild>
                                <w:div w:id="285083774">
                                  <w:marLeft w:val="0"/>
                                  <w:marRight w:val="0"/>
                                  <w:marTop w:val="0"/>
                                  <w:marBottom w:val="0"/>
                                  <w:divBdr>
                                    <w:top w:val="none" w:sz="0" w:space="0" w:color="auto"/>
                                    <w:left w:val="none" w:sz="0" w:space="0" w:color="auto"/>
                                    <w:bottom w:val="none" w:sz="0" w:space="0" w:color="auto"/>
                                    <w:right w:val="none" w:sz="0" w:space="0" w:color="auto"/>
                                  </w:divBdr>
                                  <w:divsChild>
                                    <w:div w:id="34898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2749782">
      <w:bodyDiv w:val="1"/>
      <w:marLeft w:val="0"/>
      <w:marRight w:val="0"/>
      <w:marTop w:val="0"/>
      <w:marBottom w:val="0"/>
      <w:divBdr>
        <w:top w:val="none" w:sz="0" w:space="0" w:color="auto"/>
        <w:left w:val="none" w:sz="0" w:space="0" w:color="auto"/>
        <w:bottom w:val="none" w:sz="0" w:space="0" w:color="auto"/>
        <w:right w:val="none" w:sz="0" w:space="0" w:color="auto"/>
      </w:divBdr>
    </w:div>
    <w:div w:id="1066563090">
      <w:bodyDiv w:val="1"/>
      <w:marLeft w:val="0"/>
      <w:marRight w:val="0"/>
      <w:marTop w:val="0"/>
      <w:marBottom w:val="0"/>
      <w:divBdr>
        <w:top w:val="none" w:sz="0" w:space="0" w:color="auto"/>
        <w:left w:val="none" w:sz="0" w:space="0" w:color="auto"/>
        <w:bottom w:val="none" w:sz="0" w:space="0" w:color="auto"/>
        <w:right w:val="none" w:sz="0" w:space="0" w:color="auto"/>
      </w:divBdr>
    </w:div>
    <w:div w:id="1079867175">
      <w:bodyDiv w:val="1"/>
      <w:marLeft w:val="0"/>
      <w:marRight w:val="0"/>
      <w:marTop w:val="0"/>
      <w:marBottom w:val="0"/>
      <w:divBdr>
        <w:top w:val="none" w:sz="0" w:space="0" w:color="auto"/>
        <w:left w:val="none" w:sz="0" w:space="0" w:color="auto"/>
        <w:bottom w:val="none" w:sz="0" w:space="0" w:color="auto"/>
        <w:right w:val="none" w:sz="0" w:space="0" w:color="auto"/>
      </w:divBdr>
    </w:div>
    <w:div w:id="1229917435">
      <w:bodyDiv w:val="1"/>
      <w:marLeft w:val="0"/>
      <w:marRight w:val="0"/>
      <w:marTop w:val="0"/>
      <w:marBottom w:val="0"/>
      <w:divBdr>
        <w:top w:val="none" w:sz="0" w:space="0" w:color="auto"/>
        <w:left w:val="none" w:sz="0" w:space="0" w:color="auto"/>
        <w:bottom w:val="none" w:sz="0" w:space="0" w:color="auto"/>
        <w:right w:val="none" w:sz="0" w:space="0" w:color="auto"/>
      </w:divBdr>
    </w:div>
    <w:div w:id="1310014339">
      <w:bodyDiv w:val="1"/>
      <w:marLeft w:val="0"/>
      <w:marRight w:val="0"/>
      <w:marTop w:val="0"/>
      <w:marBottom w:val="0"/>
      <w:divBdr>
        <w:top w:val="none" w:sz="0" w:space="0" w:color="auto"/>
        <w:left w:val="none" w:sz="0" w:space="0" w:color="auto"/>
        <w:bottom w:val="none" w:sz="0" w:space="0" w:color="auto"/>
        <w:right w:val="none" w:sz="0" w:space="0" w:color="auto"/>
      </w:divBdr>
    </w:div>
    <w:div w:id="1371494699">
      <w:bodyDiv w:val="1"/>
      <w:marLeft w:val="0"/>
      <w:marRight w:val="0"/>
      <w:marTop w:val="0"/>
      <w:marBottom w:val="0"/>
      <w:divBdr>
        <w:top w:val="none" w:sz="0" w:space="0" w:color="auto"/>
        <w:left w:val="none" w:sz="0" w:space="0" w:color="auto"/>
        <w:bottom w:val="none" w:sz="0" w:space="0" w:color="auto"/>
        <w:right w:val="none" w:sz="0" w:space="0" w:color="auto"/>
      </w:divBdr>
    </w:div>
    <w:div w:id="1374647431">
      <w:bodyDiv w:val="1"/>
      <w:marLeft w:val="0"/>
      <w:marRight w:val="0"/>
      <w:marTop w:val="0"/>
      <w:marBottom w:val="0"/>
      <w:divBdr>
        <w:top w:val="none" w:sz="0" w:space="0" w:color="auto"/>
        <w:left w:val="none" w:sz="0" w:space="0" w:color="auto"/>
        <w:bottom w:val="none" w:sz="0" w:space="0" w:color="auto"/>
        <w:right w:val="none" w:sz="0" w:space="0" w:color="auto"/>
      </w:divBdr>
    </w:div>
    <w:div w:id="1410616634">
      <w:bodyDiv w:val="1"/>
      <w:marLeft w:val="0"/>
      <w:marRight w:val="0"/>
      <w:marTop w:val="0"/>
      <w:marBottom w:val="0"/>
      <w:divBdr>
        <w:top w:val="none" w:sz="0" w:space="0" w:color="auto"/>
        <w:left w:val="none" w:sz="0" w:space="0" w:color="auto"/>
        <w:bottom w:val="none" w:sz="0" w:space="0" w:color="auto"/>
        <w:right w:val="none" w:sz="0" w:space="0" w:color="auto"/>
      </w:divBdr>
    </w:div>
    <w:div w:id="1452896036">
      <w:bodyDiv w:val="1"/>
      <w:marLeft w:val="0"/>
      <w:marRight w:val="0"/>
      <w:marTop w:val="0"/>
      <w:marBottom w:val="0"/>
      <w:divBdr>
        <w:top w:val="none" w:sz="0" w:space="0" w:color="auto"/>
        <w:left w:val="none" w:sz="0" w:space="0" w:color="auto"/>
        <w:bottom w:val="none" w:sz="0" w:space="0" w:color="auto"/>
        <w:right w:val="none" w:sz="0" w:space="0" w:color="auto"/>
      </w:divBdr>
    </w:div>
    <w:div w:id="1510440513">
      <w:bodyDiv w:val="1"/>
      <w:marLeft w:val="0"/>
      <w:marRight w:val="0"/>
      <w:marTop w:val="0"/>
      <w:marBottom w:val="0"/>
      <w:divBdr>
        <w:top w:val="none" w:sz="0" w:space="0" w:color="auto"/>
        <w:left w:val="none" w:sz="0" w:space="0" w:color="auto"/>
        <w:bottom w:val="none" w:sz="0" w:space="0" w:color="auto"/>
        <w:right w:val="none" w:sz="0" w:space="0" w:color="auto"/>
      </w:divBdr>
    </w:div>
    <w:div w:id="1604457876">
      <w:bodyDiv w:val="1"/>
      <w:marLeft w:val="0"/>
      <w:marRight w:val="0"/>
      <w:marTop w:val="0"/>
      <w:marBottom w:val="0"/>
      <w:divBdr>
        <w:top w:val="none" w:sz="0" w:space="0" w:color="auto"/>
        <w:left w:val="none" w:sz="0" w:space="0" w:color="auto"/>
        <w:bottom w:val="none" w:sz="0" w:space="0" w:color="auto"/>
        <w:right w:val="none" w:sz="0" w:space="0" w:color="auto"/>
      </w:divBdr>
      <w:divsChild>
        <w:div w:id="1502814756">
          <w:marLeft w:val="0"/>
          <w:marRight w:val="0"/>
          <w:marTop w:val="0"/>
          <w:marBottom w:val="0"/>
          <w:divBdr>
            <w:top w:val="none" w:sz="0" w:space="0" w:color="auto"/>
            <w:left w:val="none" w:sz="0" w:space="0" w:color="auto"/>
            <w:bottom w:val="none" w:sz="0" w:space="0" w:color="auto"/>
            <w:right w:val="none" w:sz="0" w:space="0" w:color="auto"/>
          </w:divBdr>
        </w:div>
        <w:div w:id="1220633259">
          <w:marLeft w:val="0"/>
          <w:marRight w:val="0"/>
          <w:marTop w:val="0"/>
          <w:marBottom w:val="0"/>
          <w:divBdr>
            <w:top w:val="none" w:sz="0" w:space="0" w:color="auto"/>
            <w:left w:val="none" w:sz="0" w:space="0" w:color="auto"/>
            <w:bottom w:val="none" w:sz="0" w:space="0" w:color="auto"/>
            <w:right w:val="none" w:sz="0" w:space="0" w:color="auto"/>
          </w:divBdr>
        </w:div>
      </w:divsChild>
    </w:div>
    <w:div w:id="1618027817">
      <w:bodyDiv w:val="1"/>
      <w:marLeft w:val="0"/>
      <w:marRight w:val="0"/>
      <w:marTop w:val="0"/>
      <w:marBottom w:val="0"/>
      <w:divBdr>
        <w:top w:val="none" w:sz="0" w:space="0" w:color="auto"/>
        <w:left w:val="none" w:sz="0" w:space="0" w:color="auto"/>
        <w:bottom w:val="none" w:sz="0" w:space="0" w:color="auto"/>
        <w:right w:val="none" w:sz="0" w:space="0" w:color="auto"/>
      </w:divBdr>
    </w:div>
    <w:div w:id="1650786526">
      <w:bodyDiv w:val="1"/>
      <w:marLeft w:val="0"/>
      <w:marRight w:val="0"/>
      <w:marTop w:val="0"/>
      <w:marBottom w:val="0"/>
      <w:divBdr>
        <w:top w:val="none" w:sz="0" w:space="0" w:color="auto"/>
        <w:left w:val="none" w:sz="0" w:space="0" w:color="auto"/>
        <w:bottom w:val="none" w:sz="0" w:space="0" w:color="auto"/>
        <w:right w:val="none" w:sz="0" w:space="0" w:color="auto"/>
      </w:divBdr>
    </w:div>
    <w:div w:id="1685980015">
      <w:bodyDiv w:val="1"/>
      <w:marLeft w:val="0"/>
      <w:marRight w:val="0"/>
      <w:marTop w:val="0"/>
      <w:marBottom w:val="0"/>
      <w:divBdr>
        <w:top w:val="none" w:sz="0" w:space="0" w:color="auto"/>
        <w:left w:val="none" w:sz="0" w:space="0" w:color="auto"/>
        <w:bottom w:val="none" w:sz="0" w:space="0" w:color="auto"/>
        <w:right w:val="none" w:sz="0" w:space="0" w:color="auto"/>
      </w:divBdr>
    </w:div>
    <w:div w:id="1791316303">
      <w:bodyDiv w:val="1"/>
      <w:marLeft w:val="0"/>
      <w:marRight w:val="0"/>
      <w:marTop w:val="0"/>
      <w:marBottom w:val="0"/>
      <w:divBdr>
        <w:top w:val="none" w:sz="0" w:space="0" w:color="auto"/>
        <w:left w:val="none" w:sz="0" w:space="0" w:color="auto"/>
        <w:bottom w:val="none" w:sz="0" w:space="0" w:color="auto"/>
        <w:right w:val="none" w:sz="0" w:space="0" w:color="auto"/>
      </w:divBdr>
    </w:div>
    <w:div w:id="1798797004">
      <w:bodyDiv w:val="1"/>
      <w:marLeft w:val="0"/>
      <w:marRight w:val="0"/>
      <w:marTop w:val="0"/>
      <w:marBottom w:val="0"/>
      <w:divBdr>
        <w:top w:val="none" w:sz="0" w:space="0" w:color="auto"/>
        <w:left w:val="none" w:sz="0" w:space="0" w:color="auto"/>
        <w:bottom w:val="none" w:sz="0" w:space="0" w:color="auto"/>
        <w:right w:val="none" w:sz="0" w:space="0" w:color="auto"/>
      </w:divBdr>
    </w:div>
    <w:div w:id="1803188580">
      <w:bodyDiv w:val="1"/>
      <w:marLeft w:val="0"/>
      <w:marRight w:val="0"/>
      <w:marTop w:val="0"/>
      <w:marBottom w:val="0"/>
      <w:divBdr>
        <w:top w:val="none" w:sz="0" w:space="0" w:color="auto"/>
        <w:left w:val="none" w:sz="0" w:space="0" w:color="auto"/>
        <w:bottom w:val="none" w:sz="0" w:space="0" w:color="auto"/>
        <w:right w:val="none" w:sz="0" w:space="0" w:color="auto"/>
      </w:divBdr>
    </w:div>
    <w:div w:id="1837500122">
      <w:bodyDiv w:val="1"/>
      <w:marLeft w:val="0"/>
      <w:marRight w:val="0"/>
      <w:marTop w:val="0"/>
      <w:marBottom w:val="0"/>
      <w:divBdr>
        <w:top w:val="none" w:sz="0" w:space="0" w:color="auto"/>
        <w:left w:val="none" w:sz="0" w:space="0" w:color="auto"/>
        <w:bottom w:val="none" w:sz="0" w:space="0" w:color="auto"/>
        <w:right w:val="none" w:sz="0" w:space="0" w:color="auto"/>
      </w:divBdr>
    </w:div>
    <w:div w:id="1867986559">
      <w:bodyDiv w:val="1"/>
      <w:marLeft w:val="0"/>
      <w:marRight w:val="0"/>
      <w:marTop w:val="0"/>
      <w:marBottom w:val="0"/>
      <w:divBdr>
        <w:top w:val="none" w:sz="0" w:space="0" w:color="auto"/>
        <w:left w:val="none" w:sz="0" w:space="0" w:color="auto"/>
        <w:bottom w:val="none" w:sz="0" w:space="0" w:color="auto"/>
        <w:right w:val="none" w:sz="0" w:space="0" w:color="auto"/>
      </w:divBdr>
    </w:div>
    <w:div w:id="1868910305">
      <w:bodyDiv w:val="1"/>
      <w:marLeft w:val="0"/>
      <w:marRight w:val="0"/>
      <w:marTop w:val="0"/>
      <w:marBottom w:val="0"/>
      <w:divBdr>
        <w:top w:val="none" w:sz="0" w:space="0" w:color="auto"/>
        <w:left w:val="none" w:sz="0" w:space="0" w:color="auto"/>
        <w:bottom w:val="none" w:sz="0" w:space="0" w:color="auto"/>
        <w:right w:val="none" w:sz="0" w:space="0" w:color="auto"/>
      </w:divBdr>
    </w:div>
    <w:div w:id="1914928235">
      <w:bodyDiv w:val="1"/>
      <w:marLeft w:val="0"/>
      <w:marRight w:val="0"/>
      <w:marTop w:val="0"/>
      <w:marBottom w:val="0"/>
      <w:divBdr>
        <w:top w:val="none" w:sz="0" w:space="0" w:color="auto"/>
        <w:left w:val="none" w:sz="0" w:space="0" w:color="auto"/>
        <w:bottom w:val="none" w:sz="0" w:space="0" w:color="auto"/>
        <w:right w:val="none" w:sz="0" w:space="0" w:color="auto"/>
      </w:divBdr>
    </w:div>
    <w:div w:id="2000576511">
      <w:bodyDiv w:val="1"/>
      <w:marLeft w:val="0"/>
      <w:marRight w:val="0"/>
      <w:marTop w:val="0"/>
      <w:marBottom w:val="0"/>
      <w:divBdr>
        <w:top w:val="none" w:sz="0" w:space="0" w:color="auto"/>
        <w:left w:val="none" w:sz="0" w:space="0" w:color="auto"/>
        <w:bottom w:val="none" w:sz="0" w:space="0" w:color="auto"/>
        <w:right w:val="none" w:sz="0" w:space="0" w:color="auto"/>
      </w:divBdr>
    </w:div>
    <w:div w:id="2049186439">
      <w:bodyDiv w:val="1"/>
      <w:marLeft w:val="0"/>
      <w:marRight w:val="0"/>
      <w:marTop w:val="0"/>
      <w:marBottom w:val="0"/>
      <w:divBdr>
        <w:top w:val="none" w:sz="0" w:space="0" w:color="auto"/>
        <w:left w:val="none" w:sz="0" w:space="0" w:color="auto"/>
        <w:bottom w:val="none" w:sz="0" w:space="0" w:color="auto"/>
        <w:right w:val="none" w:sz="0" w:space="0" w:color="auto"/>
      </w:divBdr>
      <w:divsChild>
        <w:div w:id="168718633">
          <w:marLeft w:val="0"/>
          <w:marRight w:val="0"/>
          <w:marTop w:val="0"/>
          <w:marBottom w:val="0"/>
          <w:divBdr>
            <w:top w:val="none" w:sz="0" w:space="0" w:color="auto"/>
            <w:left w:val="none" w:sz="0" w:space="0" w:color="auto"/>
            <w:bottom w:val="none" w:sz="0" w:space="0" w:color="auto"/>
            <w:right w:val="none" w:sz="0" w:space="0" w:color="auto"/>
          </w:divBdr>
        </w:div>
        <w:div w:id="1533767471">
          <w:marLeft w:val="0"/>
          <w:marRight w:val="0"/>
          <w:marTop w:val="0"/>
          <w:marBottom w:val="0"/>
          <w:divBdr>
            <w:top w:val="none" w:sz="0" w:space="0" w:color="auto"/>
            <w:left w:val="none" w:sz="0" w:space="0" w:color="auto"/>
            <w:bottom w:val="none" w:sz="0" w:space="0" w:color="auto"/>
            <w:right w:val="none" w:sz="0" w:space="0" w:color="auto"/>
          </w:divBdr>
        </w:div>
      </w:divsChild>
    </w:div>
    <w:div w:id="2061660816">
      <w:bodyDiv w:val="1"/>
      <w:marLeft w:val="0"/>
      <w:marRight w:val="0"/>
      <w:marTop w:val="0"/>
      <w:marBottom w:val="0"/>
      <w:divBdr>
        <w:top w:val="none" w:sz="0" w:space="0" w:color="auto"/>
        <w:left w:val="none" w:sz="0" w:space="0" w:color="auto"/>
        <w:bottom w:val="none" w:sz="0" w:space="0" w:color="auto"/>
        <w:right w:val="none" w:sz="0" w:space="0" w:color="auto"/>
      </w:divBdr>
      <w:divsChild>
        <w:div w:id="130907867">
          <w:marLeft w:val="0"/>
          <w:marRight w:val="0"/>
          <w:marTop w:val="0"/>
          <w:marBottom w:val="0"/>
          <w:divBdr>
            <w:top w:val="none" w:sz="0" w:space="0" w:color="auto"/>
            <w:left w:val="none" w:sz="0" w:space="0" w:color="auto"/>
            <w:bottom w:val="none" w:sz="0" w:space="0" w:color="auto"/>
            <w:right w:val="none" w:sz="0" w:space="0" w:color="auto"/>
          </w:divBdr>
          <w:divsChild>
            <w:div w:id="782385026">
              <w:marLeft w:val="0"/>
              <w:marRight w:val="0"/>
              <w:marTop w:val="0"/>
              <w:marBottom w:val="0"/>
              <w:divBdr>
                <w:top w:val="none" w:sz="0" w:space="0" w:color="auto"/>
                <w:left w:val="none" w:sz="0" w:space="0" w:color="auto"/>
                <w:bottom w:val="none" w:sz="0" w:space="0" w:color="auto"/>
                <w:right w:val="none" w:sz="0" w:space="0" w:color="auto"/>
              </w:divBdr>
              <w:divsChild>
                <w:div w:id="962736539">
                  <w:marLeft w:val="0"/>
                  <w:marRight w:val="0"/>
                  <w:marTop w:val="0"/>
                  <w:marBottom w:val="0"/>
                  <w:divBdr>
                    <w:top w:val="none" w:sz="0" w:space="0" w:color="auto"/>
                    <w:left w:val="none" w:sz="0" w:space="0" w:color="auto"/>
                    <w:bottom w:val="none" w:sz="0" w:space="0" w:color="auto"/>
                    <w:right w:val="none" w:sz="0" w:space="0" w:color="auto"/>
                  </w:divBdr>
                  <w:divsChild>
                    <w:div w:id="1527056306">
                      <w:marLeft w:val="0"/>
                      <w:marRight w:val="0"/>
                      <w:marTop w:val="0"/>
                      <w:marBottom w:val="150"/>
                      <w:divBdr>
                        <w:top w:val="none" w:sz="0" w:space="0" w:color="auto"/>
                        <w:left w:val="none" w:sz="0" w:space="0" w:color="auto"/>
                        <w:bottom w:val="none" w:sz="0" w:space="0" w:color="auto"/>
                        <w:right w:val="none" w:sz="0" w:space="0" w:color="auto"/>
                      </w:divBdr>
                      <w:divsChild>
                        <w:div w:id="1791389469">
                          <w:marLeft w:val="0"/>
                          <w:marRight w:val="0"/>
                          <w:marTop w:val="0"/>
                          <w:marBottom w:val="0"/>
                          <w:divBdr>
                            <w:top w:val="none" w:sz="0" w:space="0" w:color="auto"/>
                            <w:left w:val="none" w:sz="0" w:space="0" w:color="auto"/>
                            <w:bottom w:val="none" w:sz="0" w:space="0" w:color="auto"/>
                            <w:right w:val="none" w:sz="0" w:space="0" w:color="auto"/>
                          </w:divBdr>
                          <w:divsChild>
                            <w:div w:id="1651709015">
                              <w:marLeft w:val="0"/>
                              <w:marRight w:val="0"/>
                              <w:marTop w:val="0"/>
                              <w:marBottom w:val="0"/>
                              <w:divBdr>
                                <w:top w:val="none" w:sz="0" w:space="0" w:color="auto"/>
                                <w:left w:val="none" w:sz="0" w:space="0" w:color="auto"/>
                                <w:bottom w:val="none" w:sz="0" w:space="0" w:color="auto"/>
                                <w:right w:val="none" w:sz="0" w:space="0" w:color="auto"/>
                              </w:divBdr>
                              <w:divsChild>
                                <w:div w:id="144585744">
                                  <w:marLeft w:val="0"/>
                                  <w:marRight w:val="0"/>
                                  <w:marTop w:val="0"/>
                                  <w:marBottom w:val="0"/>
                                  <w:divBdr>
                                    <w:top w:val="none" w:sz="0" w:space="0" w:color="auto"/>
                                    <w:left w:val="none" w:sz="0" w:space="0" w:color="auto"/>
                                    <w:bottom w:val="none" w:sz="0" w:space="0" w:color="auto"/>
                                    <w:right w:val="none" w:sz="0" w:space="0" w:color="auto"/>
                                  </w:divBdr>
                                  <w:divsChild>
                                    <w:div w:id="76954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0982155">
      <w:bodyDiv w:val="1"/>
      <w:marLeft w:val="0"/>
      <w:marRight w:val="0"/>
      <w:marTop w:val="0"/>
      <w:marBottom w:val="0"/>
      <w:divBdr>
        <w:top w:val="none" w:sz="0" w:space="0" w:color="auto"/>
        <w:left w:val="none" w:sz="0" w:space="0" w:color="auto"/>
        <w:bottom w:val="none" w:sz="0" w:space="0" w:color="auto"/>
        <w:right w:val="none" w:sz="0" w:space="0" w:color="auto"/>
      </w:divBdr>
    </w:div>
    <w:div w:id="2137947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ichal.coupek@psas.cz" TargetMode="Externa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michal.palinkas@actlegal-rhl.com"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D4D5ECE-B74B-431A-B375-7BD3194853D3}">
  <we:reference id="a4f645c4-dfcd-49f7-84b1-ecbce49040a8" version="1.0.0.0" store="developer" storeType="Registry"/>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A9505A-3AFF-4942-BF35-957E6E849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TotalTime>
  <Pages>32</Pages>
  <Words>9608</Words>
  <Characters>60726</Characters>
  <Application>Microsoft Office Word</Application>
  <DocSecurity>0</DocSecurity>
  <Lines>1124</Lines>
  <Paragraphs>388</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
      <vt:lpstr/>
    </vt:vector>
  </TitlesOfParts>
  <Company>ŘANDA HAVEL LEGAL advokátní kancelář s.r.o.</Company>
  <LinksUpToDate>false</LinksUpToDate>
  <CharactersWithSpaces>69946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Radek.Smid@randalegal.com</dc:creator>
  <cp:lastModifiedBy>MOORE Legal CZ</cp:lastModifiedBy>
  <cp:revision>17</cp:revision>
  <cp:lastPrinted>2022-05-27T08:31:00Z</cp:lastPrinted>
  <dcterms:created xsi:type="dcterms:W3CDTF">2022-05-23T15:05:00Z</dcterms:created>
  <dcterms:modified xsi:type="dcterms:W3CDTF">2026-04-22T22:28:50.495Z</dcterms:modified>
</cp:coreProperties>
</file>