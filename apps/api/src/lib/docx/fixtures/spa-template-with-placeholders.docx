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847E" w14:textId="43642AC7" w:rsidR="00366D6B" w:rsidRPr="00F56967" w:rsidRDefault="00366D6B" w:rsidP="00230CA2">
      <w:pPr>
        <w:widowControl w:val="0"/>
        <w:spacing w:before="120" w:after="120" w:line="300" w:lineRule="exact"/>
        <w:rPr>
          <w:rFonts w:ascii="Corbel" w:hAnsi="Corbel"/>
          <w:b/>
          <w:caps/>
          <w:color w:val="575757"/>
          <w:spacing w:val="20"/>
          <w:sz w:val="28"/>
          <w:szCs w:val="21"/>
        </w:rPr>
      </w:pPr>
      <w:r w:rsidRPr="00F56967">
        <w:rPr>
          <w:rFonts w:ascii="Corbel" w:hAnsi="Corbel"/>
          <w:b/>
          <w:caps/>
          <w:color w:val="575757"/>
          <w:spacing w:val="20"/>
          <w:sz w:val="28"/>
          <w:szCs w:val="21"/>
        </w:rPr>
        <w:t xml:space="preserve">Smlouva o převodu </w:t>
      </w:r>
      <w:r w:rsidR="00372063" w:rsidRPr="00F56967">
        <w:rPr>
          <w:rFonts w:ascii="Corbel" w:hAnsi="Corbel"/>
          <w:b/>
          <w:caps/>
          <w:color w:val="575757"/>
          <w:spacing w:val="20"/>
          <w:sz w:val="28"/>
          <w:szCs w:val="21"/>
        </w:rPr>
        <w:t>podíl</w:t>
      </w:r>
      <w:r w:rsidR="00B03999">
        <w:rPr>
          <w:rFonts w:ascii="Corbel" w:hAnsi="Corbel"/>
          <w:b/>
          <w:caps/>
          <w:color w:val="575757"/>
          <w:spacing w:val="20"/>
          <w:sz w:val="28"/>
          <w:szCs w:val="21"/>
        </w:rPr>
        <w:t>ů</w:t>
      </w:r>
      <w:r w:rsidR="00822D2B" w:rsidRPr="00F56967">
        <w:rPr>
          <w:rFonts w:ascii="Corbel" w:hAnsi="Corbel"/>
          <w:b/>
          <w:caps/>
          <w:color w:val="575757"/>
          <w:spacing w:val="20"/>
          <w:sz w:val="28"/>
          <w:szCs w:val="21"/>
        </w:rPr>
        <w:t xml:space="preserve"> VE </w:t>
      </w:r>
      <w:r w:rsidR="00BC4660">
        <w:rPr>
          <w:rFonts w:ascii="Corbel" w:hAnsi="Corbel"/>
          <w:b/>
          <w:caps/>
          <w:color w:val="575757"/>
          <w:spacing w:val="20"/>
          <w:sz w:val="28"/>
          <w:szCs w:val="21"/>
        </w:rPr>
        <w:t>SPOLEČNOST</w:t>
      </w:r>
      <w:r w:rsidR="00356041">
        <w:rPr>
          <w:rFonts w:ascii="Corbel" w:hAnsi="Corbel"/>
          <w:b/>
          <w:caps/>
          <w:color w:val="575757"/>
          <w:spacing w:val="20"/>
          <w:sz w:val="28"/>
          <w:szCs w:val="21"/>
        </w:rPr>
        <w:t>ECH</w:t>
      </w:r>
      <w:r w:rsidR="00BC4660">
        <w:rPr>
          <w:rFonts w:ascii="Corbel" w:hAnsi="Corbel"/>
          <w:b/>
          <w:caps/>
          <w:color w:val="575757"/>
          <w:spacing w:val="20"/>
          <w:sz w:val="28"/>
          <w:szCs w:val="21"/>
        </w:rPr>
        <w:t xml:space="preserve"> </w:t>
      </w:r>
      <w:r w:rsidR="00F359B7">
        <w:rPr>
          <w:rFonts w:ascii="Corbel" w:hAnsi="Corbel"/>
          <w:b/>
          <w:caps/>
          <w:color w:val="575757"/>
          <w:spacing w:val="20"/>
          <w:sz w:val="28"/>
          <w:szCs w:val="21"/>
        </w:rPr>
        <w:t>RELAKA</w:t>
      </w:r>
      <w:r w:rsidR="00893FDB">
        <w:rPr>
          <w:rFonts w:ascii="Corbel" w:hAnsi="Corbel"/>
          <w:b/>
          <w:bCs/>
          <w:caps/>
          <w:color w:val="575757"/>
          <w:spacing w:val="20"/>
          <w:sz w:val="28"/>
          <w:szCs w:val="21"/>
        </w:rPr>
        <w:t xml:space="preserve"> s.r.o.</w:t>
      </w:r>
      <w:r w:rsidR="00356041">
        <w:rPr>
          <w:rFonts w:ascii="Corbel" w:hAnsi="Corbel"/>
          <w:b/>
          <w:bCs/>
          <w:caps/>
          <w:color w:val="575757"/>
          <w:spacing w:val="20"/>
          <w:sz w:val="28"/>
          <w:szCs w:val="21"/>
        </w:rPr>
        <w:t xml:space="preserve"> a AGROBIOPLYN s.r.o.</w:t>
      </w:r>
    </w:p>
    <w:p w14:paraId="169FA1AE" w14:textId="77777777" w:rsidR="004D6AAC" w:rsidRPr="00F56967" w:rsidRDefault="004D6AAC" w:rsidP="00230CA2">
      <w:pPr>
        <w:widowControl w:val="0"/>
        <w:spacing w:before="120" w:after="120" w:line="300" w:lineRule="exact"/>
        <w:rPr>
          <w:rFonts w:ascii="Corbel" w:hAnsi="Corbel"/>
          <w:color w:val="575757"/>
          <w:szCs w:val="21"/>
        </w:rPr>
      </w:pPr>
    </w:p>
    <w:p w14:paraId="050A43C4" w14:textId="77777777" w:rsidR="00C8552A" w:rsidRPr="00F56967" w:rsidRDefault="00C8552A" w:rsidP="00230CA2">
      <w:pPr>
        <w:widowControl w:val="0"/>
        <w:spacing w:before="120" w:after="120" w:line="300" w:lineRule="exact"/>
        <w:rPr>
          <w:rFonts w:ascii="Corbel" w:hAnsi="Corbel"/>
          <w:color w:val="575757"/>
          <w:szCs w:val="21"/>
        </w:rPr>
      </w:pPr>
    </w:p>
    <w:p w14:paraId="75D6687A" w14:textId="77777777" w:rsidR="00C8552A" w:rsidRPr="00F56967" w:rsidRDefault="00C8552A" w:rsidP="00230CA2">
      <w:pPr>
        <w:widowControl w:val="0"/>
        <w:spacing w:before="120" w:after="120" w:line="300" w:lineRule="exact"/>
        <w:rPr>
          <w:rFonts w:ascii="Corbel" w:hAnsi="Corbel"/>
          <w:color w:val="575757"/>
          <w:szCs w:val="21"/>
        </w:rPr>
      </w:pPr>
    </w:p>
    <w:p w14:paraId="3D730BF4" w14:textId="77777777" w:rsidR="00366D6B"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mezi</w:t>
      </w:r>
    </w:p>
    <w:p w14:paraId="019E5E65" w14:textId="77777777" w:rsidR="004D6AAC" w:rsidRPr="00F56967" w:rsidRDefault="004D6AAC" w:rsidP="00230CA2">
      <w:pPr>
        <w:widowControl w:val="0"/>
        <w:spacing w:before="120" w:after="120" w:line="300" w:lineRule="exact"/>
        <w:rPr>
          <w:rFonts w:ascii="Corbel" w:hAnsi="Corbel"/>
          <w:color w:val="575757"/>
          <w:szCs w:val="21"/>
        </w:rPr>
      </w:pPr>
    </w:p>
    <w:p w14:paraId="3397F87F" w14:textId="77777777" w:rsidR="00C8552A" w:rsidRPr="00F56967" w:rsidRDefault="00C8552A" w:rsidP="00230CA2">
      <w:pPr>
        <w:widowControl w:val="0"/>
        <w:spacing w:before="120" w:after="120" w:line="300" w:lineRule="exact"/>
        <w:rPr>
          <w:rFonts w:ascii="Corbel" w:hAnsi="Corbel"/>
          <w:color w:val="575757"/>
          <w:szCs w:val="21"/>
        </w:rPr>
      </w:pPr>
    </w:p>
    <w:p w14:paraId="6824F5A1" w14:textId="0919B314" w:rsidR="004D6AAC"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{{seller_1_name}}</w:t>
      </w:r>
    </w:p>
    <w:p w14:paraId="6CF0107E" w14:textId="730ECAF7" w:rsidR="00AE67A6" w:rsidRDefault="00510135"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prodávajícím</w:t>
      </w:r>
      <w:r w:rsidR="00893FDB">
        <w:rPr>
          <w:rFonts w:ascii="Corbel" w:hAnsi="Corbel"/>
          <w:color w:val="575757"/>
          <w:szCs w:val="21"/>
        </w:rPr>
        <w:t xml:space="preserve"> 1</w:t>
      </w:r>
    </w:p>
    <w:p w14:paraId="43FE22A2" w14:textId="7DBE2166" w:rsidR="00893FDB" w:rsidRDefault="00893FDB" w:rsidP="00230CA2">
      <w:pPr>
        <w:widowControl w:val="0"/>
        <w:spacing w:before="120" w:after="120" w:line="300" w:lineRule="exact"/>
        <w:rPr>
          <w:rFonts w:ascii="Corbel" w:hAnsi="Corbel"/>
          <w:color w:val="575757"/>
          <w:szCs w:val="21"/>
        </w:rPr>
      </w:pPr>
    </w:p>
    <w:p w14:paraId="02144DE7" w14:textId="3D141DE6"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47CBC231" w14:textId="6EE5B022" w:rsidR="00893FDB" w:rsidRDefault="00893FDB" w:rsidP="00230CA2">
      <w:pPr>
        <w:widowControl w:val="0"/>
        <w:spacing w:before="120" w:after="120" w:line="300" w:lineRule="exact"/>
        <w:rPr>
          <w:rFonts w:ascii="Corbel" w:hAnsi="Corbel"/>
          <w:color w:val="575757"/>
          <w:szCs w:val="21"/>
        </w:rPr>
      </w:pPr>
    </w:p>
    <w:p w14:paraId="7CA2FC7D" w14:textId="4210854F" w:rsidR="00893FDB" w:rsidRPr="00231E1F" w:rsidRDefault="00893FDB"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Ing. </w:t>
      </w:r>
      <w:r w:rsidR="00F359B7" w:rsidRPr="00231E1F">
        <w:rPr>
          <w:rFonts w:ascii="Corbel" w:hAnsi="Corbel"/>
          <w:b/>
          <w:bCs/>
          <w:color w:val="575757"/>
          <w:szCs w:val="21"/>
        </w:rPr>
        <w:t xml:space="preserve">Stanislavem </w:t>
      </w:r>
      <w:proofErr w:type="spellStart"/>
      <w:r w:rsidR="00F359B7" w:rsidRPr="00231E1F">
        <w:rPr>
          <w:rFonts w:ascii="Corbel" w:hAnsi="Corbel"/>
          <w:b/>
          <w:bCs/>
          <w:color w:val="575757"/>
          <w:szCs w:val="21"/>
        </w:rPr>
        <w:t>Braňkou</w:t>
      </w:r>
      <w:proofErr w:type="spellEnd"/>
    </w:p>
    <w:p w14:paraId="61DBFEE0" w14:textId="5C1B77A7"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jako prodávajícím 2</w:t>
      </w:r>
    </w:p>
    <w:p w14:paraId="53500E97" w14:textId="77D71104" w:rsidR="00893FDB" w:rsidRDefault="00893FDB" w:rsidP="00230CA2">
      <w:pPr>
        <w:widowControl w:val="0"/>
        <w:spacing w:before="120" w:after="120" w:line="300" w:lineRule="exact"/>
        <w:rPr>
          <w:rFonts w:ascii="Corbel" w:hAnsi="Corbel"/>
          <w:color w:val="575757"/>
          <w:szCs w:val="21"/>
        </w:rPr>
      </w:pPr>
    </w:p>
    <w:p w14:paraId="10B4AE4F" w14:textId="2455941F"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022026A2" w14:textId="75B51E6A" w:rsidR="00893FDB" w:rsidRDefault="00893FDB" w:rsidP="00230CA2">
      <w:pPr>
        <w:widowControl w:val="0"/>
        <w:spacing w:before="120" w:after="120" w:line="300" w:lineRule="exact"/>
        <w:rPr>
          <w:rFonts w:ascii="Corbel" w:hAnsi="Corbel"/>
          <w:color w:val="575757"/>
          <w:szCs w:val="21"/>
        </w:rPr>
      </w:pPr>
    </w:p>
    <w:p w14:paraId="705E1FC8" w14:textId="7E364400" w:rsidR="00893FDB" w:rsidRPr="00231E1F" w:rsidRDefault="00F359B7" w:rsidP="00893FDB">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Miroslavem </w:t>
      </w:r>
      <w:proofErr w:type="spellStart"/>
      <w:r w:rsidRPr="00231E1F">
        <w:rPr>
          <w:rFonts w:ascii="Corbel" w:hAnsi="Corbel"/>
          <w:b/>
          <w:bCs/>
          <w:color w:val="575757"/>
          <w:szCs w:val="21"/>
        </w:rPr>
        <w:t>Braňkou</w:t>
      </w:r>
      <w:proofErr w:type="spellEnd"/>
    </w:p>
    <w:p w14:paraId="405CC57D" w14:textId="4E7AB7D1" w:rsidR="00893FDB" w:rsidRPr="00F56967" w:rsidRDefault="00893FDB" w:rsidP="00893FDB">
      <w:pPr>
        <w:widowControl w:val="0"/>
        <w:spacing w:before="120" w:after="120" w:line="300" w:lineRule="exact"/>
        <w:rPr>
          <w:rFonts w:ascii="Corbel" w:hAnsi="Corbel"/>
          <w:color w:val="575757"/>
          <w:szCs w:val="21"/>
        </w:rPr>
      </w:pPr>
      <w:r>
        <w:rPr>
          <w:rFonts w:ascii="Corbel" w:hAnsi="Corbel"/>
          <w:color w:val="575757"/>
          <w:szCs w:val="21"/>
        </w:rPr>
        <w:t>jako prodávajícím 3</w:t>
      </w:r>
    </w:p>
    <w:p w14:paraId="50B5A29D" w14:textId="77777777" w:rsidR="00924AF6" w:rsidRPr="00F56967" w:rsidRDefault="00924AF6" w:rsidP="00230CA2">
      <w:pPr>
        <w:widowControl w:val="0"/>
        <w:spacing w:before="120" w:after="120" w:line="300" w:lineRule="exact"/>
        <w:rPr>
          <w:rFonts w:ascii="Corbel" w:hAnsi="Corbel"/>
          <w:color w:val="575757"/>
          <w:szCs w:val="21"/>
        </w:rPr>
      </w:pPr>
    </w:p>
    <w:p w14:paraId="360BD052" w14:textId="77777777" w:rsidR="00001369" w:rsidRPr="00F56967" w:rsidRDefault="00001369" w:rsidP="00230CA2">
      <w:pPr>
        <w:widowControl w:val="0"/>
        <w:spacing w:before="120" w:after="120" w:line="300" w:lineRule="exact"/>
        <w:rPr>
          <w:rFonts w:ascii="Corbel" w:hAnsi="Corbel"/>
          <w:color w:val="575757"/>
          <w:szCs w:val="21"/>
        </w:rPr>
      </w:pPr>
      <w:r w:rsidRPr="00F56967">
        <w:rPr>
          <w:rFonts w:ascii="Corbel" w:hAnsi="Corbel"/>
          <w:color w:val="575757"/>
          <w:szCs w:val="21"/>
        </w:rPr>
        <w:t>a</w:t>
      </w:r>
    </w:p>
    <w:p w14:paraId="03525B91" w14:textId="77777777" w:rsidR="00924AF6" w:rsidRPr="00F56967" w:rsidRDefault="00924AF6" w:rsidP="00230CA2">
      <w:pPr>
        <w:widowControl w:val="0"/>
        <w:spacing w:before="120" w:after="120" w:line="300" w:lineRule="exact"/>
        <w:rPr>
          <w:rFonts w:ascii="Corbel" w:hAnsi="Corbel"/>
          <w:color w:val="575757"/>
          <w:szCs w:val="21"/>
        </w:rPr>
      </w:pPr>
    </w:p>
    <w:p w14:paraId="098F6C5F" w14:textId="4942403B" w:rsidR="00366D6B"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{{buyer_name}}</w:t>
      </w:r>
    </w:p>
    <w:p w14:paraId="5E3D2FCF" w14:textId="4EA2B2A4" w:rsidR="005E61E0"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kupujícím</w:t>
      </w:r>
    </w:p>
    <w:p w14:paraId="3B92143A" w14:textId="77777777" w:rsidR="00396EC2" w:rsidRPr="00F56967" w:rsidRDefault="00396EC2" w:rsidP="00396EC2">
      <w:pPr>
        <w:widowControl w:val="0"/>
        <w:spacing w:before="120" w:after="120" w:line="300" w:lineRule="exact"/>
        <w:rPr>
          <w:rFonts w:ascii="Corbel" w:hAnsi="Corbel"/>
          <w:color w:val="575757"/>
          <w:szCs w:val="21"/>
        </w:rPr>
      </w:pPr>
    </w:p>
    <w:p w14:paraId="26B8C5C8" w14:textId="77777777" w:rsidR="00EE7C36" w:rsidRPr="00F56967" w:rsidRDefault="00EE7C36" w:rsidP="00230CA2">
      <w:pPr>
        <w:widowControl w:val="0"/>
        <w:spacing w:before="120" w:after="120" w:line="300" w:lineRule="exact"/>
        <w:rPr>
          <w:rFonts w:ascii="Corbel" w:hAnsi="Corbel"/>
          <w:color w:val="575757"/>
          <w:szCs w:val="21"/>
        </w:rPr>
      </w:pPr>
    </w:p>
    <w:p w14:paraId="19885EED" w14:textId="0981AB02" w:rsidR="00924AF6"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ze dne </w:t>
      </w:r>
      <w:r w:rsidR="000D39F9">
        <w:rPr>
          <w:rFonts w:ascii="Corbel" w:hAnsi="Corbel"/>
          <w:color w:val="575757"/>
          <w:szCs w:val="21"/>
        </w:rPr>
        <w:t>27. května</w:t>
      </w:r>
      <w:r w:rsidR="00231E1F">
        <w:rPr>
          <w:rFonts w:ascii="Corbel" w:hAnsi="Corbel"/>
          <w:color w:val="575757"/>
          <w:szCs w:val="21"/>
        </w:rPr>
        <w:t xml:space="preserve"> 2022</w:t>
      </w:r>
    </w:p>
    <w:p w14:paraId="1FAE78B3" w14:textId="4E8A32FC" w:rsidR="00BC7356" w:rsidRPr="00F56967" w:rsidRDefault="00366D6B" w:rsidP="00230CA2">
      <w:pPr>
        <w:widowControl w:val="0"/>
        <w:spacing w:before="120" w:after="240" w:line="300" w:lineRule="exact"/>
        <w:rPr>
          <w:rFonts w:ascii="Corbel" w:hAnsi="Corbel"/>
          <w:bCs/>
          <w:color w:val="575757"/>
          <w:lang w:eastAsia="en-US"/>
        </w:rPr>
      </w:pPr>
      <w:r w:rsidRPr="00F56967">
        <w:rPr>
          <w:rFonts w:ascii="Corbel" w:hAnsi="Corbel"/>
          <w:bCs/>
          <w:color w:val="575757"/>
          <w:szCs w:val="21"/>
          <w:lang w:eastAsia="en-US"/>
        </w:rPr>
        <w:br w:type="page"/>
      </w:r>
      <w:r w:rsidR="00753965" w:rsidRPr="00F56967">
        <w:rPr>
          <w:rFonts w:ascii="Corbel" w:hAnsi="Corbel"/>
          <w:bCs/>
          <w:color w:val="575757"/>
          <w:lang w:eastAsia="en-US"/>
        </w:rPr>
        <w:lastRenderedPageBreak/>
        <w:t>Tato</w:t>
      </w:r>
      <w:r w:rsidR="00D134B3">
        <w:rPr>
          <w:rFonts w:ascii="Corbel" w:hAnsi="Corbel"/>
          <w:bCs/>
          <w:color w:val="575757"/>
          <w:lang w:eastAsia="en-US"/>
        </w:rPr>
        <w:t xml:space="preserve"> smlouva o převodu podílů </w:t>
      </w:r>
      <w:bookmarkStart w:id="0" w:name="_Hlk104469911"/>
      <w:r w:rsidR="00D134B3">
        <w:rPr>
          <w:rFonts w:ascii="Corbel" w:hAnsi="Corbel"/>
          <w:bCs/>
          <w:color w:val="575757"/>
          <w:lang w:eastAsia="en-US"/>
        </w:rPr>
        <w:t>ve společnostech RELAKA s.r.o. a AGROBIOPLYN s.r.o.</w:t>
      </w:r>
      <w:bookmarkEnd w:id="0"/>
      <w:r w:rsidR="00D134B3">
        <w:rPr>
          <w:rFonts w:ascii="Corbel" w:hAnsi="Corbel"/>
          <w:bCs/>
          <w:color w:val="575757"/>
          <w:lang w:eastAsia="en-US"/>
        </w:rPr>
        <w:t xml:space="preserve"> </w:t>
      </w:r>
      <w:r w:rsidR="00664090" w:rsidRPr="00F56967">
        <w:rPr>
          <w:rFonts w:ascii="Corbel" w:hAnsi="Corbel"/>
          <w:bCs/>
          <w:color w:val="575757"/>
          <w:lang w:eastAsia="en-US"/>
        </w:rPr>
        <w:t>(„</w:t>
      </w:r>
      <w:r w:rsidR="00664090" w:rsidRPr="00F56967">
        <w:rPr>
          <w:rFonts w:ascii="Corbel" w:hAnsi="Corbel"/>
          <w:b/>
          <w:bCs/>
          <w:color w:val="575757"/>
          <w:lang w:eastAsia="en-US"/>
        </w:rPr>
        <w:t>Smlouva</w:t>
      </w:r>
      <w:r w:rsidR="00664090" w:rsidRPr="00F56967">
        <w:rPr>
          <w:rFonts w:ascii="Corbel" w:hAnsi="Corbel"/>
          <w:bCs/>
          <w:color w:val="575757"/>
          <w:lang w:eastAsia="en-US"/>
        </w:rPr>
        <w:t xml:space="preserve">“) </w:t>
      </w:r>
      <w:r w:rsidR="00753965" w:rsidRPr="00F56967">
        <w:rPr>
          <w:rFonts w:ascii="Corbel" w:hAnsi="Corbel"/>
          <w:bCs/>
          <w:color w:val="575757"/>
          <w:lang w:eastAsia="en-US"/>
        </w:rPr>
        <w:t xml:space="preserve">byla uzavřena </w:t>
      </w:r>
      <w:r w:rsidR="00AE67A6" w:rsidRPr="00F56967">
        <w:rPr>
          <w:rFonts w:ascii="Corbel" w:hAnsi="Corbel"/>
          <w:bCs/>
          <w:color w:val="575757"/>
          <w:lang w:eastAsia="en-US"/>
        </w:rPr>
        <w:t xml:space="preserve">podle </w:t>
      </w:r>
      <w:r w:rsidR="00AE67A6" w:rsidRPr="00F56967">
        <w:rPr>
          <w:rFonts w:ascii="Corbel" w:hAnsi="Corbel"/>
          <w:color w:val="575757"/>
        </w:rPr>
        <w:t xml:space="preserve">§ </w:t>
      </w:r>
      <w:r w:rsidR="00231E1F" w:rsidRPr="00F56967">
        <w:rPr>
          <w:rFonts w:ascii="Corbel" w:hAnsi="Corbel"/>
          <w:color w:val="575757"/>
        </w:rPr>
        <w:t>17</w:t>
      </w:r>
      <w:r w:rsidR="00231E1F">
        <w:rPr>
          <w:rFonts w:ascii="Corbel" w:hAnsi="Corbel"/>
          <w:color w:val="575757"/>
        </w:rPr>
        <w:t>46 odst. 2</w:t>
      </w:r>
      <w:r w:rsidR="00231E1F" w:rsidRPr="00F56967">
        <w:rPr>
          <w:rFonts w:ascii="Corbel" w:hAnsi="Corbel"/>
          <w:color w:val="575757"/>
        </w:rPr>
        <w:t xml:space="preserve"> </w:t>
      </w:r>
      <w:r w:rsidR="00506026" w:rsidRPr="00F56967">
        <w:rPr>
          <w:rFonts w:ascii="Corbel" w:hAnsi="Corbel"/>
          <w:color w:val="575757"/>
        </w:rPr>
        <w:t>a násl.</w:t>
      </w:r>
      <w:r w:rsidR="00C91C33" w:rsidRPr="00F56967">
        <w:rPr>
          <w:rFonts w:ascii="Corbel" w:hAnsi="Corbel"/>
          <w:color w:val="575757"/>
        </w:rPr>
        <w:t xml:space="preserve"> </w:t>
      </w:r>
      <w:r w:rsidR="00263DF5" w:rsidRPr="00F56967">
        <w:rPr>
          <w:rFonts w:ascii="Corbel" w:hAnsi="Corbel"/>
          <w:color w:val="575757"/>
        </w:rPr>
        <w:t>ve spojení s</w:t>
      </w:r>
      <w:r w:rsidR="00BB5448" w:rsidRPr="00F56967">
        <w:rPr>
          <w:rFonts w:ascii="Corbel" w:hAnsi="Corbel"/>
          <w:color w:val="575757"/>
        </w:rPr>
        <w:t> </w:t>
      </w:r>
      <w:r w:rsidR="00263DF5" w:rsidRPr="00F56967">
        <w:rPr>
          <w:rFonts w:ascii="Corbel" w:hAnsi="Corbel"/>
          <w:color w:val="575757"/>
        </w:rPr>
        <w:t xml:space="preserve">§ </w:t>
      </w:r>
      <w:r w:rsidR="00AE67A6" w:rsidRPr="00F56967">
        <w:rPr>
          <w:rFonts w:ascii="Corbel" w:hAnsi="Corbel"/>
          <w:color w:val="575757"/>
        </w:rPr>
        <w:t xml:space="preserve">2079 </w:t>
      </w:r>
      <w:r w:rsidR="000C5D84" w:rsidRPr="00F56967">
        <w:rPr>
          <w:rFonts w:ascii="Corbel" w:hAnsi="Corbel"/>
          <w:color w:val="575757"/>
        </w:rPr>
        <w:t xml:space="preserve">Občanského zákoníku </w:t>
      </w:r>
      <w:r w:rsidR="00263DF5" w:rsidRPr="00F56967">
        <w:rPr>
          <w:rFonts w:ascii="Corbel" w:hAnsi="Corbel"/>
          <w:color w:val="575757"/>
        </w:rPr>
        <w:t>a</w:t>
      </w:r>
      <w:r w:rsidR="00231E1F">
        <w:rPr>
          <w:rFonts w:ascii="Corbel" w:hAnsi="Corbel"/>
          <w:color w:val="575757"/>
        </w:rPr>
        <w:t> </w:t>
      </w:r>
      <w:r w:rsidR="00AE67A6" w:rsidRPr="00F56967">
        <w:rPr>
          <w:rFonts w:ascii="Corbel" w:hAnsi="Corbel"/>
          <w:color w:val="575757"/>
        </w:rPr>
        <w:t>s</w:t>
      </w:r>
      <w:r w:rsidR="00231E1F">
        <w:rPr>
          <w:rFonts w:ascii="Corbel" w:hAnsi="Corbel"/>
          <w:color w:val="575757"/>
        </w:rPr>
        <w:t> </w:t>
      </w:r>
      <w:r w:rsidR="00AE67A6" w:rsidRPr="00F56967">
        <w:rPr>
          <w:rFonts w:ascii="Corbel" w:hAnsi="Corbel"/>
          <w:color w:val="575757"/>
        </w:rPr>
        <w:t>§</w:t>
      </w:r>
      <w:r w:rsidR="00921D27" w:rsidRPr="00F56967">
        <w:rPr>
          <w:rFonts w:ascii="Corbel" w:hAnsi="Corbel"/>
          <w:color w:val="575757"/>
        </w:rPr>
        <w:t> </w:t>
      </w:r>
      <w:r w:rsidR="00AE67A6" w:rsidRPr="00F56967">
        <w:rPr>
          <w:rFonts w:ascii="Corbel" w:hAnsi="Corbel"/>
          <w:color w:val="575757"/>
        </w:rPr>
        <w:t xml:space="preserve">207 </w:t>
      </w:r>
      <w:r w:rsidR="000C5D84" w:rsidRPr="00F56967">
        <w:rPr>
          <w:rFonts w:ascii="Corbel" w:hAnsi="Corbel"/>
          <w:color w:val="575757"/>
        </w:rPr>
        <w:t xml:space="preserve">Zákona o obchodních korporacích </w:t>
      </w:r>
      <w:r w:rsidR="00753965" w:rsidRPr="00F56967">
        <w:rPr>
          <w:rFonts w:ascii="Corbel" w:hAnsi="Corbel"/>
          <w:bCs/>
          <w:color w:val="575757"/>
          <w:lang w:eastAsia="en-US"/>
        </w:rPr>
        <w:t xml:space="preserve">mezi </w:t>
      </w:r>
      <w:r w:rsidR="007F0DF5" w:rsidRPr="00F56967">
        <w:rPr>
          <w:rFonts w:ascii="Corbel" w:hAnsi="Corbel"/>
          <w:bCs/>
          <w:color w:val="575757"/>
          <w:lang w:eastAsia="en-US"/>
        </w:rPr>
        <w:t xml:space="preserve">následujícími smluvními </w:t>
      </w:r>
      <w:r w:rsidR="00753965" w:rsidRPr="00F56967">
        <w:rPr>
          <w:rFonts w:ascii="Corbel" w:hAnsi="Corbel"/>
          <w:bCs/>
          <w:color w:val="575757"/>
          <w:lang w:eastAsia="en-US"/>
        </w:rPr>
        <w:t>stranami:</w:t>
      </w:r>
    </w:p>
    <w:p w14:paraId="03593343" w14:textId="75BFAD5A" w:rsidR="00E70DDE" w:rsidRPr="00893FDB" w:rsidRDefault="00F359B7" w:rsidP="00893FDB">
      <w:pPr>
        <w:pStyle w:val="ListParagraph"/>
        <w:widowControl w:val="0"/>
        <w:numPr>
          <w:ilvl w:val="0"/>
          <w:numId w:val="1"/>
        </w:numPr>
        <w:spacing w:before="120" w:after="120" w:line="300" w:lineRule="exact"/>
        <w:ind w:left="709" w:hanging="709"/>
        <w:contextualSpacing w:val="0"/>
        <w:rPr>
          <w:rFonts w:ascii="Corbel" w:hAnsi="Corbel"/>
          <w:bCs/>
          <w:color w:val="575757"/>
        </w:rPr>
      </w:pPr>
      <w:r w:rsidRPr="00CD1282">
        <w:rPr>
          <w:rFonts w:ascii="Corbel" w:hAnsi="Corbel"/>
          <w:b/>
          <w:color w:val="595959" w:themeColor="text1" w:themeTint="A6"/>
        </w:rPr>
        <w:t>{{seller_1_name}}</w:t>
      </w:r>
      <w:r w:rsidRPr="00CD1282">
        <w:rPr>
          <w:rFonts w:ascii="Corbel" w:hAnsi="Corbel"/>
          <w:color w:val="595959" w:themeColor="text1" w:themeTint="A6"/>
        </w:rPr>
        <w:t>, IČO: 09332219, se sídlem Rybná 716/24, Staré Město, 110 00 Praha 1, zapsaná v</w:t>
      </w:r>
      <w:r w:rsidR="002E3E5A">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101048B7" w14:textId="1B15DB48" w:rsidR="00E70DDE" w:rsidRPr="00F56967" w:rsidRDefault="00E70DDE" w:rsidP="00230CA2">
      <w:pPr>
        <w:pStyle w:val="ListParagraph"/>
        <w:widowControl w:val="0"/>
        <w:spacing w:before="120" w:after="120" w:line="300" w:lineRule="exact"/>
        <w:ind w:left="709"/>
        <w:contextualSpacing w:val="0"/>
        <w:rPr>
          <w:rFonts w:ascii="Corbel" w:hAnsi="Corbel"/>
          <w:bCs/>
          <w:color w:val="575757"/>
          <w:lang w:eastAsia="en-US"/>
        </w:rPr>
      </w:pPr>
      <w:r w:rsidRPr="00F56967">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00893FDB">
        <w:rPr>
          <w:rFonts w:ascii="Corbel" w:hAnsi="Corbel"/>
          <w:b/>
          <w:bCs/>
          <w:color w:val="575757"/>
          <w:lang w:eastAsia="en-US"/>
        </w:rPr>
        <w:t xml:space="preserve"> 1</w:t>
      </w:r>
      <w:r w:rsidRPr="00F56967">
        <w:rPr>
          <w:rFonts w:ascii="Corbel" w:hAnsi="Corbel"/>
          <w:bCs/>
          <w:color w:val="575757"/>
          <w:lang w:eastAsia="en-US"/>
        </w:rPr>
        <w:t>“)</w:t>
      </w:r>
      <w:r w:rsidR="0078543D" w:rsidRPr="00F56967">
        <w:rPr>
          <w:rFonts w:ascii="Corbel" w:hAnsi="Corbel"/>
          <w:bCs/>
          <w:color w:val="575757"/>
          <w:lang w:eastAsia="en-US"/>
        </w:rPr>
        <w:t>;</w:t>
      </w:r>
    </w:p>
    <w:p w14:paraId="5BC250DF" w14:textId="77777777" w:rsidR="00E70DDE" w:rsidRPr="00F56967" w:rsidRDefault="00E70DDE" w:rsidP="00230CA2">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68A3A8F1" w14:textId="7C9BBE7A" w:rsidR="00893FDB" w:rsidRDefault="00893FDB"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00F359B7" w:rsidRPr="00CD1282">
        <w:rPr>
          <w:rFonts w:ascii="Corbel" w:hAnsi="Corbel"/>
          <w:b/>
          <w:bCs/>
          <w:color w:val="595959" w:themeColor="text1" w:themeTint="A6"/>
        </w:rPr>
        <w:t>Stanislav Braňka</w:t>
      </w:r>
      <w:r w:rsidR="00F359B7" w:rsidRPr="00CD1282">
        <w:rPr>
          <w:rFonts w:ascii="Corbel" w:hAnsi="Corbel"/>
          <w:color w:val="595959" w:themeColor="text1" w:themeTint="A6"/>
        </w:rPr>
        <w:t xml:space="preserve">, dat. nar. 22. února 1967, </w:t>
      </w:r>
      <w:r w:rsidR="0043195F">
        <w:rPr>
          <w:rFonts w:ascii="Corbel" w:hAnsi="Corbel"/>
          <w:color w:val="595959" w:themeColor="text1" w:themeTint="A6"/>
        </w:rPr>
        <w:t xml:space="preserve">bytem </w:t>
      </w:r>
      <w:r w:rsidR="00F359B7" w:rsidRPr="00B715E8">
        <w:rPr>
          <w:rFonts w:ascii="Corbel" w:hAnsi="Corbel"/>
          <w:color w:val="595959" w:themeColor="text1" w:themeTint="A6"/>
        </w:rPr>
        <w:t xml:space="preserve">č.p. </w:t>
      </w:r>
      <w:r w:rsidR="00F359B7" w:rsidRPr="00CD1282">
        <w:rPr>
          <w:rFonts w:ascii="Corbel" w:hAnsi="Corbel"/>
          <w:color w:val="595959" w:themeColor="text1" w:themeTint="A6"/>
        </w:rPr>
        <w:t>205</w:t>
      </w:r>
      <w:r w:rsidR="00F359B7" w:rsidRPr="00B715E8">
        <w:rPr>
          <w:rFonts w:ascii="Corbel" w:hAnsi="Corbel"/>
          <w:color w:val="595959" w:themeColor="text1" w:themeTint="A6"/>
        </w:rPr>
        <w:t>, 289 14 Chrást</w:t>
      </w:r>
    </w:p>
    <w:p w14:paraId="208DE8C1" w14:textId="7E730ECF"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2</w:t>
      </w:r>
      <w:r>
        <w:rPr>
          <w:rFonts w:ascii="Corbel" w:hAnsi="Corbel"/>
          <w:bCs/>
          <w:color w:val="575757"/>
          <w:lang w:eastAsia="en-US"/>
        </w:rPr>
        <w:t>“);</w:t>
      </w:r>
    </w:p>
    <w:p w14:paraId="709A3DAA" w14:textId="438F3068"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0042008D" w14:textId="5756F894" w:rsidR="00893FDB"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sidR="0043195F">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27431C8B" w14:textId="5297A1DE"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3</w:t>
      </w:r>
      <w:r>
        <w:rPr>
          <w:rFonts w:ascii="Corbel" w:hAnsi="Corbel"/>
          <w:bCs/>
          <w:color w:val="575757"/>
          <w:lang w:eastAsia="en-US"/>
        </w:rPr>
        <w:t>“);</w:t>
      </w:r>
    </w:p>
    <w:p w14:paraId="594E1891" w14:textId="011B6901"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48A56449" w14:textId="0BAA2A36" w:rsidR="00AE67A6" w:rsidRPr="00F56967"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{{buyer_name}}</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0C05263B" w14:textId="187BEAC3" w:rsidR="005E61E0" w:rsidRPr="00F56967" w:rsidRDefault="00753965" w:rsidP="00230CA2">
      <w:pPr>
        <w:pStyle w:val="ListParagraph"/>
        <w:widowControl w:val="0"/>
        <w:spacing w:before="120" w:after="120" w:line="300" w:lineRule="exact"/>
        <w:contextualSpacing w:val="0"/>
        <w:rPr>
          <w:rFonts w:ascii="Corbel" w:hAnsi="Corbel"/>
          <w:bCs/>
          <w:color w:val="575757"/>
          <w:lang w:eastAsia="en-US"/>
        </w:rPr>
      </w:pPr>
      <w:r w:rsidRPr="00F56967">
        <w:rPr>
          <w:rFonts w:ascii="Corbel" w:hAnsi="Corbel"/>
          <w:bCs/>
          <w:color w:val="575757"/>
          <w:lang w:eastAsia="en-US"/>
        </w:rPr>
        <w:t>(„</w:t>
      </w:r>
      <w:r w:rsidR="00F359B7">
        <w:rPr>
          <w:rFonts w:ascii="Corbel" w:hAnsi="Corbel"/>
          <w:b/>
          <w:bCs/>
          <w:color w:val="575757"/>
          <w:lang w:eastAsia="en-US"/>
        </w:rPr>
        <w:t>K</w:t>
      </w:r>
      <w:r w:rsidR="0078543D" w:rsidRPr="00F56967">
        <w:rPr>
          <w:rFonts w:ascii="Corbel" w:hAnsi="Corbel"/>
          <w:b/>
          <w:bCs/>
          <w:color w:val="575757"/>
          <w:lang w:eastAsia="en-US"/>
        </w:rPr>
        <w:t>upující</w:t>
      </w:r>
      <w:r w:rsidR="00FA608F" w:rsidRPr="00F56967">
        <w:rPr>
          <w:rFonts w:ascii="Corbel" w:hAnsi="Corbel"/>
          <w:bCs/>
          <w:color w:val="575757"/>
          <w:lang w:eastAsia="en-US"/>
        </w:rPr>
        <w:t>“</w:t>
      </w:r>
      <w:r w:rsidRPr="00F56967">
        <w:rPr>
          <w:rFonts w:ascii="Corbel" w:hAnsi="Corbel"/>
          <w:bCs/>
          <w:color w:val="575757"/>
          <w:lang w:eastAsia="en-US"/>
        </w:rPr>
        <w:t>)</w:t>
      </w:r>
      <w:r w:rsidR="007F0DF5" w:rsidRPr="00F56967">
        <w:rPr>
          <w:rFonts w:ascii="Corbel" w:hAnsi="Corbel"/>
          <w:bCs/>
          <w:color w:val="575757"/>
          <w:lang w:eastAsia="en-US"/>
        </w:rPr>
        <w:t>;</w:t>
      </w:r>
    </w:p>
    <w:p w14:paraId="3C985384" w14:textId="67383AB9" w:rsidR="00921D27" w:rsidRPr="00F56967" w:rsidRDefault="00280A94" w:rsidP="00230CA2">
      <w:pPr>
        <w:widowControl w:val="0"/>
        <w:spacing w:before="120" w:after="120" w:line="300" w:lineRule="exact"/>
        <w:rPr>
          <w:rFonts w:ascii="Corbel" w:hAnsi="Corbel"/>
          <w:bCs/>
          <w:color w:val="575757"/>
          <w:lang w:eastAsia="en-US"/>
        </w:rPr>
      </w:pPr>
      <w:r w:rsidRPr="00F56967">
        <w:rPr>
          <w:rFonts w:ascii="Corbel" w:hAnsi="Corbel"/>
          <w:bCs/>
          <w:color w:val="575757"/>
          <w:lang w:eastAsia="en-US"/>
        </w:rPr>
        <w:t>(</w:t>
      </w:r>
      <w:r w:rsidR="00F359B7">
        <w:rPr>
          <w:rFonts w:ascii="Corbel" w:hAnsi="Corbel"/>
          <w:bCs/>
          <w:color w:val="575757"/>
          <w:lang w:eastAsia="en-US"/>
        </w:rPr>
        <w:t>Pr</w:t>
      </w:r>
      <w:r w:rsidR="00893FDB">
        <w:rPr>
          <w:rFonts w:ascii="Corbel" w:hAnsi="Corbel"/>
          <w:bCs/>
          <w:color w:val="575757"/>
          <w:lang w:eastAsia="en-US"/>
        </w:rPr>
        <w:t xml:space="preserve">odávající 1, </w:t>
      </w:r>
      <w:r w:rsidR="00F359B7">
        <w:rPr>
          <w:rFonts w:ascii="Corbel" w:hAnsi="Corbel"/>
          <w:bCs/>
          <w:color w:val="575757"/>
          <w:lang w:eastAsia="en-US"/>
        </w:rPr>
        <w:t>P</w:t>
      </w:r>
      <w:r w:rsidR="00893FDB">
        <w:rPr>
          <w:rFonts w:ascii="Corbel" w:hAnsi="Corbel"/>
          <w:bCs/>
          <w:color w:val="575757"/>
          <w:lang w:eastAsia="en-US"/>
        </w:rPr>
        <w:t xml:space="preserve">rodávající 2 a </w:t>
      </w:r>
      <w:r w:rsidR="00F359B7">
        <w:rPr>
          <w:rFonts w:ascii="Corbel" w:hAnsi="Corbel"/>
          <w:bCs/>
          <w:color w:val="575757"/>
          <w:lang w:eastAsia="en-US"/>
        </w:rPr>
        <w:t>P</w:t>
      </w:r>
      <w:r w:rsidR="00893FDB">
        <w:rPr>
          <w:rFonts w:ascii="Corbel" w:hAnsi="Corbel"/>
          <w:bCs/>
          <w:color w:val="575757"/>
          <w:lang w:eastAsia="en-US"/>
        </w:rPr>
        <w:t>rodávající 3 společně též jen „</w:t>
      </w:r>
      <w:r w:rsidR="00F359B7">
        <w:rPr>
          <w:rFonts w:ascii="Corbel" w:hAnsi="Corbel"/>
          <w:b/>
          <w:color w:val="575757"/>
          <w:lang w:eastAsia="en-US"/>
        </w:rPr>
        <w:t>P</w:t>
      </w:r>
      <w:r w:rsidR="00893FDB" w:rsidRPr="00893FDB">
        <w:rPr>
          <w:rFonts w:ascii="Corbel" w:hAnsi="Corbel"/>
          <w:b/>
          <w:color w:val="575757"/>
          <w:lang w:eastAsia="en-US"/>
        </w:rPr>
        <w:t>rodávající</w:t>
      </w:r>
      <w:r w:rsidR="00893FDB">
        <w:rPr>
          <w:rFonts w:ascii="Corbel" w:hAnsi="Corbel"/>
          <w:bCs/>
          <w:color w:val="575757"/>
          <w:lang w:eastAsia="en-US"/>
        </w:rPr>
        <w:t xml:space="preserve">“; </w:t>
      </w:r>
      <w:r w:rsidR="00F359B7">
        <w:rPr>
          <w:rFonts w:ascii="Corbel" w:hAnsi="Corbel"/>
          <w:bCs/>
          <w:color w:val="575757"/>
          <w:lang w:eastAsia="en-US"/>
        </w:rPr>
        <w:t>P</w:t>
      </w:r>
      <w:r w:rsidR="0078543D" w:rsidRPr="00F56967">
        <w:rPr>
          <w:rFonts w:ascii="Corbel" w:hAnsi="Corbel"/>
          <w:bCs/>
          <w:color w:val="575757"/>
          <w:lang w:eastAsia="en-US"/>
        </w:rPr>
        <w:t xml:space="preserve">rodávající a </w:t>
      </w:r>
      <w:r w:rsidR="00F359B7">
        <w:rPr>
          <w:rFonts w:ascii="Corbel" w:hAnsi="Corbel"/>
          <w:bCs/>
          <w:color w:val="575757"/>
          <w:lang w:eastAsia="en-US"/>
        </w:rPr>
        <w:t>K</w:t>
      </w:r>
      <w:r w:rsidR="0078543D" w:rsidRPr="00F56967">
        <w:rPr>
          <w:rFonts w:ascii="Corbel" w:hAnsi="Corbel"/>
          <w:bCs/>
          <w:color w:val="575757"/>
          <w:lang w:eastAsia="en-US"/>
        </w:rPr>
        <w:t xml:space="preserve">upující </w:t>
      </w:r>
      <w:r w:rsidR="000B5BC9" w:rsidRPr="00F56967">
        <w:rPr>
          <w:rFonts w:ascii="Corbel" w:hAnsi="Corbel"/>
          <w:bCs/>
          <w:color w:val="575757"/>
          <w:lang w:eastAsia="en-US"/>
        </w:rPr>
        <w:t xml:space="preserve">společně </w:t>
      </w:r>
      <w:r w:rsidR="00AE67A6" w:rsidRPr="00F56967">
        <w:rPr>
          <w:rFonts w:ascii="Corbel" w:hAnsi="Corbel"/>
          <w:bCs/>
          <w:color w:val="575757"/>
          <w:lang w:eastAsia="en-US"/>
        </w:rPr>
        <w:t xml:space="preserve">též </w:t>
      </w:r>
      <w:r w:rsidR="007F0DF5" w:rsidRPr="00F56967">
        <w:rPr>
          <w:rFonts w:ascii="Corbel" w:hAnsi="Corbel"/>
          <w:bCs/>
          <w:color w:val="575757"/>
          <w:lang w:eastAsia="en-US"/>
        </w:rPr>
        <w:t xml:space="preserve">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trany</w:t>
      </w:r>
      <w:r w:rsidR="00206FB5" w:rsidRPr="00F56967">
        <w:rPr>
          <w:rFonts w:ascii="Corbel" w:hAnsi="Corbel"/>
          <w:bCs/>
          <w:color w:val="575757"/>
          <w:lang w:eastAsia="en-US"/>
        </w:rPr>
        <w:t xml:space="preserve">“ nebo </w:t>
      </w:r>
      <w:r w:rsidR="002E3E5A">
        <w:rPr>
          <w:rFonts w:ascii="Corbel" w:hAnsi="Corbel"/>
          <w:bCs/>
          <w:color w:val="575757"/>
          <w:lang w:eastAsia="en-US"/>
        </w:rPr>
        <w:t xml:space="preserve">každý </w:t>
      </w:r>
      <w:r w:rsidR="00206FB5" w:rsidRPr="00F56967">
        <w:rPr>
          <w:rFonts w:ascii="Corbel" w:hAnsi="Corbel"/>
          <w:bCs/>
          <w:color w:val="575757"/>
          <w:lang w:eastAsia="en-US"/>
        </w:rPr>
        <w:t xml:space="preserve">jednotlivě </w:t>
      </w:r>
      <w:r w:rsidR="00AE67A6" w:rsidRPr="00F56967">
        <w:rPr>
          <w:rFonts w:ascii="Corbel" w:hAnsi="Corbel"/>
          <w:bCs/>
          <w:color w:val="575757"/>
          <w:lang w:eastAsia="en-US"/>
        </w:rPr>
        <w:t xml:space="preserve">též 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trana</w:t>
      </w:r>
      <w:r w:rsidR="00206FB5" w:rsidRPr="00F56967">
        <w:rPr>
          <w:rFonts w:ascii="Corbel" w:hAnsi="Corbel"/>
          <w:bCs/>
          <w:color w:val="575757"/>
          <w:lang w:eastAsia="en-US"/>
        </w:rPr>
        <w:t>“)</w:t>
      </w:r>
      <w:r w:rsidR="00ED734D" w:rsidRPr="00F56967">
        <w:rPr>
          <w:rFonts w:ascii="Corbel" w:hAnsi="Corbel"/>
          <w:bCs/>
          <w:color w:val="575757"/>
          <w:lang w:eastAsia="en-US"/>
        </w:rPr>
        <w:t>;</w:t>
      </w:r>
    </w:p>
    <w:p w14:paraId="3AC8BDA1" w14:textId="77777777" w:rsidR="00206FB5" w:rsidRPr="00F56967" w:rsidRDefault="00206FB5" w:rsidP="00480B23">
      <w:pPr>
        <w:widowControl w:val="0"/>
        <w:spacing w:before="360" w:after="120"/>
        <w:rPr>
          <w:rFonts w:ascii="Corbel" w:hAnsi="Corbel"/>
          <w:b/>
          <w:bCs/>
          <w:smallCaps/>
          <w:color w:val="575757"/>
          <w:sz w:val="24"/>
        </w:rPr>
      </w:pPr>
      <w:r w:rsidRPr="00F56967">
        <w:rPr>
          <w:rFonts w:ascii="Corbel" w:hAnsi="Corbel"/>
          <w:b/>
          <w:smallCaps/>
          <w:color w:val="575757"/>
          <w:sz w:val="24"/>
        </w:rPr>
        <w:t>Preambule</w:t>
      </w:r>
    </w:p>
    <w:p w14:paraId="421F98B0" w14:textId="77777777" w:rsidR="00206FB5" w:rsidRPr="00F56967" w:rsidRDefault="00206FB5" w:rsidP="00230CA2">
      <w:pPr>
        <w:widowControl w:val="0"/>
        <w:spacing w:before="120" w:after="120" w:line="300" w:lineRule="exact"/>
        <w:rPr>
          <w:rFonts w:ascii="Corbel" w:hAnsi="Corbel"/>
          <w:bCs/>
          <w:smallCaps/>
          <w:color w:val="575757"/>
          <w:lang w:eastAsia="en-US"/>
        </w:rPr>
      </w:pPr>
      <w:r w:rsidRPr="00F56967">
        <w:rPr>
          <w:rFonts w:ascii="Corbel" w:hAnsi="Corbel"/>
          <w:bCs/>
          <w:smallCaps/>
          <w:color w:val="575757"/>
          <w:lang w:eastAsia="en-US"/>
        </w:rPr>
        <w:t>Vzhledem k</w:t>
      </w:r>
      <w:r w:rsidR="00346E2E" w:rsidRPr="00F56967">
        <w:rPr>
          <w:rFonts w:ascii="Corbel" w:hAnsi="Corbel"/>
          <w:bCs/>
          <w:smallCaps/>
          <w:color w:val="575757"/>
          <w:lang w:eastAsia="en-US"/>
        </w:rPr>
        <w:t> </w:t>
      </w:r>
      <w:r w:rsidRPr="00F56967">
        <w:rPr>
          <w:rFonts w:ascii="Corbel" w:hAnsi="Corbel"/>
          <w:bCs/>
          <w:smallCaps/>
          <w:color w:val="575757"/>
          <w:lang w:eastAsia="en-US"/>
        </w:rPr>
        <w:t>tomu, že:</w:t>
      </w:r>
    </w:p>
    <w:p w14:paraId="5131718D" w14:textId="7331AF75" w:rsidR="00E6194C" w:rsidRPr="00F56967" w:rsidRDefault="00F359B7" w:rsidP="00230CA2">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1" w:name="_Ref486319261"/>
      <w:bookmarkStart w:id="2" w:name="_Ref426450713"/>
      <w:r>
        <w:rPr>
          <w:rFonts w:ascii="Corbel" w:hAnsi="Corbel"/>
          <w:bCs/>
          <w:color w:val="575757"/>
          <w:lang w:eastAsia="en-US"/>
        </w:rPr>
        <w:t>Prod</w:t>
      </w:r>
      <w:r w:rsidR="00F73AF5" w:rsidRPr="00F56967">
        <w:rPr>
          <w:rFonts w:ascii="Corbel" w:hAnsi="Corbel"/>
          <w:bCs/>
          <w:color w:val="575757"/>
          <w:lang w:eastAsia="en-US"/>
        </w:rPr>
        <w:t xml:space="preserve">ávající </w:t>
      </w:r>
      <w:r w:rsidR="00893FDB">
        <w:rPr>
          <w:rFonts w:ascii="Corbel" w:hAnsi="Corbel"/>
          <w:bCs/>
          <w:color w:val="575757"/>
          <w:lang w:eastAsia="en-US"/>
        </w:rPr>
        <w:t xml:space="preserve">1 </w:t>
      </w:r>
      <w:r w:rsidR="00F73AF5" w:rsidRPr="00F56967">
        <w:rPr>
          <w:rFonts w:ascii="Corbel" w:hAnsi="Corbel"/>
          <w:bCs/>
          <w:color w:val="575757"/>
          <w:lang w:eastAsia="en-US"/>
        </w:rPr>
        <w:t xml:space="preserve">je vlastníkem podílu ve </w:t>
      </w:r>
      <w:r w:rsidR="00480B23">
        <w:rPr>
          <w:rFonts w:ascii="Corbel" w:hAnsi="Corbel"/>
          <w:bCs/>
          <w:color w:val="575757"/>
          <w:lang w:eastAsia="en-US"/>
        </w:rPr>
        <w:t xml:space="preserve">společnosti </w:t>
      </w:r>
      <w:r w:rsidR="009C566E" w:rsidRPr="00CD1282">
        <w:rPr>
          <w:rFonts w:ascii="Corbel" w:hAnsi="Corbel"/>
          <w:bCs/>
          <w:color w:val="595959" w:themeColor="text1" w:themeTint="A6"/>
        </w:rPr>
        <w:t>RELAKA s.r.o., IČO: 06772731, se sídlem Rybná 716/24, Staré Město, 110 00 Praha 1, zapsané v obchodním rejstříku vedeném Městským soudem v Praze, oddíl C, vložka 287888</w:t>
      </w:r>
      <w:r w:rsidR="009C566E" w:rsidRPr="00CD1282">
        <w:rPr>
          <w:rFonts w:ascii="Corbel" w:hAnsi="Corbel"/>
          <w:color w:val="595959" w:themeColor="text1" w:themeTint="A6"/>
          <w:shd w:val="clear" w:color="auto" w:fill="FFFFFF"/>
        </w:rPr>
        <w:t> </w:t>
      </w:r>
      <w:r w:rsidR="00480B23">
        <w:rPr>
          <w:rFonts w:ascii="Corbel" w:hAnsi="Corbel"/>
          <w:bCs/>
          <w:color w:val="575757"/>
          <w:lang w:eastAsia="en-US"/>
        </w:rPr>
        <w:t>(„</w:t>
      </w:r>
      <w:r w:rsidR="00480B23" w:rsidRPr="00480B23">
        <w:rPr>
          <w:rFonts w:ascii="Corbel" w:hAnsi="Corbel"/>
          <w:b/>
          <w:bCs/>
          <w:color w:val="575757"/>
          <w:lang w:eastAsia="en-US"/>
        </w:rPr>
        <w:t>Společnost</w:t>
      </w:r>
      <w:r w:rsidR="00356041">
        <w:rPr>
          <w:rFonts w:ascii="Corbel" w:hAnsi="Corbel"/>
          <w:b/>
          <w:bCs/>
          <w:color w:val="575757"/>
          <w:lang w:eastAsia="en-US"/>
        </w:rPr>
        <w:t xml:space="preserve"> RELAKA</w:t>
      </w:r>
      <w:r w:rsidR="00480B23">
        <w:rPr>
          <w:rFonts w:ascii="Corbel" w:hAnsi="Corbel"/>
          <w:bCs/>
          <w:color w:val="575757"/>
          <w:lang w:eastAsia="en-US"/>
        </w:rPr>
        <w:t>“)</w:t>
      </w:r>
      <w:r w:rsidR="00745A1E" w:rsidRPr="00F56967">
        <w:rPr>
          <w:rFonts w:ascii="Corbel" w:hAnsi="Corbel"/>
          <w:bCs/>
          <w:color w:val="575757"/>
          <w:lang w:eastAsia="en-US"/>
        </w:rPr>
        <w:t xml:space="preserve">, o velikosti </w:t>
      </w:r>
      <w:r w:rsidR="009C566E">
        <w:rPr>
          <w:rFonts w:ascii="Corbel" w:hAnsi="Corbel"/>
          <w:bCs/>
          <w:color w:val="575757"/>
          <w:lang w:eastAsia="en-US"/>
        </w:rPr>
        <w:t>50</w:t>
      </w:r>
      <w:r w:rsidR="00745A1E" w:rsidRPr="00F56967">
        <w:rPr>
          <w:rFonts w:ascii="Corbel" w:hAnsi="Corbel"/>
          <w:bCs/>
          <w:color w:val="575757"/>
          <w:lang w:eastAsia="en-US"/>
        </w:rPr>
        <w:t xml:space="preserve"> %, jemuž odpovídá zcela splacený vklad do</w:t>
      </w:r>
      <w:r w:rsidR="002E3E5A">
        <w:rPr>
          <w:rFonts w:ascii="Corbel" w:hAnsi="Corbel"/>
          <w:bCs/>
          <w:color w:val="575757"/>
          <w:lang w:eastAsia="en-US"/>
        </w:rPr>
        <w:t> </w:t>
      </w:r>
      <w:r w:rsidR="00745A1E" w:rsidRPr="00F56967">
        <w:rPr>
          <w:rFonts w:ascii="Corbel" w:hAnsi="Corbel"/>
          <w:bCs/>
          <w:color w:val="575757"/>
          <w:lang w:eastAsia="en-US"/>
        </w:rPr>
        <w:t xml:space="preserve">základního kapitálu </w:t>
      </w:r>
      <w:r w:rsidR="00356041">
        <w:rPr>
          <w:rFonts w:ascii="Corbel" w:hAnsi="Corbel"/>
          <w:bCs/>
          <w:color w:val="575757"/>
          <w:lang w:eastAsia="en-US"/>
        </w:rPr>
        <w:t xml:space="preserve">Společnosti RELAKA </w:t>
      </w:r>
      <w:r w:rsidR="00745A1E" w:rsidRPr="00F56967">
        <w:rPr>
          <w:rFonts w:ascii="Corbel" w:hAnsi="Corbel"/>
          <w:bCs/>
          <w:color w:val="575757"/>
          <w:lang w:eastAsia="en-US"/>
        </w:rPr>
        <w:t xml:space="preserve">ve výši </w:t>
      </w:r>
      <w:r w:rsidR="009C566E">
        <w:rPr>
          <w:rFonts w:ascii="Corbel" w:hAnsi="Corbel"/>
          <w:bCs/>
          <w:color w:val="575757"/>
          <w:lang w:eastAsia="en-US"/>
        </w:rPr>
        <w:t>5</w:t>
      </w:r>
      <w:r w:rsidR="00745A1E" w:rsidRPr="00F56967">
        <w:rPr>
          <w:rFonts w:ascii="Corbel" w:hAnsi="Corbel"/>
          <w:bCs/>
          <w:color w:val="575757"/>
          <w:lang w:eastAsia="en-US"/>
        </w:rPr>
        <w:t>00 Kč („</w:t>
      </w:r>
      <w:r w:rsidR="00745A1E" w:rsidRPr="00F56967">
        <w:rPr>
          <w:rFonts w:ascii="Corbel" w:hAnsi="Corbel"/>
          <w:b/>
          <w:bCs/>
          <w:color w:val="575757"/>
          <w:lang w:eastAsia="en-US"/>
        </w:rPr>
        <w:t>Podíl</w:t>
      </w:r>
      <w:r w:rsidR="00893FDB">
        <w:rPr>
          <w:rFonts w:ascii="Corbel" w:hAnsi="Corbel"/>
          <w:b/>
          <w:bCs/>
          <w:color w:val="575757"/>
          <w:lang w:eastAsia="en-US"/>
        </w:rPr>
        <w:t xml:space="preserve"> 1</w:t>
      </w:r>
      <w:r w:rsidR="00745A1E" w:rsidRPr="00F56967">
        <w:rPr>
          <w:rFonts w:ascii="Corbel" w:hAnsi="Corbel"/>
          <w:bCs/>
          <w:color w:val="575757"/>
          <w:lang w:eastAsia="en-US"/>
        </w:rPr>
        <w:t>“</w:t>
      </w:r>
      <w:r w:rsidR="00804FB9" w:rsidRPr="00F56967">
        <w:rPr>
          <w:rFonts w:ascii="Corbel" w:hAnsi="Corbel"/>
          <w:bCs/>
          <w:color w:val="575757"/>
          <w:lang w:eastAsia="en-US"/>
        </w:rPr>
        <w:t>)</w:t>
      </w:r>
      <w:r w:rsidR="00E6194C" w:rsidRPr="00F56967">
        <w:rPr>
          <w:rFonts w:ascii="Corbel" w:hAnsi="Corbel"/>
          <w:bCs/>
          <w:color w:val="575757"/>
          <w:lang w:eastAsia="en-US"/>
        </w:rPr>
        <w:t>;</w:t>
      </w:r>
      <w:bookmarkEnd w:id="1"/>
    </w:p>
    <w:p w14:paraId="53C4AAA7" w14:textId="205FB1C0" w:rsidR="00893FDB" w:rsidRPr="00F56967" w:rsidRDefault="00F359B7" w:rsidP="00893FD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3" w:name="_Ref76562357"/>
      <w:bookmarkEnd w:id="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2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w:t>
      </w:r>
      <w:r w:rsidR="00893FDB">
        <w:rPr>
          <w:rFonts w:ascii="Corbel" w:hAnsi="Corbel"/>
          <w:bCs/>
          <w:color w:val="575757"/>
          <w:lang w:eastAsia="en-US"/>
        </w:rPr>
        <w:t>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2</w:t>
      </w:r>
      <w:r w:rsidR="00893FDB" w:rsidRPr="00F56967">
        <w:rPr>
          <w:rFonts w:ascii="Corbel" w:hAnsi="Corbel"/>
          <w:bCs/>
          <w:color w:val="575757"/>
          <w:lang w:eastAsia="en-US"/>
        </w:rPr>
        <w:t>“);</w:t>
      </w:r>
      <w:bookmarkEnd w:id="3"/>
    </w:p>
    <w:p w14:paraId="11246CFB" w14:textId="72CEDF04" w:rsidR="00893FD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4" w:name="_Ref7656236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3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3</w:t>
      </w:r>
      <w:r w:rsidR="00893FDB" w:rsidRPr="00F56967">
        <w:rPr>
          <w:rFonts w:ascii="Corbel" w:hAnsi="Corbel"/>
          <w:bCs/>
          <w:color w:val="575757"/>
          <w:lang w:eastAsia="en-US"/>
        </w:rPr>
        <w:t>“);</w:t>
      </w:r>
      <w:bookmarkEnd w:id="4"/>
    </w:p>
    <w:p w14:paraId="4BF4016B" w14:textId="6BE71367" w:rsidR="00356041" w:rsidRPr="00356041" w:rsidRDefault="00356041" w:rsidP="00356041">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Prodávající</w:t>
      </w:r>
      <w:r w:rsidRPr="00356041">
        <w:rPr>
          <w:rFonts w:ascii="Corbel" w:hAnsi="Corbel"/>
          <w:bCs/>
          <w:color w:val="575757"/>
          <w:lang w:eastAsia="en-US"/>
        </w:rPr>
        <w:t xml:space="preserve"> 2 </w:t>
      </w:r>
      <w:r>
        <w:rPr>
          <w:rFonts w:ascii="Corbel" w:hAnsi="Corbel"/>
          <w:bCs/>
          <w:color w:val="575757"/>
          <w:lang w:eastAsia="en-US"/>
        </w:rPr>
        <w:t>je</w:t>
      </w:r>
      <w:r w:rsidRPr="00356041">
        <w:rPr>
          <w:rFonts w:ascii="Corbel" w:hAnsi="Corbel"/>
          <w:bCs/>
          <w:color w:val="575757"/>
          <w:lang w:eastAsia="en-US"/>
        </w:rPr>
        <w:t xml:space="preserve"> </w:t>
      </w:r>
      <w:r w:rsidRPr="00F56967">
        <w:rPr>
          <w:rFonts w:ascii="Corbel" w:hAnsi="Corbel"/>
          <w:bCs/>
          <w:color w:val="575757"/>
          <w:lang w:eastAsia="en-US"/>
        </w:rPr>
        <w:t xml:space="preserve">vlastníkem podílu ve </w:t>
      </w:r>
      <w:r>
        <w:rPr>
          <w:rFonts w:ascii="Corbel" w:hAnsi="Corbel"/>
          <w:bCs/>
          <w:color w:val="575757"/>
          <w:lang w:eastAsia="en-US"/>
        </w:rPr>
        <w:t xml:space="preserve">společnosti </w:t>
      </w:r>
      <w:r w:rsidRPr="00356041">
        <w:rPr>
          <w:rFonts w:ascii="Corbel" w:hAnsi="Corbel"/>
          <w:bCs/>
          <w:color w:val="575757"/>
          <w:lang w:eastAsia="en-US"/>
        </w:rPr>
        <w:t>AGROBIOPLYN s.r.o., IČO: 10967192, se sídlem Ječná 550/1, Nové Město, 120 00 Praha 2, zapsané v obchodním rejstříku vedeném Městským soudem v</w:t>
      </w:r>
      <w:r w:rsidR="00C45655">
        <w:rPr>
          <w:rFonts w:ascii="Corbel" w:hAnsi="Corbel"/>
          <w:bCs/>
          <w:color w:val="575757"/>
          <w:lang w:eastAsia="en-US"/>
        </w:rPr>
        <w:t> </w:t>
      </w:r>
      <w:r w:rsidRPr="00356041">
        <w:rPr>
          <w:rFonts w:ascii="Corbel" w:hAnsi="Corbel"/>
          <w:bCs/>
          <w:color w:val="575757"/>
          <w:lang w:eastAsia="en-US"/>
        </w:rPr>
        <w:t>Praze, oddíl C, vložka 351483 („</w:t>
      </w:r>
      <w:r w:rsidRPr="00356041">
        <w:rPr>
          <w:rFonts w:ascii="Corbel" w:hAnsi="Corbel"/>
          <w:b/>
          <w:color w:val="575757"/>
          <w:lang w:eastAsia="en-US"/>
        </w:rPr>
        <w:t>Společnost AGROBIOPLYN</w:t>
      </w:r>
      <w:r w:rsidRPr="00356041">
        <w:rPr>
          <w:rFonts w:ascii="Corbel" w:hAnsi="Corbel"/>
          <w:bCs/>
          <w:color w:val="575757"/>
          <w:lang w:eastAsia="en-US"/>
        </w:rPr>
        <w:t>“)</w:t>
      </w:r>
      <w:r>
        <w:rPr>
          <w:rFonts w:ascii="Corbel" w:hAnsi="Corbel"/>
          <w:bCs/>
          <w:color w:val="575757"/>
          <w:lang w:eastAsia="en-US"/>
        </w:rPr>
        <w:t>,</w:t>
      </w:r>
      <w:r w:rsidRPr="00356041">
        <w:rPr>
          <w:rFonts w:ascii="Corbel" w:hAnsi="Corbel"/>
          <w:bCs/>
          <w:color w:val="575757"/>
          <w:lang w:eastAsia="en-US"/>
        </w:rPr>
        <w:t xml:space="preserve">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w:t>
      </w:r>
      <w:r w:rsidR="00621BC0">
        <w:rPr>
          <w:rFonts w:ascii="Corbel" w:hAnsi="Corbel"/>
          <w:bCs/>
          <w:color w:val="575757"/>
          <w:lang w:eastAsia="en-US"/>
        </w:rPr>
        <w:t>AGROBIOPLYN</w:t>
      </w:r>
      <w:r>
        <w:rPr>
          <w:rFonts w:ascii="Corbel" w:hAnsi="Corbel"/>
          <w:bCs/>
          <w:color w:val="575757"/>
          <w:lang w:eastAsia="en-US"/>
        </w:rPr>
        <w:t xml:space="preserve"> </w:t>
      </w:r>
      <w:r w:rsidRPr="00F56967">
        <w:rPr>
          <w:rFonts w:ascii="Corbel" w:hAnsi="Corbel"/>
          <w:bCs/>
          <w:color w:val="575757"/>
          <w:lang w:eastAsia="en-US"/>
        </w:rPr>
        <w:t xml:space="preserve">ve výši </w:t>
      </w:r>
      <w:r w:rsidR="00621BC0">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w:t>
      </w:r>
      <w:r w:rsidR="00621BC0">
        <w:rPr>
          <w:rFonts w:ascii="Corbel" w:hAnsi="Corbel"/>
          <w:b/>
          <w:bCs/>
          <w:color w:val="575757"/>
          <w:lang w:eastAsia="en-US"/>
        </w:rPr>
        <w:t>4</w:t>
      </w:r>
      <w:r w:rsidRPr="00F56967">
        <w:rPr>
          <w:rFonts w:ascii="Corbel" w:hAnsi="Corbel"/>
          <w:bCs/>
          <w:color w:val="575757"/>
          <w:lang w:eastAsia="en-US"/>
        </w:rPr>
        <w:t>“);</w:t>
      </w:r>
    </w:p>
    <w:p w14:paraId="03C5CB6D" w14:textId="02F1D22C" w:rsidR="00621BC0" w:rsidRDefault="00621BC0" w:rsidP="00C15E84">
      <w:pPr>
        <w:pStyle w:val="ListParagraph"/>
        <w:keepNext/>
        <w:keepLines/>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lastRenderedPageBreak/>
        <w:t>Prod</w:t>
      </w:r>
      <w:r w:rsidRPr="00F56967">
        <w:rPr>
          <w:rFonts w:ascii="Corbel" w:hAnsi="Corbel"/>
          <w:bCs/>
          <w:color w:val="575757"/>
          <w:lang w:eastAsia="en-US"/>
        </w:rPr>
        <w:t xml:space="preserve">ávající </w:t>
      </w:r>
      <w:r>
        <w:rPr>
          <w:rFonts w:ascii="Corbel" w:hAnsi="Corbel"/>
          <w:bCs/>
          <w:color w:val="575757"/>
          <w:lang w:eastAsia="en-US"/>
        </w:rPr>
        <w:t xml:space="preserve">3 </w:t>
      </w:r>
      <w:r w:rsidRPr="00F56967">
        <w:rPr>
          <w:rFonts w:ascii="Corbel" w:hAnsi="Corbel"/>
          <w:bCs/>
          <w:color w:val="575757"/>
          <w:lang w:eastAsia="en-US"/>
        </w:rPr>
        <w:t xml:space="preserve">je vlastníkem podílu ve </w:t>
      </w:r>
      <w:r>
        <w:rPr>
          <w:rFonts w:ascii="Corbel" w:hAnsi="Corbel"/>
          <w:bCs/>
          <w:color w:val="575757"/>
          <w:lang w:eastAsia="en-US"/>
        </w:rPr>
        <w:t xml:space="preserve">Společnosti AGROBIOPLYN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AGROBIOPLYN </w:t>
      </w:r>
      <w:r w:rsidRPr="00F56967">
        <w:rPr>
          <w:rFonts w:ascii="Corbel" w:hAnsi="Corbel"/>
          <w:bCs/>
          <w:color w:val="575757"/>
          <w:lang w:eastAsia="en-US"/>
        </w:rPr>
        <w:t xml:space="preserve">ve výši </w:t>
      </w:r>
      <w:r>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5</w:t>
      </w:r>
      <w:r w:rsidRPr="00F56967">
        <w:rPr>
          <w:rFonts w:ascii="Corbel" w:hAnsi="Corbel"/>
          <w:bCs/>
          <w:color w:val="575757"/>
          <w:lang w:eastAsia="en-US"/>
        </w:rPr>
        <w:t>“);</w:t>
      </w:r>
    </w:p>
    <w:p w14:paraId="70DE115A" w14:textId="1218A041" w:rsidR="0062656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w:t>
      </w:r>
      <w:r w:rsidR="00EE21EA" w:rsidRPr="00F56967">
        <w:rPr>
          <w:rFonts w:ascii="Corbel" w:hAnsi="Corbel"/>
          <w:bCs/>
          <w:color w:val="575757"/>
          <w:lang w:eastAsia="en-US"/>
        </w:rPr>
        <w:t>ávající m</w:t>
      </w:r>
      <w:r w:rsidR="00C072CF">
        <w:rPr>
          <w:rFonts w:ascii="Corbel" w:hAnsi="Corbel"/>
          <w:bCs/>
          <w:color w:val="575757"/>
          <w:lang w:eastAsia="en-US"/>
        </w:rPr>
        <w:t>ají</w:t>
      </w:r>
      <w:r w:rsidR="00EE21EA" w:rsidRPr="00F56967">
        <w:rPr>
          <w:rFonts w:ascii="Corbel" w:hAnsi="Corbel"/>
          <w:bCs/>
          <w:color w:val="575757"/>
          <w:lang w:eastAsia="en-US"/>
        </w:rPr>
        <w:t xml:space="preserve"> za podmínek sjednaných v této Smlouvě zájem převést na </w:t>
      </w:r>
      <w:r>
        <w:rPr>
          <w:rFonts w:ascii="Corbel" w:hAnsi="Corbel"/>
          <w:bCs/>
          <w:color w:val="575757"/>
          <w:lang w:eastAsia="en-US"/>
        </w:rPr>
        <w:t>Kup</w:t>
      </w:r>
      <w:r w:rsidR="00EE21EA" w:rsidRPr="00F56967">
        <w:rPr>
          <w:rFonts w:ascii="Corbel" w:hAnsi="Corbel"/>
          <w:bCs/>
          <w:color w:val="575757"/>
          <w:lang w:eastAsia="en-US"/>
        </w:rPr>
        <w:t>ujícího vlastnické právo k</w:t>
      </w:r>
      <w:r w:rsidR="00C45655">
        <w:rPr>
          <w:rFonts w:ascii="Corbel" w:hAnsi="Corbel"/>
          <w:bCs/>
          <w:color w:val="575757"/>
          <w:lang w:eastAsia="en-US"/>
        </w:rPr>
        <w:t> </w:t>
      </w:r>
      <w:r w:rsidR="00106AE3" w:rsidRPr="00F56967">
        <w:rPr>
          <w:rFonts w:ascii="Corbel" w:hAnsi="Corbel"/>
          <w:bCs/>
          <w:color w:val="575757"/>
          <w:lang w:eastAsia="en-US"/>
        </w:rPr>
        <w:t>Podíl</w:t>
      </w:r>
      <w:r w:rsidR="00C072CF">
        <w:rPr>
          <w:rFonts w:ascii="Corbel" w:hAnsi="Corbel"/>
          <w:bCs/>
          <w:color w:val="575757"/>
          <w:lang w:eastAsia="en-US"/>
        </w:rPr>
        <w:t>ům</w:t>
      </w:r>
      <w:r w:rsidR="00EE21EA" w:rsidRPr="00F56967">
        <w:rPr>
          <w:rFonts w:ascii="Corbel" w:hAnsi="Corbel"/>
          <w:bCs/>
          <w:color w:val="575757"/>
          <w:lang w:eastAsia="en-US"/>
        </w:rPr>
        <w:t xml:space="preserve"> a </w:t>
      </w:r>
      <w:r>
        <w:rPr>
          <w:rFonts w:ascii="Corbel" w:hAnsi="Corbel"/>
          <w:bCs/>
          <w:color w:val="575757"/>
          <w:lang w:eastAsia="en-US"/>
        </w:rPr>
        <w:t>Kup</w:t>
      </w:r>
      <w:r w:rsidR="00EE21EA" w:rsidRPr="00F56967">
        <w:rPr>
          <w:rFonts w:ascii="Corbel" w:hAnsi="Corbel"/>
          <w:bCs/>
          <w:color w:val="575757"/>
          <w:lang w:eastAsia="en-US"/>
        </w:rPr>
        <w:t>ující si přeje Podíl</w:t>
      </w:r>
      <w:r w:rsidR="00C072CF">
        <w:rPr>
          <w:rFonts w:ascii="Corbel" w:hAnsi="Corbel"/>
          <w:bCs/>
          <w:color w:val="575757"/>
          <w:lang w:eastAsia="en-US"/>
        </w:rPr>
        <w:t>y</w:t>
      </w:r>
      <w:r w:rsidR="00721F1B" w:rsidRPr="00F56967">
        <w:rPr>
          <w:rFonts w:ascii="Corbel" w:hAnsi="Corbel"/>
          <w:bCs/>
          <w:color w:val="575757"/>
          <w:lang w:eastAsia="en-US"/>
        </w:rPr>
        <w:t xml:space="preserve"> </w:t>
      </w:r>
      <w:r w:rsidR="00EE21EA" w:rsidRPr="00F56967">
        <w:rPr>
          <w:rFonts w:ascii="Corbel" w:hAnsi="Corbel"/>
          <w:bCs/>
          <w:color w:val="575757"/>
          <w:lang w:eastAsia="en-US"/>
        </w:rPr>
        <w:t xml:space="preserve">od </w:t>
      </w:r>
      <w:r>
        <w:rPr>
          <w:rFonts w:ascii="Corbel" w:hAnsi="Corbel"/>
          <w:bCs/>
          <w:color w:val="575757"/>
          <w:lang w:eastAsia="en-US"/>
        </w:rPr>
        <w:t>Prod</w:t>
      </w:r>
      <w:r w:rsidR="00106AE3" w:rsidRPr="00F56967">
        <w:rPr>
          <w:rFonts w:ascii="Corbel" w:hAnsi="Corbel"/>
          <w:bCs/>
          <w:color w:val="575757"/>
          <w:lang w:eastAsia="en-US"/>
        </w:rPr>
        <w:t>ávající</w:t>
      </w:r>
      <w:r w:rsidR="00C072CF">
        <w:rPr>
          <w:rFonts w:ascii="Corbel" w:hAnsi="Corbel"/>
          <w:bCs/>
          <w:color w:val="575757"/>
          <w:lang w:eastAsia="en-US"/>
        </w:rPr>
        <w:t>c</w:t>
      </w:r>
      <w:r w:rsidR="00106AE3" w:rsidRPr="00F56967">
        <w:rPr>
          <w:rFonts w:ascii="Corbel" w:hAnsi="Corbel"/>
          <w:bCs/>
          <w:color w:val="575757"/>
          <w:lang w:eastAsia="en-US"/>
        </w:rPr>
        <w:t>h</w:t>
      </w:r>
      <w:r w:rsidR="00EE21EA" w:rsidRPr="00F56967">
        <w:rPr>
          <w:rFonts w:ascii="Corbel" w:hAnsi="Corbel"/>
          <w:bCs/>
          <w:color w:val="575757"/>
          <w:lang w:eastAsia="en-US"/>
        </w:rPr>
        <w:t xml:space="preserve"> při splnění podmínek sjednaných v této Smlouvě koupit a stát se jediným společníkem Společnosti</w:t>
      </w:r>
      <w:r w:rsidR="00C45655">
        <w:rPr>
          <w:rFonts w:ascii="Corbel" w:hAnsi="Corbel"/>
          <w:bCs/>
          <w:color w:val="575757"/>
          <w:lang w:eastAsia="en-US"/>
        </w:rPr>
        <w:t xml:space="preserve"> RELAKA a jediným společníkem Společnosti AGROBIOPLYN</w:t>
      </w:r>
      <w:r w:rsidR="00EE21EA" w:rsidRPr="00F56967">
        <w:rPr>
          <w:rFonts w:ascii="Corbel" w:hAnsi="Corbel"/>
          <w:bCs/>
          <w:color w:val="575757"/>
          <w:lang w:eastAsia="en-US"/>
        </w:rPr>
        <w:t>;</w:t>
      </w:r>
    </w:p>
    <w:p w14:paraId="259BF03D" w14:textId="4602A8B8" w:rsidR="00064418" w:rsidRPr="00802A16" w:rsidRDefault="00064418" w:rsidP="00064418">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5" w:name="_Ref450084947"/>
      <w:bookmarkStart w:id="6" w:name="_Ref486332404"/>
      <w:bookmarkStart w:id="7" w:name="_Ref488949163"/>
      <w:r w:rsidRPr="00802A16">
        <w:rPr>
          <w:rFonts w:ascii="Corbel" w:hAnsi="Corbel"/>
          <w:bCs/>
          <w:color w:val="575757"/>
          <w:lang w:eastAsia="en-US"/>
        </w:rPr>
        <w:t>Valn</w:t>
      </w:r>
      <w:r w:rsidR="00802A16" w:rsidRPr="00802A16">
        <w:rPr>
          <w:rFonts w:ascii="Corbel" w:hAnsi="Corbel"/>
          <w:bCs/>
          <w:color w:val="575757"/>
          <w:lang w:eastAsia="en-US"/>
        </w:rPr>
        <w:t>é</w:t>
      </w:r>
      <w:r w:rsidRPr="00802A16">
        <w:rPr>
          <w:rFonts w:ascii="Corbel" w:hAnsi="Corbel"/>
          <w:bCs/>
          <w:color w:val="575757"/>
          <w:lang w:eastAsia="en-US"/>
        </w:rPr>
        <w:t xml:space="preserve"> hromad</w:t>
      </w:r>
      <w:r w:rsidR="00802A16" w:rsidRPr="00802A16">
        <w:rPr>
          <w:rFonts w:ascii="Corbel" w:hAnsi="Corbel"/>
          <w:bCs/>
          <w:color w:val="575757"/>
          <w:lang w:eastAsia="en-US"/>
        </w:rPr>
        <w:t>y</w:t>
      </w:r>
      <w:r w:rsidRPr="00802A16">
        <w:rPr>
          <w:rFonts w:ascii="Corbel" w:hAnsi="Corbel"/>
          <w:bCs/>
          <w:color w:val="575757"/>
          <w:lang w:eastAsia="en-US"/>
        </w:rPr>
        <w:t xml:space="preserve"> </w:t>
      </w:r>
      <w:r w:rsidR="00356041" w:rsidRPr="00802A16">
        <w:rPr>
          <w:rFonts w:ascii="Corbel" w:hAnsi="Corbel"/>
          <w:bCs/>
          <w:color w:val="575757"/>
          <w:lang w:eastAsia="en-US"/>
        </w:rPr>
        <w:t>Společnost</w:t>
      </w:r>
      <w:r w:rsidR="00802A16" w:rsidRPr="00802A16">
        <w:rPr>
          <w:rFonts w:ascii="Corbel" w:hAnsi="Corbel"/>
          <w:bCs/>
          <w:color w:val="575757"/>
          <w:lang w:eastAsia="en-US"/>
        </w:rPr>
        <w:t>í</w:t>
      </w:r>
      <w:r w:rsidR="00356041" w:rsidRPr="00802A16">
        <w:rPr>
          <w:rFonts w:ascii="Corbel" w:hAnsi="Corbel"/>
          <w:bCs/>
          <w:color w:val="575757"/>
          <w:lang w:eastAsia="en-US"/>
        </w:rPr>
        <w:t xml:space="preserve"> </w:t>
      </w:r>
      <w:r w:rsidRPr="00802A16">
        <w:rPr>
          <w:rFonts w:ascii="Corbel" w:hAnsi="Corbel"/>
          <w:bCs/>
          <w:color w:val="575757"/>
          <w:lang w:eastAsia="en-US"/>
        </w:rPr>
        <w:t>udělil</w:t>
      </w:r>
      <w:r w:rsidR="00802A16" w:rsidRPr="00802A16">
        <w:rPr>
          <w:rFonts w:ascii="Corbel" w:hAnsi="Corbel"/>
          <w:bCs/>
          <w:color w:val="575757"/>
          <w:lang w:eastAsia="en-US"/>
        </w:rPr>
        <w:t>y</w:t>
      </w:r>
      <w:r w:rsidRPr="00802A16">
        <w:rPr>
          <w:rFonts w:ascii="Corbel" w:hAnsi="Corbel"/>
          <w:bCs/>
          <w:color w:val="575757"/>
          <w:lang w:eastAsia="en-US"/>
        </w:rPr>
        <w:t xml:space="preserve"> souhlas</w:t>
      </w:r>
      <w:r w:rsidR="00802A16" w:rsidRPr="00802A16">
        <w:rPr>
          <w:rFonts w:ascii="Corbel" w:hAnsi="Corbel"/>
          <w:bCs/>
          <w:color w:val="575757"/>
          <w:lang w:eastAsia="en-US"/>
        </w:rPr>
        <w:t>y</w:t>
      </w:r>
      <w:r w:rsidRPr="00802A16">
        <w:rPr>
          <w:rFonts w:ascii="Corbel" w:hAnsi="Corbel"/>
          <w:bCs/>
          <w:color w:val="575757"/>
          <w:lang w:eastAsia="en-US"/>
        </w:rPr>
        <w:t xml:space="preserve"> s převod</w:t>
      </w:r>
      <w:r w:rsidR="00802A16" w:rsidRPr="00802A16">
        <w:rPr>
          <w:rFonts w:ascii="Corbel" w:hAnsi="Corbel"/>
          <w:bCs/>
          <w:color w:val="575757"/>
          <w:lang w:eastAsia="en-US"/>
        </w:rPr>
        <w:t>y</w:t>
      </w:r>
      <w:r w:rsidRPr="00802A16">
        <w:rPr>
          <w:rFonts w:ascii="Corbel" w:hAnsi="Corbel"/>
          <w:bCs/>
          <w:color w:val="575757"/>
          <w:lang w:eastAsia="en-US"/>
        </w:rPr>
        <w:t xml:space="preserve"> vlastnického práva k Podílům na Kupujícího</w:t>
      </w:r>
      <w:bookmarkEnd w:id="5"/>
      <w:bookmarkEnd w:id="6"/>
      <w:bookmarkEnd w:id="7"/>
      <w:r w:rsidRPr="00802A16">
        <w:rPr>
          <w:rFonts w:ascii="Corbel" w:hAnsi="Corbel"/>
          <w:bCs/>
          <w:color w:val="575757"/>
          <w:lang w:eastAsia="en-US"/>
        </w:rPr>
        <w:t>;</w:t>
      </w:r>
      <w:r w:rsidR="00C233E8">
        <w:rPr>
          <w:rFonts w:ascii="Corbel" w:hAnsi="Corbel"/>
          <w:bCs/>
          <w:color w:val="575757"/>
          <w:lang w:eastAsia="en-US"/>
        </w:rPr>
        <w:t xml:space="preserve"> a</w:t>
      </w:r>
    </w:p>
    <w:p w14:paraId="2567F53E" w14:textId="079CAEFA" w:rsidR="00D36DB4" w:rsidRPr="00064418" w:rsidDel="00080DEB" w:rsidRDefault="00D36DB4" w:rsidP="00064418">
      <w:pPr>
        <w:pStyle w:val="ListParagraph"/>
        <w:widowControl w:val="0"/>
        <w:numPr>
          <w:ilvl w:val="0"/>
          <w:numId w:val="2"/>
        </w:numPr>
        <w:spacing w:before="120" w:after="120" w:line="300" w:lineRule="exact"/>
        <w:ind w:left="567" w:hanging="567"/>
        <w:contextualSpacing w:val="0"/>
        <w:rPr>
          <w:del w:id="8" w:author="Damian Struk" w:date="2024-11-09T13:09:00Z" w16du:dateUtc="2024-11-09T12:09:00Z"/>
          <w:rFonts w:ascii="Corbel" w:hAnsi="Corbel"/>
          <w:bCs/>
          <w:color w:val="575757"/>
          <w:lang w:eastAsia="en-US"/>
        </w:rPr>
      </w:pPr>
      <w:bookmarkStart w:id="9" w:name="_Hlk98163135"/>
      <w:del w:id="10" w:author="Damian Struk" w:date="2024-11-09T13:09:00Z" w16du:dateUtc="2024-11-09T12:09:00Z">
        <w:r w:rsidDel="00080DEB">
          <w:rPr>
            <w:rFonts w:ascii="Corbel" w:hAnsi="Corbel"/>
            <w:bCs/>
            <w:color w:val="575757"/>
            <w:lang w:eastAsia="en-US"/>
          </w:rPr>
          <w:delText>Manželky Prodávajícího 2 a Prodávajícího 3 udělily souhlas s uzavřením této Smlouvy</w:delText>
        </w:r>
        <w:r w:rsidR="00606B26" w:rsidDel="00080DEB">
          <w:rPr>
            <w:rFonts w:ascii="Corbel" w:hAnsi="Corbel"/>
            <w:bCs/>
            <w:color w:val="575757"/>
            <w:lang w:eastAsia="en-US"/>
          </w:rPr>
          <w:delText>,</w:delText>
        </w:r>
      </w:del>
    </w:p>
    <w:bookmarkEnd w:id="9"/>
    <w:p w14:paraId="7EFC7CCB" w14:textId="19749BAA" w:rsidR="000A7AC4" w:rsidRPr="00F56967" w:rsidDel="00080DEB" w:rsidRDefault="00142E0B" w:rsidP="00230CA2">
      <w:pPr>
        <w:widowControl w:val="0"/>
        <w:spacing w:before="120" w:after="120" w:line="300" w:lineRule="exact"/>
        <w:rPr>
          <w:del w:id="11" w:author="Damian Struk" w:date="2024-11-09T13:09:00Z" w16du:dateUtc="2024-11-09T12:09:00Z"/>
          <w:rFonts w:ascii="Corbel" w:hAnsi="Corbel"/>
          <w:bCs/>
          <w:color w:val="575757"/>
          <w:lang w:eastAsia="en-US"/>
        </w:rPr>
      </w:pPr>
      <w:del w:id="12" w:author="Damian Struk" w:date="2024-11-09T13:09:00Z" w16du:dateUtc="2024-11-09T12:09:00Z">
        <w:r w:rsidRPr="00F56967" w:rsidDel="00080DEB">
          <w:rPr>
            <w:rFonts w:ascii="Corbel" w:hAnsi="Corbel"/>
            <w:bCs/>
            <w:smallCaps/>
            <w:color w:val="575757"/>
            <w:lang w:eastAsia="en-US"/>
          </w:rPr>
          <w:delText>dohodly se Smluvní strany na následujícím</w:delText>
        </w:r>
        <w:r w:rsidRPr="00F56967" w:rsidDel="00080DEB">
          <w:rPr>
            <w:rFonts w:ascii="Corbel" w:hAnsi="Corbel"/>
            <w:bCs/>
            <w:color w:val="575757"/>
            <w:lang w:eastAsia="en-US"/>
          </w:rPr>
          <w:delText>:</w:delText>
        </w:r>
        <w:r w:rsidR="000A7AC4" w:rsidRPr="00F56967" w:rsidDel="00080DEB">
          <w:rPr>
            <w:rFonts w:ascii="Corbel" w:hAnsi="Corbel"/>
            <w:bCs/>
            <w:color w:val="575757"/>
            <w:lang w:eastAsia="en-US"/>
          </w:rPr>
          <w:delText xml:space="preserve"> </w:delText>
        </w:r>
      </w:del>
    </w:p>
    <w:p w14:paraId="374C794C" w14:textId="77777777" w:rsidR="001F53C1" w:rsidRPr="00F56967" w:rsidRDefault="00E665B4" w:rsidP="00833CCF">
      <w:pPr>
        <w:pStyle w:val="Heading1"/>
        <w:ind w:left="567" w:hanging="567"/>
        <w:rPr>
          <w:rFonts w:ascii="Corbel" w:hAnsi="Corbel"/>
          <w:color w:val="575757"/>
          <w:szCs w:val="22"/>
        </w:rPr>
      </w:pPr>
      <w:r w:rsidRPr="00F56967">
        <w:rPr>
          <w:rFonts w:ascii="Corbel" w:hAnsi="Corbel"/>
          <w:color w:val="575757"/>
          <w:szCs w:val="22"/>
        </w:rPr>
        <w:t>Definice a výkladová pravidla</w:t>
      </w:r>
    </w:p>
    <w:p w14:paraId="0BD634B3" w14:textId="77777777" w:rsidR="001F53C1" w:rsidRPr="00F56967" w:rsidRDefault="005114F4" w:rsidP="00230CA2">
      <w:pPr>
        <w:pStyle w:val="Heading3"/>
        <w:widowControl w:val="0"/>
        <w:rPr>
          <w:rFonts w:ascii="Corbel" w:hAnsi="Corbel"/>
          <w:color w:val="575757"/>
          <w:sz w:val="22"/>
          <w:szCs w:val="22"/>
        </w:rPr>
      </w:pPr>
      <w:bookmarkStart w:id="13" w:name="_Ref524944497"/>
      <w:r w:rsidRPr="00F56967">
        <w:rPr>
          <w:rFonts w:ascii="Corbel" w:hAnsi="Corbel"/>
          <w:color w:val="575757"/>
          <w:sz w:val="22"/>
          <w:szCs w:val="22"/>
        </w:rPr>
        <w:t>Následující pojmy s</w:t>
      </w:r>
      <w:r w:rsidR="00346E2E" w:rsidRPr="00F56967">
        <w:rPr>
          <w:rFonts w:ascii="Corbel" w:hAnsi="Corbel"/>
          <w:color w:val="575757"/>
          <w:sz w:val="22"/>
          <w:szCs w:val="22"/>
        </w:rPr>
        <w:t> </w:t>
      </w:r>
      <w:r w:rsidRPr="00F56967">
        <w:rPr>
          <w:rFonts w:ascii="Corbel" w:hAnsi="Corbel"/>
          <w:color w:val="575757"/>
          <w:sz w:val="22"/>
          <w:szCs w:val="22"/>
        </w:rPr>
        <w:t>velkými počátečními písmeny mají níže uvedený význam, pokud z</w:t>
      </w:r>
      <w:r w:rsidR="00346E2E" w:rsidRPr="00F56967">
        <w:rPr>
          <w:rFonts w:ascii="Corbel" w:hAnsi="Corbel"/>
          <w:color w:val="575757"/>
          <w:sz w:val="22"/>
          <w:szCs w:val="22"/>
        </w:rPr>
        <w:t> </w:t>
      </w:r>
      <w:r w:rsidR="00183B1A" w:rsidRPr="00F56967">
        <w:rPr>
          <w:rFonts w:ascii="Corbel" w:hAnsi="Corbel"/>
          <w:color w:val="575757"/>
          <w:sz w:val="22"/>
          <w:szCs w:val="22"/>
        </w:rPr>
        <w:t>této</w:t>
      </w:r>
      <w:r w:rsidRPr="00F56967">
        <w:rPr>
          <w:rFonts w:ascii="Corbel" w:hAnsi="Corbel"/>
          <w:color w:val="575757"/>
          <w:sz w:val="22"/>
          <w:szCs w:val="22"/>
        </w:rPr>
        <w:t xml:space="preserve"> </w:t>
      </w:r>
      <w:r w:rsidR="00664090" w:rsidRPr="00F56967">
        <w:rPr>
          <w:rFonts w:ascii="Corbel" w:hAnsi="Corbel"/>
          <w:color w:val="575757"/>
          <w:sz w:val="22"/>
          <w:szCs w:val="22"/>
        </w:rPr>
        <w:t xml:space="preserve">Smlouvy </w:t>
      </w:r>
      <w:r w:rsidRPr="00F56967">
        <w:rPr>
          <w:rFonts w:ascii="Corbel" w:hAnsi="Corbel"/>
          <w:color w:val="575757"/>
          <w:sz w:val="22"/>
          <w:szCs w:val="22"/>
        </w:rPr>
        <w:t>nebo z</w:t>
      </w:r>
      <w:r w:rsidR="00346E2E" w:rsidRPr="00F56967">
        <w:rPr>
          <w:rFonts w:ascii="Corbel" w:hAnsi="Corbel"/>
          <w:color w:val="575757"/>
          <w:sz w:val="22"/>
          <w:szCs w:val="22"/>
        </w:rPr>
        <w:t> </w:t>
      </w:r>
      <w:r w:rsidRPr="00F56967">
        <w:rPr>
          <w:rFonts w:ascii="Corbel" w:hAnsi="Corbel"/>
          <w:color w:val="575757"/>
          <w:sz w:val="22"/>
          <w:szCs w:val="22"/>
        </w:rPr>
        <w:t>jejího kontextu nevyplývá jinak</w:t>
      </w:r>
      <w:r w:rsidR="008E3264" w:rsidRPr="00F56967">
        <w:rPr>
          <w:rFonts w:ascii="Corbel" w:hAnsi="Corbel"/>
          <w:color w:val="575757"/>
          <w:sz w:val="22"/>
          <w:szCs w:val="22"/>
        </w:rPr>
        <w:t>:</w:t>
      </w:r>
      <w:bookmarkEnd w:id="13"/>
    </w:p>
    <w:tbl>
      <w:tblPr>
        <w:tblW w:w="9498" w:type="dxa"/>
        <w:tblInd w:w="567" w:type="dxa"/>
        <w:tblLayout w:type="fixed"/>
        <w:tblLook w:val="04A0" w:firstRow="1" w:lastRow="0" w:firstColumn="1" w:lastColumn="0" w:noHBand="0" w:noVBand="1"/>
      </w:tblPr>
      <w:tblGrid>
        <w:gridCol w:w="709"/>
        <w:gridCol w:w="2226"/>
        <w:gridCol w:w="6563"/>
        <w:tblGridChange w:id="14">
          <w:tblGrid>
            <w:gridCol w:w="709"/>
            <w:gridCol w:w="2226"/>
            <w:gridCol w:w="6563"/>
          </w:tblGrid>
        </w:tblGridChange>
      </w:tblGrid>
      <w:tr w:rsidR="00ED2D3D" w:rsidRPr="00F56967" w14:paraId="71F361DE" w14:textId="77777777" w:rsidTr="00080DEB">
        <w:tc>
          <w:tcPr>
            <w:tcW w:w="709" w:type="dxa"/>
          </w:tcPr>
          <w:p w14:paraId="103587D7"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A90FFB"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podpisu</w:t>
            </w:r>
          </w:p>
        </w:tc>
        <w:tc>
          <w:tcPr>
            <w:tcW w:w="6563" w:type="dxa"/>
          </w:tcPr>
          <w:p w14:paraId="20D6F7F6" w14:textId="660AD26F" w:rsidR="00ED2D3D" w:rsidRPr="00F56967" w:rsidRDefault="00ED2D3D" w:rsidP="00480B23">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znamená den podpisu této Smlouvy </w:t>
            </w:r>
            <w:r w:rsidR="00C072CF">
              <w:rPr>
                <w:rFonts w:ascii="Corbel" w:hAnsi="Corbel"/>
                <w:color w:val="575757"/>
                <w:lang w:eastAsia="ja-JP"/>
              </w:rPr>
              <w:t>všemi</w:t>
            </w:r>
            <w:r w:rsidRPr="00F56967">
              <w:rPr>
                <w:rFonts w:ascii="Corbel" w:hAnsi="Corbel"/>
                <w:color w:val="575757"/>
                <w:lang w:eastAsia="ja-JP"/>
              </w:rPr>
              <w:t xml:space="preserve"> Smluvními stranami.</w:t>
            </w:r>
          </w:p>
        </w:tc>
      </w:tr>
      <w:tr w:rsidR="00ED2D3D" w:rsidRPr="00F56967" w14:paraId="4F307887" w14:textId="77777777" w:rsidTr="00080DEB">
        <w:tc>
          <w:tcPr>
            <w:tcW w:w="709" w:type="dxa"/>
          </w:tcPr>
          <w:p w14:paraId="20FE891F"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FDF2D52"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vypořádání</w:t>
            </w:r>
          </w:p>
        </w:tc>
        <w:tc>
          <w:tcPr>
            <w:tcW w:w="6563" w:type="dxa"/>
          </w:tcPr>
          <w:p w14:paraId="0FDA926F" w14:textId="1181A7C4"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má význam uvedený v článku </w:t>
            </w:r>
            <w:r w:rsidRPr="00F56967">
              <w:rPr>
                <w:rFonts w:ascii="Corbel" w:hAnsi="Corbel"/>
                <w:color w:val="575757"/>
              </w:rPr>
              <w:fldChar w:fldCharType="begin"/>
            </w:r>
            <w:r w:rsidRPr="00F56967">
              <w:rPr>
                <w:rFonts w:ascii="Corbel" w:hAnsi="Corbel"/>
                <w:color w:val="575757"/>
              </w:rPr>
              <w:instrText xml:space="preserve"> REF _Ref448264700 \r \h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7.1</w:t>
            </w:r>
            <w:r w:rsidRPr="00F56967">
              <w:rPr>
                <w:rFonts w:ascii="Corbel" w:hAnsi="Corbel"/>
                <w:color w:val="575757"/>
              </w:rPr>
              <w:fldChar w:fldCharType="end"/>
            </w:r>
            <w:r w:rsidRPr="00F56967">
              <w:rPr>
                <w:rFonts w:ascii="Corbel" w:hAnsi="Corbel"/>
                <w:color w:val="575757"/>
                <w:lang w:eastAsia="ja-JP"/>
              </w:rPr>
              <w:t>.</w:t>
            </w:r>
          </w:p>
        </w:tc>
      </w:tr>
      <w:tr w:rsidR="00ED2D3D" w:rsidRPr="00F56967" w14:paraId="189D85EA" w14:textId="77777777" w:rsidTr="00080DEB">
        <w:tc>
          <w:tcPr>
            <w:tcW w:w="709" w:type="dxa"/>
          </w:tcPr>
          <w:p w14:paraId="31A770FE"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FA6861A"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ERÚ</w:t>
            </w:r>
          </w:p>
        </w:tc>
        <w:tc>
          <w:tcPr>
            <w:tcW w:w="6563" w:type="dxa"/>
          </w:tcPr>
          <w:p w14:paraId="32739EBD" w14:textId="77777777"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Energetický regulační úřad.</w:t>
            </w:r>
          </w:p>
        </w:tc>
      </w:tr>
      <w:tr w:rsidR="00ED2D3D" w:rsidRPr="00F56967" w14:paraId="555FF327" w14:textId="77777777" w:rsidTr="00080DEB">
        <w:tc>
          <w:tcPr>
            <w:tcW w:w="709" w:type="dxa"/>
          </w:tcPr>
          <w:p w14:paraId="6E271FE5"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DFF95BD" w14:textId="03644B87" w:rsidR="00ED2D3D" w:rsidRPr="00F56967" w:rsidRDefault="009C566E" w:rsidP="00230CA2">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BPS</w:t>
            </w:r>
          </w:p>
        </w:tc>
        <w:tc>
          <w:tcPr>
            <w:tcW w:w="6563" w:type="dxa"/>
          </w:tcPr>
          <w:p w14:paraId="0120761D" w14:textId="6FE56ADB" w:rsidR="00ED2D3D" w:rsidRP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w:t>
            </w:r>
            <w:r w:rsidR="00860D5C">
              <w:rPr>
                <w:rFonts w:ascii="Corbel" w:hAnsi="Corbel" w:cs="Corbel"/>
                <w:color w:val="575757"/>
              </w:rPr>
              <w:t xml:space="preserve">„Bioplynovou stanici Chrást“, nacházející se v </w:t>
            </w:r>
            <w:proofErr w:type="spellStart"/>
            <w:r w:rsidR="00860D5C">
              <w:rPr>
                <w:rFonts w:ascii="Corbel" w:hAnsi="Corbel" w:cs="Corbel"/>
                <w:color w:val="575757"/>
              </w:rPr>
              <w:t>k.ú</w:t>
            </w:r>
            <w:proofErr w:type="spellEnd"/>
            <w:r w:rsidR="00860D5C">
              <w:rPr>
                <w:rFonts w:ascii="Corbel" w:hAnsi="Corbel" w:cs="Corbel"/>
                <w:color w:val="575757"/>
              </w:rPr>
              <w:t>. Chrást u</w:t>
            </w:r>
            <w:r w:rsidR="00B476ED">
              <w:rPr>
                <w:rFonts w:ascii="Corbel" w:hAnsi="Corbel" w:cs="Corbel"/>
                <w:color w:val="575757"/>
              </w:rPr>
              <w:t> </w:t>
            </w:r>
            <w:r w:rsidR="00860D5C">
              <w:rPr>
                <w:rFonts w:ascii="Corbel" w:hAnsi="Corbel" w:cs="Corbel"/>
                <w:color w:val="575757"/>
              </w:rPr>
              <w:t>Poříčan, obec Chrást, část Dvůr Horky, okres Nymburk</w:t>
            </w:r>
            <w:r w:rsidRPr="00F56967">
              <w:rPr>
                <w:rFonts w:ascii="Corbel" w:hAnsi="Corbel"/>
                <w:color w:val="575757"/>
                <w:lang w:eastAsia="ja-JP"/>
              </w:rPr>
              <w:t>, jejímž</w:t>
            </w:r>
            <w:r>
              <w:rPr>
                <w:rFonts w:ascii="Corbel" w:hAnsi="Corbel"/>
                <w:color w:val="575757"/>
                <w:lang w:eastAsia="ja-JP"/>
              </w:rPr>
              <w:t xml:space="preserve"> vlastníkem je </w:t>
            </w:r>
            <w:r w:rsidR="00621BC0">
              <w:rPr>
                <w:rFonts w:ascii="Corbel" w:hAnsi="Corbel"/>
                <w:color w:val="575757"/>
                <w:lang w:eastAsia="ja-JP"/>
              </w:rPr>
              <w:t xml:space="preserve">Společnost </w:t>
            </w:r>
            <w:r w:rsidR="009C566E">
              <w:rPr>
                <w:rFonts w:ascii="Corbel" w:hAnsi="Corbel"/>
                <w:color w:val="575757"/>
                <w:lang w:eastAsia="ja-JP"/>
              </w:rPr>
              <w:t>AGROBIOPLYN</w:t>
            </w:r>
            <w:r w:rsidRPr="00F56967">
              <w:rPr>
                <w:rFonts w:ascii="Corbel" w:hAnsi="Corbel"/>
                <w:color w:val="575757"/>
                <w:lang w:eastAsia="ja-JP"/>
              </w:rPr>
              <w:t>.</w:t>
            </w:r>
          </w:p>
        </w:tc>
      </w:tr>
      <w:tr w:rsidR="00ED2D3D" w:rsidRPr="00F56967" w14:paraId="05657C71" w14:textId="77777777" w:rsidTr="00080DEB">
        <w:tc>
          <w:tcPr>
            <w:tcW w:w="709" w:type="dxa"/>
          </w:tcPr>
          <w:p w14:paraId="5CFFF6FC"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2B3025A"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Insolvenční zákon</w:t>
            </w:r>
          </w:p>
        </w:tc>
        <w:tc>
          <w:tcPr>
            <w:tcW w:w="6563" w:type="dxa"/>
          </w:tcPr>
          <w:p w14:paraId="086E2A9D"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182/2006 Sb., o úpadku a způsobech jeho řešení (insolvenční zákon), ve znění pozdějších předpisů.</w:t>
            </w:r>
          </w:p>
        </w:tc>
      </w:tr>
      <w:tr w:rsidR="00DC59AD" w:rsidRPr="00F56967" w14:paraId="0CC5B959" w14:textId="77777777" w:rsidTr="00080DEB">
        <w:tc>
          <w:tcPr>
            <w:tcW w:w="709" w:type="dxa"/>
          </w:tcPr>
          <w:p w14:paraId="1263CB7B" w14:textId="77777777" w:rsidR="00DC59AD" w:rsidRPr="00F56967" w:rsidRDefault="00DC59A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981DA1E" w14:textId="04A6BB0E" w:rsidR="00DC59AD" w:rsidRPr="00F56967" w:rsidRDefault="00DC59AD"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Jednatelé</w:t>
            </w:r>
          </w:p>
        </w:tc>
        <w:tc>
          <w:tcPr>
            <w:tcW w:w="6563" w:type="dxa"/>
          </w:tcPr>
          <w:p w14:paraId="25997FBA" w14:textId="4F413903" w:rsidR="00DC59AD" w:rsidRPr="00F56967" w:rsidRDefault="00E57FE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w:t>
            </w:r>
            <w:r w:rsidR="00DC59AD">
              <w:rPr>
                <w:rFonts w:ascii="Corbel" w:hAnsi="Corbel"/>
                <w:color w:val="575757"/>
                <w:lang w:eastAsia="ja-JP"/>
              </w:rPr>
              <w:t xml:space="preserve">namená jednatele </w:t>
            </w:r>
            <w:r w:rsidR="00356041">
              <w:rPr>
                <w:rFonts w:ascii="Corbel" w:hAnsi="Corbel"/>
                <w:color w:val="575757"/>
                <w:lang w:eastAsia="ja-JP"/>
              </w:rPr>
              <w:t>Společnost</w:t>
            </w:r>
            <w:r w:rsidR="00EF1627">
              <w:rPr>
                <w:rFonts w:ascii="Corbel" w:hAnsi="Corbel"/>
                <w:color w:val="575757"/>
                <w:lang w:eastAsia="ja-JP"/>
              </w:rPr>
              <w:t xml:space="preserve">í </w:t>
            </w:r>
            <w:r w:rsidR="00DC59AD">
              <w:rPr>
                <w:rFonts w:ascii="Corbel" w:hAnsi="Corbel"/>
                <w:color w:val="575757"/>
                <w:lang w:eastAsia="ja-JP"/>
              </w:rPr>
              <w:t xml:space="preserve">ke Dni </w:t>
            </w:r>
            <w:r w:rsidR="0044080C">
              <w:rPr>
                <w:rFonts w:ascii="Corbel" w:hAnsi="Corbel"/>
                <w:color w:val="575757"/>
                <w:lang w:eastAsia="ja-JP"/>
              </w:rPr>
              <w:t>podpisu</w:t>
            </w:r>
            <w:r w:rsidR="00DC59AD">
              <w:rPr>
                <w:rFonts w:ascii="Corbel" w:hAnsi="Corbel"/>
                <w:color w:val="575757"/>
                <w:lang w:eastAsia="ja-JP"/>
              </w:rPr>
              <w:t>.</w:t>
            </w:r>
          </w:p>
        </w:tc>
      </w:tr>
      <w:tr w:rsidR="0082221B" w:rsidRPr="00F56967" w14:paraId="1F03F22C" w14:textId="77777777" w:rsidTr="00080DEB">
        <w:tc>
          <w:tcPr>
            <w:tcW w:w="709" w:type="dxa"/>
          </w:tcPr>
          <w:p w14:paraId="147B4428" w14:textId="77777777" w:rsidR="0082221B" w:rsidRPr="00F56967" w:rsidRDefault="0082221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7F276A4" w14:textId="281CCF9D" w:rsidR="0082221B" w:rsidRPr="00F56967" w:rsidRDefault="0082221B"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Kupní cena</w:t>
            </w:r>
          </w:p>
        </w:tc>
        <w:tc>
          <w:tcPr>
            <w:tcW w:w="6563" w:type="dxa"/>
          </w:tcPr>
          <w:p w14:paraId="0BBE4FB1" w14:textId="630AFD63" w:rsidR="0082221B" w:rsidRPr="00F56967" w:rsidRDefault="0082221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znamená společně Kupní cenu 1, Kupní cenu 2, Kupní cenu 3, Kupní cenu 4 a Kupní 5, resp. částku odpovídající součtu Kupní ceny 1, Kupní ceny 2, Kupní ceny 3, Kupní ceny 4 a Kupní ceny 5.</w:t>
            </w:r>
          </w:p>
        </w:tc>
      </w:tr>
      <w:tr w:rsidR="00ED2D3D" w:rsidRPr="00F56967" w14:paraId="76FC9F2D" w14:textId="77777777" w:rsidTr="00080DEB">
        <w:tc>
          <w:tcPr>
            <w:tcW w:w="709" w:type="dxa"/>
          </w:tcPr>
          <w:p w14:paraId="7F642B86"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0E6A0B3" w14:textId="02D0D2A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sidR="00F011A2">
              <w:rPr>
                <w:rFonts w:ascii="Corbel" w:hAnsi="Corbel"/>
                <w:b/>
                <w:color w:val="575757"/>
                <w:lang w:eastAsia="ja-JP"/>
              </w:rPr>
              <w:t xml:space="preserve"> 1</w:t>
            </w:r>
          </w:p>
        </w:tc>
        <w:tc>
          <w:tcPr>
            <w:tcW w:w="6563" w:type="dxa"/>
          </w:tcPr>
          <w:p w14:paraId="6AAFD7F4" w14:textId="4912C3CC"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sidR="00F011A2">
              <w:rPr>
                <w:rFonts w:ascii="Corbel" w:hAnsi="Corbel"/>
                <w:color w:val="575757"/>
                <w:lang w:eastAsia="ja-JP"/>
              </w:rPr>
              <w:t> </w:t>
            </w:r>
            <w:r w:rsidRPr="00F56967">
              <w:rPr>
                <w:rFonts w:ascii="Corbel" w:hAnsi="Corbel"/>
                <w:color w:val="575757"/>
                <w:lang w:eastAsia="ja-JP"/>
              </w:rPr>
              <w:t>článku</w:t>
            </w:r>
            <w:r w:rsidR="00F011A2">
              <w:rPr>
                <w:rFonts w:ascii="Corbel" w:hAnsi="Corbel"/>
                <w:color w:val="575757"/>
                <w:lang w:eastAsia="ja-JP"/>
              </w:rPr>
              <w:t xml:space="preserve"> </w:t>
            </w:r>
            <w:r w:rsidR="00F011A2">
              <w:rPr>
                <w:rFonts w:ascii="Corbel" w:hAnsi="Corbel"/>
                <w:color w:val="575757"/>
                <w:lang w:eastAsia="ja-JP"/>
              </w:rPr>
              <w:fldChar w:fldCharType="begin"/>
            </w:r>
            <w:r w:rsidR="00F011A2">
              <w:rPr>
                <w:rFonts w:ascii="Corbel" w:hAnsi="Corbel"/>
                <w:color w:val="575757"/>
                <w:lang w:eastAsia="ja-JP"/>
              </w:rPr>
              <w:instrText xml:space="preserve"> REF _Ref99374422 \r \h </w:instrText>
            </w:r>
            <w:r w:rsidR="00F011A2">
              <w:rPr>
                <w:rFonts w:ascii="Corbel" w:hAnsi="Corbel"/>
                <w:color w:val="575757"/>
                <w:lang w:eastAsia="ja-JP"/>
              </w:rPr>
            </w:r>
            <w:r w:rsidR="00F011A2">
              <w:rPr>
                <w:rFonts w:ascii="Corbel" w:hAnsi="Corbel"/>
                <w:color w:val="575757"/>
                <w:lang w:eastAsia="ja-JP"/>
              </w:rPr>
              <w:fldChar w:fldCharType="separate"/>
            </w:r>
            <w:r w:rsidR="00633A59">
              <w:rPr>
                <w:rFonts w:ascii="Corbel" w:hAnsi="Corbel"/>
                <w:color w:val="575757"/>
                <w:lang w:eastAsia="ja-JP"/>
              </w:rPr>
              <w:t>4.1</w:t>
            </w:r>
            <w:r w:rsidR="00F011A2">
              <w:rPr>
                <w:rFonts w:ascii="Corbel" w:hAnsi="Corbel"/>
                <w:color w:val="575757"/>
                <w:lang w:eastAsia="ja-JP"/>
              </w:rPr>
              <w:fldChar w:fldCharType="end"/>
            </w:r>
            <w:r w:rsidRPr="00F56967">
              <w:rPr>
                <w:rFonts w:ascii="Corbel" w:hAnsi="Corbel"/>
                <w:color w:val="575757"/>
                <w:lang w:eastAsia="ja-JP"/>
              </w:rPr>
              <w:t>.</w:t>
            </w:r>
          </w:p>
        </w:tc>
      </w:tr>
      <w:tr w:rsidR="00F011A2" w:rsidRPr="00F56967" w14:paraId="7C26A4A9" w14:textId="77777777" w:rsidTr="00080DEB">
        <w:tc>
          <w:tcPr>
            <w:tcW w:w="709" w:type="dxa"/>
          </w:tcPr>
          <w:p w14:paraId="522CD51B"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CF84706" w14:textId="21E94623"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2</w:t>
            </w:r>
          </w:p>
        </w:tc>
        <w:tc>
          <w:tcPr>
            <w:tcW w:w="6563" w:type="dxa"/>
          </w:tcPr>
          <w:p w14:paraId="7BC97F54" w14:textId="204C4FD1"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0DF5D07A" w14:textId="77777777" w:rsidTr="00080DEB">
        <w:tc>
          <w:tcPr>
            <w:tcW w:w="709" w:type="dxa"/>
          </w:tcPr>
          <w:p w14:paraId="12007966"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73DFC9F" w14:textId="3023E967"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3</w:t>
            </w:r>
          </w:p>
        </w:tc>
        <w:tc>
          <w:tcPr>
            <w:tcW w:w="6563" w:type="dxa"/>
          </w:tcPr>
          <w:p w14:paraId="60112CF0" w14:textId="28D27989"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8B03A84" w14:textId="77777777" w:rsidTr="00080DEB">
        <w:tc>
          <w:tcPr>
            <w:tcW w:w="709" w:type="dxa"/>
          </w:tcPr>
          <w:p w14:paraId="68C53562"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9DEE2E" w14:textId="49AA16D8"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4</w:t>
            </w:r>
          </w:p>
        </w:tc>
        <w:tc>
          <w:tcPr>
            <w:tcW w:w="6563" w:type="dxa"/>
          </w:tcPr>
          <w:p w14:paraId="75C74508" w14:textId="20F8BF17"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1A79502" w14:textId="77777777" w:rsidTr="00080DEB">
        <w:tc>
          <w:tcPr>
            <w:tcW w:w="709" w:type="dxa"/>
          </w:tcPr>
          <w:p w14:paraId="664A3891"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8690637" w14:textId="02DBCF2B"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5</w:t>
            </w:r>
          </w:p>
        </w:tc>
        <w:tc>
          <w:tcPr>
            <w:tcW w:w="6563" w:type="dxa"/>
          </w:tcPr>
          <w:p w14:paraId="00204945" w14:textId="60321588"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ED2D3D" w:rsidRPr="00F56967" w14:paraId="7024EC3C" w14:textId="77777777" w:rsidTr="00080DEB">
        <w:tc>
          <w:tcPr>
            <w:tcW w:w="709" w:type="dxa"/>
          </w:tcPr>
          <w:p w14:paraId="370A97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2C674265" w14:textId="77777777" w:rsidR="00ED2D3D" w:rsidRPr="00F56967" w:rsidRDefault="00ED2D3D"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Licence</w:t>
            </w:r>
          </w:p>
        </w:tc>
        <w:tc>
          <w:tcPr>
            <w:tcW w:w="6563" w:type="dxa"/>
          </w:tcPr>
          <w:p w14:paraId="45F06424" w14:textId="0297B568" w:rsid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licenci na výrobu elektřiny číslo </w:t>
            </w:r>
            <w:r w:rsidR="00860D5C" w:rsidRPr="00860D5C">
              <w:rPr>
                <w:rFonts w:ascii="Corbel" w:hAnsi="Corbel"/>
                <w:color w:val="575757"/>
                <w:lang w:eastAsia="ja-JP"/>
              </w:rPr>
              <w:t>112136906</w:t>
            </w:r>
            <w:r w:rsidR="00C072CF">
              <w:rPr>
                <w:rFonts w:ascii="Corbel" w:hAnsi="Corbel"/>
                <w:color w:val="575757"/>
                <w:lang w:eastAsia="ja-JP"/>
              </w:rPr>
              <w:t xml:space="preserve"> </w:t>
            </w:r>
            <w:r>
              <w:rPr>
                <w:rFonts w:ascii="Corbel" w:hAnsi="Corbel"/>
                <w:color w:val="575757"/>
                <w:lang w:eastAsia="ja-JP"/>
              </w:rPr>
              <w:t xml:space="preserve">vydanou ERÚ </w:t>
            </w:r>
            <w:r w:rsidR="00356041">
              <w:rPr>
                <w:rFonts w:ascii="Corbel" w:hAnsi="Corbel"/>
                <w:color w:val="575757"/>
                <w:lang w:eastAsia="ja-JP"/>
              </w:rPr>
              <w:t xml:space="preserve">Společnosti </w:t>
            </w:r>
            <w:r w:rsidR="00621BC0">
              <w:rPr>
                <w:rFonts w:ascii="Corbel" w:hAnsi="Corbel"/>
                <w:color w:val="575757"/>
                <w:lang w:eastAsia="ja-JP"/>
              </w:rPr>
              <w:t>AGROBIOPLYN</w:t>
            </w:r>
            <w:r w:rsidR="00356041">
              <w:rPr>
                <w:rFonts w:ascii="Corbel" w:hAnsi="Corbel"/>
                <w:color w:val="575757"/>
                <w:lang w:eastAsia="ja-JP"/>
              </w:rPr>
              <w:t xml:space="preserve"> </w:t>
            </w:r>
            <w:r w:rsidRPr="00F56967">
              <w:rPr>
                <w:rFonts w:ascii="Corbel" w:hAnsi="Corbel"/>
                <w:color w:val="575757"/>
                <w:lang w:eastAsia="ja-JP"/>
              </w:rPr>
              <w:t xml:space="preserve">na základě rozhodnutí </w:t>
            </w:r>
            <w:r w:rsidR="00860D5C">
              <w:rPr>
                <w:rFonts w:ascii="Corbel" w:hAnsi="Corbel" w:cs="Corbel"/>
                <w:color w:val="575757"/>
              </w:rPr>
              <w:t>o udělení</w:t>
            </w:r>
          </w:p>
          <w:p w14:paraId="323E946B" w14:textId="77777777" w:rsidR="00860D5C" w:rsidRDefault="00860D5C" w:rsidP="00860D5C">
            <w:pPr>
              <w:autoSpaceDE w:val="0"/>
              <w:autoSpaceDN w:val="0"/>
              <w:adjustRightInd w:val="0"/>
              <w:spacing w:after="0" w:line="240" w:lineRule="auto"/>
              <w:rPr>
                <w:rFonts w:ascii="Corbel" w:hAnsi="Corbel" w:cs="Corbel"/>
                <w:color w:val="575757"/>
              </w:rPr>
            </w:pPr>
            <w:r>
              <w:rPr>
                <w:rFonts w:ascii="Corbel" w:hAnsi="Corbel" w:cs="Corbel"/>
                <w:color w:val="575757"/>
              </w:rPr>
              <w:t>licence k výrobě elektřiny ze dne 20. července 2021, č.j. 05649-</w:t>
            </w:r>
          </w:p>
          <w:p w14:paraId="106AE6CC" w14:textId="23B5A6D9" w:rsidR="00ED2D3D" w:rsidRPr="00860D5C" w:rsidRDefault="00860D5C" w:rsidP="00AD473D">
            <w:pPr>
              <w:autoSpaceDE w:val="0"/>
              <w:autoSpaceDN w:val="0"/>
              <w:adjustRightInd w:val="0"/>
              <w:spacing w:after="0" w:line="240" w:lineRule="auto"/>
              <w:rPr>
                <w:rFonts w:ascii="Corbel" w:hAnsi="Corbel" w:cs="Corbel"/>
                <w:color w:val="575757"/>
              </w:rPr>
            </w:pPr>
            <w:r>
              <w:rPr>
                <w:rFonts w:ascii="Corbel" w:hAnsi="Corbel" w:cs="Corbel"/>
                <w:color w:val="575757"/>
              </w:rPr>
              <w:t>12/2021-ERU, které bylo vydáno ve prospěch Společnosti</w:t>
            </w:r>
            <w:r w:rsidR="00621BC0">
              <w:rPr>
                <w:rFonts w:ascii="Corbel" w:hAnsi="Corbel" w:cs="Corbel"/>
                <w:color w:val="575757"/>
              </w:rPr>
              <w:t xml:space="preserve"> AGROBIOPLYN</w:t>
            </w:r>
            <w:r>
              <w:rPr>
                <w:rFonts w:ascii="Corbel" w:hAnsi="Corbel" w:cs="Corbel"/>
                <w:color w:val="575757"/>
              </w:rPr>
              <w:t>, den vzniku</w:t>
            </w:r>
            <w:r w:rsidR="00AD473D">
              <w:rPr>
                <w:rFonts w:ascii="Corbel" w:hAnsi="Corbel" w:cs="Corbel"/>
                <w:color w:val="575757"/>
              </w:rPr>
              <w:t xml:space="preserve"> </w:t>
            </w:r>
            <w:r>
              <w:rPr>
                <w:rFonts w:ascii="Corbel" w:hAnsi="Corbel" w:cs="Corbel"/>
                <w:color w:val="575757"/>
              </w:rPr>
              <w:t xml:space="preserve">oprávnění (nabytí právní moci): 21. </w:t>
            </w:r>
            <w:r>
              <w:rPr>
                <w:rFonts w:ascii="Corbel" w:hAnsi="Corbel" w:cs="Corbel"/>
                <w:color w:val="575757"/>
              </w:rPr>
              <w:lastRenderedPageBreak/>
              <w:t>července 2021, datum zahájení výkonu licencované činnosti: 21. července 2021</w:t>
            </w:r>
            <w:r w:rsidR="009C566E">
              <w:rPr>
                <w:rFonts w:ascii="Corbel" w:hAnsi="Corbel"/>
                <w:color w:val="575757"/>
                <w:lang w:eastAsia="ja-JP"/>
              </w:rPr>
              <w:t>.</w:t>
            </w:r>
          </w:p>
        </w:tc>
      </w:tr>
      <w:tr w:rsidR="00EE23CB" w:rsidRPr="00F56967" w14:paraId="2A90181E" w14:textId="77777777" w:rsidTr="00080DEB">
        <w:tc>
          <w:tcPr>
            <w:tcW w:w="709" w:type="dxa"/>
          </w:tcPr>
          <w:p w14:paraId="3153B1F2" w14:textId="77777777" w:rsidR="00EE23CB" w:rsidRPr="00F56967" w:rsidRDefault="00EE23C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2DE5CAA" w14:textId="79D315E3" w:rsidR="00EE23CB" w:rsidRDefault="00EE23CB"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Nemovité věci BPS</w:t>
            </w:r>
          </w:p>
        </w:tc>
        <w:tc>
          <w:tcPr>
            <w:tcW w:w="6563" w:type="dxa"/>
            <w:vAlign w:val="center"/>
          </w:tcPr>
          <w:p w14:paraId="5795D819" w14:textId="0D69FFDE" w:rsidR="00EE23CB" w:rsidRPr="00F56967" w:rsidRDefault="00EE23CB" w:rsidP="00010CA3">
            <w:pPr>
              <w:autoSpaceDE w:val="0"/>
              <w:autoSpaceDN w:val="0"/>
              <w:adjustRightInd w:val="0"/>
              <w:spacing w:after="0" w:line="240" w:lineRule="auto"/>
              <w:rPr>
                <w:rFonts w:ascii="Corbel" w:hAnsi="Corbel"/>
                <w:color w:val="575757"/>
                <w:lang w:eastAsia="ja-JP"/>
              </w:rPr>
            </w:pPr>
            <w:r>
              <w:rPr>
                <w:rFonts w:ascii="Corbel" w:hAnsi="Corbel"/>
                <w:color w:val="575757"/>
                <w:lang w:eastAsia="ja-JP"/>
              </w:rPr>
              <w:t>Znamená</w:t>
            </w:r>
            <w:r w:rsidR="0041762B">
              <w:rPr>
                <w:rFonts w:ascii="Corbel" w:hAnsi="Corbel"/>
                <w:color w:val="575757"/>
                <w:lang w:eastAsia="ja-JP"/>
              </w:rPr>
              <w:t xml:space="preserve"> nemovité věci zapsané na listu vlastnictví</w:t>
            </w:r>
            <w:r w:rsidR="00010CA3">
              <w:rPr>
                <w:rFonts w:ascii="Corbel" w:hAnsi="Corbel" w:cs="Corbel"/>
                <w:color w:val="575757"/>
              </w:rPr>
              <w:t xml:space="preserve"> č. 585 pro katastrální území Chrást u Poříčan ve výlučném vlastnictví Společnosti AGROBIOPLYN.</w:t>
            </w:r>
          </w:p>
        </w:tc>
      </w:tr>
      <w:tr w:rsidR="00ED2D3D" w:rsidRPr="00F56967" w14:paraId="40419873" w14:textId="77777777" w:rsidTr="00080DEB">
        <w:tc>
          <w:tcPr>
            <w:tcW w:w="709" w:type="dxa"/>
          </w:tcPr>
          <w:p w14:paraId="5387A8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65C81C1"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Občanský zákoník</w:t>
            </w:r>
          </w:p>
        </w:tc>
        <w:tc>
          <w:tcPr>
            <w:tcW w:w="6563" w:type="dxa"/>
          </w:tcPr>
          <w:p w14:paraId="75EA801C"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89/2012 Sb., občanský zákoník, ve znění pozdějších předpisů.</w:t>
            </w:r>
          </w:p>
        </w:tc>
      </w:tr>
      <w:tr w:rsidR="00ED2D3D" w:rsidRPr="00F56967" w14:paraId="0EA4C99B" w14:textId="77777777" w:rsidTr="00080DEB">
        <w:tc>
          <w:tcPr>
            <w:tcW w:w="709" w:type="dxa"/>
          </w:tcPr>
          <w:p w14:paraId="2F824B5F"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4923BF3"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Odkládací podmínky</w:t>
            </w:r>
          </w:p>
        </w:tc>
        <w:tc>
          <w:tcPr>
            <w:tcW w:w="6563" w:type="dxa"/>
          </w:tcPr>
          <w:p w14:paraId="6912BB35" w14:textId="4FBB4746"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 článku</w:t>
            </w:r>
            <w:r w:rsidR="00010CA3">
              <w:rPr>
                <w:rFonts w:ascii="Corbel" w:hAnsi="Corbel"/>
                <w:color w:val="575757"/>
                <w:lang w:eastAsia="ja-JP"/>
              </w:rPr>
              <w:t xml:space="preserve"> </w:t>
            </w:r>
            <w:r w:rsidR="00010CA3">
              <w:rPr>
                <w:rFonts w:ascii="Corbel" w:hAnsi="Corbel"/>
                <w:color w:val="575757"/>
                <w:lang w:eastAsia="ja-JP"/>
              </w:rPr>
              <w:fldChar w:fldCharType="begin"/>
            </w:r>
            <w:r w:rsidR="00010CA3">
              <w:rPr>
                <w:rFonts w:ascii="Corbel" w:hAnsi="Corbel"/>
                <w:color w:val="575757"/>
                <w:lang w:eastAsia="ja-JP"/>
              </w:rPr>
              <w:instrText xml:space="preserve"> REF _Ref102336524 \r \h </w:instrText>
            </w:r>
            <w:r w:rsidR="00010CA3">
              <w:rPr>
                <w:rFonts w:ascii="Corbel" w:hAnsi="Corbel"/>
                <w:color w:val="575757"/>
                <w:lang w:eastAsia="ja-JP"/>
              </w:rPr>
            </w:r>
            <w:r w:rsidR="00010CA3">
              <w:rPr>
                <w:rFonts w:ascii="Corbel" w:hAnsi="Corbel"/>
                <w:color w:val="575757"/>
                <w:lang w:eastAsia="ja-JP"/>
              </w:rPr>
              <w:fldChar w:fldCharType="separate"/>
            </w:r>
            <w:r w:rsidR="00633A59">
              <w:rPr>
                <w:rFonts w:ascii="Corbel" w:hAnsi="Corbel"/>
                <w:color w:val="575757"/>
                <w:lang w:eastAsia="ja-JP"/>
              </w:rPr>
              <w:t>5.2</w:t>
            </w:r>
            <w:r w:rsidR="00010CA3">
              <w:rPr>
                <w:rFonts w:ascii="Corbel" w:hAnsi="Corbel"/>
                <w:color w:val="575757"/>
                <w:lang w:eastAsia="ja-JP"/>
              </w:rPr>
              <w:fldChar w:fldCharType="end"/>
            </w:r>
            <w:r w:rsidRPr="00F56967">
              <w:rPr>
                <w:rFonts w:ascii="Corbel" w:hAnsi="Corbel"/>
                <w:color w:val="575757"/>
                <w:lang w:eastAsia="ja-JP"/>
              </w:rPr>
              <w:t>.</w:t>
            </w:r>
          </w:p>
        </w:tc>
      </w:tr>
      <w:tr w:rsidR="00080DEB" w:rsidRPr="00F56967" w14:paraId="46BE09C0" w14:textId="77777777" w:rsidTr="00080DEB">
        <w:tblPrEx>
          <w:tblW w:w="9498" w:type="dxa"/>
          <w:tblInd w:w="567" w:type="dxa"/>
          <w:tblLayout w:type="fixed"/>
          <w:tblPrExChange w:id="15" w:author="Damian Struk" w:date="2024-11-09T13:09:00Z" w16du:dateUtc="2024-11-09T12:09:00Z">
            <w:tblPrEx>
              <w:tblW w:w="9498" w:type="dxa"/>
              <w:tblInd w:w="567" w:type="dxa"/>
              <w:tblLayout w:type="fixed"/>
            </w:tblPrEx>
          </w:tblPrExChange>
        </w:tblPrEx>
        <w:tc>
          <w:tcPr>
            <w:tcW w:w="709" w:type="dxa"/>
            <w:tcPrChange w:id="16" w:author="Damian Struk" w:date="2024-11-09T13:09:00Z" w16du:dateUtc="2024-11-09T12:09:00Z">
              <w:tcPr>
                <w:tcW w:w="709" w:type="dxa"/>
              </w:tcPr>
            </w:tcPrChange>
          </w:tcPr>
          <w:p w14:paraId="62D7019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7" w:author="Damian Struk" w:date="2024-11-09T13:09:00Z" w16du:dateUtc="2024-11-09T12:09:00Z">
              <w:tcPr>
                <w:tcW w:w="2226" w:type="dxa"/>
              </w:tcPr>
            </w:tcPrChange>
          </w:tcPr>
          <w:p w14:paraId="6D660115" w14:textId="5C529A3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 w:author="Damian Struk" w:date="2024-11-09T13:09:00Z" w16du:dateUtc="2024-11-09T12:09:00Z">
              <w:r>
                <w:rPr>
                  <w:rFonts w:ascii="Corbel" w:hAnsi="Corbel"/>
                  <w:b/>
                  <w:color w:val="575757"/>
                  <w:lang w:eastAsia="ja-JP"/>
                </w:rPr>
                <w:t>Podíl</w:t>
              </w:r>
            </w:ins>
            <w:del w:id="19" w:author="Damian Struk" w:date="2024-11-09T13:09:00Z" w16du:dateUtc="2024-11-09T12:09:00Z">
              <w:r w:rsidRPr="00F56967" w:rsidDel="00287957">
                <w:rPr>
                  <w:rFonts w:ascii="Corbel" w:hAnsi="Corbel"/>
                  <w:b/>
                  <w:color w:val="575757"/>
                  <w:lang w:eastAsia="ja-JP"/>
                </w:rPr>
                <w:delText>Oznámení</w:delText>
              </w:r>
            </w:del>
          </w:p>
        </w:tc>
        <w:tc>
          <w:tcPr>
            <w:tcW w:w="6563" w:type="dxa"/>
            <w:tcPrChange w:id="20" w:author="Damian Struk" w:date="2024-11-09T13:09:00Z" w16du:dateUtc="2024-11-09T12:09:00Z">
              <w:tcPr>
                <w:tcW w:w="6563" w:type="dxa"/>
              </w:tcPr>
            </w:tcPrChange>
          </w:tcPr>
          <w:p w14:paraId="7D44780A" w14:textId="7ACB99F1"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 w:author="Damian Struk" w:date="2024-11-09T13:09:00Z" w16du:dateUtc="2024-11-09T12:09:00Z">
              <w:r>
                <w:rPr>
                  <w:rFonts w:ascii="Corbel" w:hAnsi="Corbel"/>
                  <w:color w:val="575757"/>
                  <w:lang w:eastAsia="ja-JP"/>
                </w:rPr>
                <w:t>znamená kterýkoli z Podílů, nebo dle kontextu jen některý z Podílů.</w:t>
              </w:r>
            </w:ins>
            <w:del w:id="22"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_Ref525054670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8.4</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70A790E" w14:textId="77777777" w:rsidTr="00080DEB">
        <w:tblPrEx>
          <w:tblW w:w="9498" w:type="dxa"/>
          <w:tblInd w:w="567" w:type="dxa"/>
          <w:tblLayout w:type="fixed"/>
          <w:tblPrExChange w:id="23" w:author="Damian Struk" w:date="2024-11-09T13:09:00Z" w16du:dateUtc="2024-11-09T12:09:00Z">
            <w:tblPrEx>
              <w:tblW w:w="9498" w:type="dxa"/>
              <w:tblInd w:w="567" w:type="dxa"/>
              <w:tblLayout w:type="fixed"/>
            </w:tblPrEx>
          </w:tblPrExChange>
        </w:tblPrEx>
        <w:trPr>
          <w:trHeight w:val="265"/>
          <w:trPrChange w:id="24" w:author="Damian Struk" w:date="2024-11-09T13:09:00Z" w16du:dateUtc="2024-11-09T12:09:00Z">
            <w:trPr>
              <w:trHeight w:val="265"/>
            </w:trPr>
          </w:trPrChange>
        </w:trPr>
        <w:tc>
          <w:tcPr>
            <w:tcW w:w="709" w:type="dxa"/>
            <w:tcPrChange w:id="25" w:author="Damian Struk" w:date="2024-11-09T13:09:00Z" w16du:dateUtc="2024-11-09T12:09:00Z">
              <w:tcPr>
                <w:tcW w:w="709" w:type="dxa"/>
              </w:tcPr>
            </w:tcPrChange>
          </w:tcPr>
          <w:p w14:paraId="23B9F475"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 w:author="Damian Struk" w:date="2024-11-09T13:09:00Z" w16du:dateUtc="2024-11-09T12:09:00Z">
              <w:tcPr>
                <w:tcW w:w="2226" w:type="dxa"/>
              </w:tcPr>
            </w:tcPrChange>
          </w:tcPr>
          <w:p w14:paraId="2FE3F26A" w14:textId="25B53828"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27"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1</w:t>
              </w:r>
            </w:ins>
            <w:del w:id="28" w:author="Damian Struk" w:date="2024-11-09T13:09:00Z" w16du:dateUtc="2024-11-09T12:09:00Z">
              <w:r w:rsidDel="00287957">
                <w:rPr>
                  <w:rFonts w:ascii="Corbel" w:hAnsi="Corbel"/>
                  <w:b/>
                  <w:color w:val="575757"/>
                  <w:lang w:eastAsia="ja-JP"/>
                </w:rPr>
                <w:delText>Podíl</w:delText>
              </w:r>
            </w:del>
          </w:p>
        </w:tc>
        <w:tc>
          <w:tcPr>
            <w:tcW w:w="6563" w:type="dxa"/>
            <w:tcPrChange w:id="29" w:author="Damian Struk" w:date="2024-11-09T13:09:00Z" w16du:dateUtc="2024-11-09T12:09:00Z">
              <w:tcPr>
                <w:tcW w:w="6563" w:type="dxa"/>
              </w:tcPr>
            </w:tcPrChange>
          </w:tcPr>
          <w:p w14:paraId="56D7920A" w14:textId="68F55195"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0"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1</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w:t>
              </w:r>
              <w:r>
                <w:rPr>
                  <w:rFonts w:ascii="Corbel" w:hAnsi="Corbel"/>
                  <w:color w:val="575757"/>
                  <w:lang w:eastAsia="ja-JP"/>
                </w:rPr>
                <w:t>v </w:t>
              </w:r>
              <w:r w:rsidRPr="00F56967">
                <w:rPr>
                  <w:rFonts w:ascii="Corbel" w:hAnsi="Corbel"/>
                  <w:color w:val="575757"/>
                  <w:lang w:eastAsia="ja-JP"/>
                </w:rPr>
                <w:t>preambul</w:t>
              </w:r>
              <w:r>
                <w:rPr>
                  <w:rFonts w:ascii="Corbel" w:hAnsi="Corbel"/>
                  <w:color w:val="575757"/>
                  <w:lang w:eastAsia="ja-JP"/>
                </w:rPr>
                <w:t>i této Smlouvy</w:t>
              </w:r>
              <w:r w:rsidRPr="00F56967">
                <w:rPr>
                  <w:rFonts w:ascii="Corbel" w:hAnsi="Corbel"/>
                  <w:color w:val="575757"/>
                  <w:lang w:eastAsia="ja-JP"/>
                </w:rPr>
                <w:t>.</w:t>
              </w:r>
            </w:ins>
            <w:del w:id="31" w:author="Damian Struk" w:date="2024-11-09T13:09:00Z" w16du:dateUtc="2024-11-09T12:09:00Z">
              <w:r w:rsidDel="00287957">
                <w:rPr>
                  <w:rFonts w:ascii="Corbel" w:hAnsi="Corbel"/>
                  <w:color w:val="575757"/>
                  <w:lang w:eastAsia="ja-JP"/>
                </w:rPr>
                <w:delText>znamená kterýkoli z Podílů, nebo dle kontextu jen některý z Podílů.</w:delText>
              </w:r>
            </w:del>
          </w:p>
        </w:tc>
      </w:tr>
      <w:tr w:rsidR="00080DEB" w:rsidRPr="00F56967" w14:paraId="780B053D" w14:textId="77777777" w:rsidTr="00080DEB">
        <w:tblPrEx>
          <w:tblW w:w="9498" w:type="dxa"/>
          <w:tblInd w:w="567" w:type="dxa"/>
          <w:tblLayout w:type="fixed"/>
          <w:tblPrExChange w:id="32" w:author="Damian Struk" w:date="2024-11-09T13:09:00Z" w16du:dateUtc="2024-11-09T12:09:00Z">
            <w:tblPrEx>
              <w:tblW w:w="9498" w:type="dxa"/>
              <w:tblInd w:w="567" w:type="dxa"/>
              <w:tblLayout w:type="fixed"/>
            </w:tblPrEx>
          </w:tblPrExChange>
        </w:tblPrEx>
        <w:trPr>
          <w:trHeight w:val="265"/>
          <w:trPrChange w:id="33" w:author="Damian Struk" w:date="2024-11-09T13:09:00Z" w16du:dateUtc="2024-11-09T12:09:00Z">
            <w:trPr>
              <w:trHeight w:val="265"/>
            </w:trPr>
          </w:trPrChange>
        </w:trPr>
        <w:tc>
          <w:tcPr>
            <w:tcW w:w="709" w:type="dxa"/>
            <w:tcPrChange w:id="34" w:author="Damian Struk" w:date="2024-11-09T13:09:00Z" w16du:dateUtc="2024-11-09T12:09:00Z">
              <w:tcPr>
                <w:tcW w:w="709" w:type="dxa"/>
              </w:tcPr>
            </w:tcPrChange>
          </w:tcPr>
          <w:p w14:paraId="0388D6C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5" w:author="Damian Struk" w:date="2024-11-09T13:09:00Z" w16du:dateUtc="2024-11-09T12:09:00Z">
              <w:tcPr>
                <w:tcW w:w="2226" w:type="dxa"/>
              </w:tcPr>
            </w:tcPrChange>
          </w:tcPr>
          <w:p w14:paraId="33A55E53" w14:textId="1ECBD3E9"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36"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2</w:t>
              </w:r>
            </w:ins>
            <w:del w:id="37"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1</w:delText>
              </w:r>
            </w:del>
          </w:p>
        </w:tc>
        <w:tc>
          <w:tcPr>
            <w:tcW w:w="6563" w:type="dxa"/>
            <w:tcPrChange w:id="38" w:author="Damian Struk" w:date="2024-11-09T13:09:00Z" w16du:dateUtc="2024-11-09T12:09:00Z">
              <w:tcPr>
                <w:tcW w:w="6563" w:type="dxa"/>
              </w:tcPr>
            </w:tcPrChange>
          </w:tcPr>
          <w:p w14:paraId="6A20668C" w14:textId="0FC20B43"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9"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0"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1</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w:delText>
              </w:r>
              <w:r w:rsidDel="00287957">
                <w:rPr>
                  <w:rFonts w:ascii="Corbel" w:hAnsi="Corbel"/>
                  <w:color w:val="575757"/>
                  <w:lang w:eastAsia="ja-JP"/>
                </w:rPr>
                <w:delText>v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39DA249" w14:textId="77777777" w:rsidTr="00080DEB">
        <w:tblPrEx>
          <w:tblW w:w="9498" w:type="dxa"/>
          <w:tblInd w:w="567" w:type="dxa"/>
          <w:tblLayout w:type="fixed"/>
          <w:tblPrExChange w:id="41" w:author="Damian Struk" w:date="2024-11-09T13:09:00Z" w16du:dateUtc="2024-11-09T12:09:00Z">
            <w:tblPrEx>
              <w:tblW w:w="9498" w:type="dxa"/>
              <w:tblInd w:w="567" w:type="dxa"/>
              <w:tblLayout w:type="fixed"/>
            </w:tblPrEx>
          </w:tblPrExChange>
        </w:tblPrEx>
        <w:trPr>
          <w:trHeight w:val="265"/>
          <w:trPrChange w:id="42" w:author="Damian Struk" w:date="2024-11-09T13:09:00Z" w16du:dateUtc="2024-11-09T12:09:00Z">
            <w:trPr>
              <w:trHeight w:val="265"/>
            </w:trPr>
          </w:trPrChange>
        </w:trPr>
        <w:tc>
          <w:tcPr>
            <w:tcW w:w="709" w:type="dxa"/>
            <w:tcPrChange w:id="43" w:author="Damian Struk" w:date="2024-11-09T13:09:00Z" w16du:dateUtc="2024-11-09T12:09:00Z">
              <w:tcPr>
                <w:tcW w:w="709" w:type="dxa"/>
              </w:tcPr>
            </w:tcPrChange>
          </w:tcPr>
          <w:p w14:paraId="0E4D906B"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44" w:author="Damian Struk" w:date="2024-11-09T13:09:00Z" w16du:dateUtc="2024-11-09T12:09:00Z">
              <w:tcPr>
                <w:tcW w:w="2226" w:type="dxa"/>
              </w:tcPr>
            </w:tcPrChange>
          </w:tcPr>
          <w:p w14:paraId="50AA1018" w14:textId="38A34888"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45"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3</w:t>
              </w:r>
            </w:ins>
            <w:del w:id="46"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2</w:delText>
              </w:r>
            </w:del>
          </w:p>
        </w:tc>
        <w:tc>
          <w:tcPr>
            <w:tcW w:w="6563" w:type="dxa"/>
            <w:tcPrChange w:id="47" w:author="Damian Struk" w:date="2024-11-09T13:09:00Z" w16du:dateUtc="2024-11-09T12:09:00Z">
              <w:tcPr>
                <w:tcW w:w="6563" w:type="dxa"/>
              </w:tcPr>
            </w:tcPrChange>
          </w:tcPr>
          <w:p w14:paraId="27383D8A" w14:textId="69CB6688"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48"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9"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2424993" w14:textId="77777777" w:rsidTr="00080DEB">
        <w:tblPrEx>
          <w:tblW w:w="9498" w:type="dxa"/>
          <w:tblInd w:w="567" w:type="dxa"/>
          <w:tblLayout w:type="fixed"/>
          <w:tblPrExChange w:id="50" w:author="Damian Struk" w:date="2024-11-09T13:09:00Z" w16du:dateUtc="2024-11-09T12:09:00Z">
            <w:tblPrEx>
              <w:tblW w:w="9498" w:type="dxa"/>
              <w:tblInd w:w="567" w:type="dxa"/>
              <w:tblLayout w:type="fixed"/>
            </w:tblPrEx>
          </w:tblPrExChange>
        </w:tblPrEx>
        <w:trPr>
          <w:trHeight w:val="265"/>
          <w:trPrChange w:id="51" w:author="Damian Struk" w:date="2024-11-09T13:09:00Z" w16du:dateUtc="2024-11-09T12:09:00Z">
            <w:trPr>
              <w:trHeight w:val="265"/>
            </w:trPr>
          </w:trPrChange>
        </w:trPr>
        <w:tc>
          <w:tcPr>
            <w:tcW w:w="709" w:type="dxa"/>
            <w:tcPrChange w:id="52" w:author="Damian Struk" w:date="2024-11-09T13:09:00Z" w16du:dateUtc="2024-11-09T12:09:00Z">
              <w:tcPr>
                <w:tcW w:w="709" w:type="dxa"/>
              </w:tcPr>
            </w:tcPrChange>
          </w:tcPr>
          <w:p w14:paraId="1000DC44"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53" w:author="Damian Struk" w:date="2024-11-09T13:09:00Z" w16du:dateUtc="2024-11-09T12:09:00Z">
              <w:tcPr>
                <w:tcW w:w="2226" w:type="dxa"/>
              </w:tcPr>
            </w:tcPrChange>
          </w:tcPr>
          <w:p w14:paraId="0C0EDABF" w14:textId="346B95BE"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54"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4</w:t>
              </w:r>
            </w:ins>
            <w:del w:id="55"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3</w:delText>
              </w:r>
            </w:del>
          </w:p>
        </w:tc>
        <w:tc>
          <w:tcPr>
            <w:tcW w:w="6563" w:type="dxa"/>
            <w:tcPrChange w:id="56" w:author="Damian Struk" w:date="2024-11-09T13:09:00Z" w16du:dateUtc="2024-11-09T12:09:00Z">
              <w:tcPr>
                <w:tcW w:w="6563" w:type="dxa"/>
              </w:tcPr>
            </w:tcPrChange>
          </w:tcPr>
          <w:p w14:paraId="30EA9426" w14:textId="5F771222"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57"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58"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6914C327" w14:textId="77777777" w:rsidTr="00080DEB">
        <w:tblPrEx>
          <w:tblW w:w="9498" w:type="dxa"/>
          <w:tblInd w:w="567" w:type="dxa"/>
          <w:tblLayout w:type="fixed"/>
          <w:tblPrExChange w:id="59" w:author="Damian Struk" w:date="2024-11-09T13:09:00Z" w16du:dateUtc="2024-11-09T12:09:00Z">
            <w:tblPrEx>
              <w:tblW w:w="9498" w:type="dxa"/>
              <w:tblInd w:w="567" w:type="dxa"/>
              <w:tblLayout w:type="fixed"/>
            </w:tblPrEx>
          </w:tblPrExChange>
        </w:tblPrEx>
        <w:trPr>
          <w:trHeight w:val="265"/>
          <w:trPrChange w:id="60" w:author="Damian Struk" w:date="2024-11-09T13:09:00Z" w16du:dateUtc="2024-11-09T12:09:00Z">
            <w:trPr>
              <w:trHeight w:val="265"/>
            </w:trPr>
          </w:trPrChange>
        </w:trPr>
        <w:tc>
          <w:tcPr>
            <w:tcW w:w="709" w:type="dxa"/>
            <w:tcPrChange w:id="61" w:author="Damian Struk" w:date="2024-11-09T13:09:00Z" w16du:dateUtc="2024-11-09T12:09:00Z">
              <w:tcPr>
                <w:tcW w:w="709" w:type="dxa"/>
              </w:tcPr>
            </w:tcPrChange>
          </w:tcPr>
          <w:p w14:paraId="1062F6E3"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62" w:author="Damian Struk" w:date="2024-11-09T13:09:00Z" w16du:dateUtc="2024-11-09T12:09:00Z">
              <w:tcPr>
                <w:tcW w:w="2226" w:type="dxa"/>
              </w:tcPr>
            </w:tcPrChange>
          </w:tcPr>
          <w:p w14:paraId="3FA62B25" w14:textId="702A527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63"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5</w:t>
              </w:r>
            </w:ins>
            <w:del w:id="64"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4</w:delText>
              </w:r>
            </w:del>
          </w:p>
        </w:tc>
        <w:tc>
          <w:tcPr>
            <w:tcW w:w="6563" w:type="dxa"/>
            <w:tcPrChange w:id="65" w:author="Damian Struk" w:date="2024-11-09T13:09:00Z" w16du:dateUtc="2024-11-09T12:09:00Z">
              <w:tcPr>
                <w:tcW w:w="6563" w:type="dxa"/>
              </w:tcPr>
            </w:tcPrChange>
          </w:tcPr>
          <w:p w14:paraId="64D20B9F" w14:textId="3E34AAC4"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66"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67"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12542DE5" w14:textId="77777777" w:rsidTr="00080DEB">
        <w:tblPrEx>
          <w:tblW w:w="9498" w:type="dxa"/>
          <w:tblInd w:w="567" w:type="dxa"/>
          <w:tblLayout w:type="fixed"/>
          <w:tblPrExChange w:id="68" w:author="Damian Struk" w:date="2024-11-09T13:09:00Z" w16du:dateUtc="2024-11-09T12:09:00Z">
            <w:tblPrEx>
              <w:tblW w:w="9498" w:type="dxa"/>
              <w:tblInd w:w="567" w:type="dxa"/>
              <w:tblLayout w:type="fixed"/>
            </w:tblPrEx>
          </w:tblPrExChange>
        </w:tblPrEx>
        <w:trPr>
          <w:trHeight w:val="265"/>
          <w:trPrChange w:id="69" w:author="Damian Struk" w:date="2024-11-09T13:09:00Z" w16du:dateUtc="2024-11-09T12:09:00Z">
            <w:trPr>
              <w:trHeight w:val="265"/>
            </w:trPr>
          </w:trPrChange>
        </w:trPr>
        <w:tc>
          <w:tcPr>
            <w:tcW w:w="709" w:type="dxa"/>
            <w:tcPrChange w:id="70" w:author="Damian Struk" w:date="2024-11-09T13:09:00Z" w16du:dateUtc="2024-11-09T12:09:00Z">
              <w:tcPr>
                <w:tcW w:w="709" w:type="dxa"/>
              </w:tcPr>
            </w:tcPrChange>
          </w:tcPr>
          <w:p w14:paraId="5704687E"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71" w:author="Damian Struk" w:date="2024-11-09T13:09:00Z" w16du:dateUtc="2024-11-09T12:09:00Z">
              <w:tcPr>
                <w:tcW w:w="2226" w:type="dxa"/>
              </w:tcPr>
            </w:tcPrChange>
          </w:tcPr>
          <w:p w14:paraId="5F298269" w14:textId="1A6F041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72" w:author="Damian Struk" w:date="2024-11-09T13:09:00Z" w16du:dateUtc="2024-11-09T12:09:00Z">
              <w:r>
                <w:rPr>
                  <w:rFonts w:ascii="Corbel" w:hAnsi="Corbel"/>
                  <w:b/>
                  <w:color w:val="575757"/>
                  <w:lang w:eastAsia="ja-JP"/>
                </w:rPr>
                <w:t>Podíly</w:t>
              </w:r>
            </w:ins>
            <w:del w:id="73"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5</w:delText>
              </w:r>
            </w:del>
          </w:p>
        </w:tc>
        <w:tc>
          <w:tcPr>
            <w:tcW w:w="6563" w:type="dxa"/>
            <w:tcPrChange w:id="74" w:author="Damian Struk" w:date="2024-11-09T13:09:00Z" w16du:dateUtc="2024-11-09T12:09:00Z">
              <w:tcPr>
                <w:tcW w:w="6563" w:type="dxa"/>
              </w:tcPr>
            </w:tcPrChange>
          </w:tcPr>
          <w:p w14:paraId="567CF1C6" w14:textId="7F77F21F"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75" w:author="Damian Struk" w:date="2024-11-09T13:09:00Z" w16du:dateUtc="2024-11-09T12:09:00Z">
              <w:r>
                <w:rPr>
                  <w:rFonts w:ascii="Corbel" w:hAnsi="Corbel"/>
                  <w:color w:val="575757"/>
                  <w:lang w:eastAsia="ja-JP"/>
                </w:rPr>
                <w:t>znamená společně Podíl 1, Podíl 2, Podíl 3, Podíl 4 a Podíl 5.</w:t>
              </w:r>
            </w:ins>
            <w:del w:id="76"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1763831" w14:textId="77777777" w:rsidTr="00080DEB">
        <w:tblPrEx>
          <w:tblW w:w="9498" w:type="dxa"/>
          <w:tblInd w:w="567" w:type="dxa"/>
          <w:tblLayout w:type="fixed"/>
          <w:tblPrExChange w:id="77" w:author="Damian Struk" w:date="2024-11-09T13:09:00Z" w16du:dateUtc="2024-11-09T12:09:00Z">
            <w:tblPrEx>
              <w:tblW w:w="9498" w:type="dxa"/>
              <w:tblInd w:w="567" w:type="dxa"/>
              <w:tblLayout w:type="fixed"/>
            </w:tblPrEx>
          </w:tblPrExChange>
        </w:tblPrEx>
        <w:trPr>
          <w:trHeight w:val="265"/>
          <w:trPrChange w:id="78" w:author="Damian Struk" w:date="2024-11-09T13:09:00Z" w16du:dateUtc="2024-11-09T12:09:00Z">
            <w:trPr>
              <w:trHeight w:val="265"/>
            </w:trPr>
          </w:trPrChange>
        </w:trPr>
        <w:tc>
          <w:tcPr>
            <w:tcW w:w="709" w:type="dxa"/>
            <w:tcPrChange w:id="79" w:author="Damian Struk" w:date="2024-11-09T13:09:00Z" w16du:dateUtc="2024-11-09T12:09:00Z">
              <w:tcPr>
                <w:tcW w:w="709" w:type="dxa"/>
              </w:tcPr>
            </w:tcPrChange>
          </w:tcPr>
          <w:p w14:paraId="6392C93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80" w:author="Damian Struk" w:date="2024-11-09T13:09:00Z" w16du:dateUtc="2024-11-09T12:09:00Z">
              <w:tcPr>
                <w:tcW w:w="2226" w:type="dxa"/>
              </w:tcPr>
            </w:tcPrChange>
          </w:tcPr>
          <w:p w14:paraId="3F0DA34A" w14:textId="77777777" w:rsidR="00080DEB" w:rsidRPr="00766CDE" w:rsidRDefault="00080DEB" w:rsidP="00766CDE">
            <w:pPr>
              <w:pStyle w:val="ListParagraph"/>
              <w:widowControl w:val="0"/>
              <w:spacing w:before="120" w:after="120" w:line="300" w:lineRule="exact"/>
              <w:ind w:left="-108"/>
              <w:contextualSpacing w:val="0"/>
              <w:rPr>
                <w:ins w:id="81" w:author="Damian Struk" w:date="2024-11-09T13:09:00Z" w16du:dateUtc="2024-11-09T12:09:00Z"/>
                <w:rFonts w:ascii="Corbel" w:hAnsi="Corbel"/>
                <w:b/>
                <w:color w:val="575757"/>
                <w:lang w:eastAsia="ja-JP"/>
              </w:rPr>
            </w:pPr>
            <w:ins w:id="82" w:author="Damian Struk" w:date="2024-11-09T13:09:00Z" w16du:dateUtc="2024-11-09T12:09:00Z">
              <w:r w:rsidRPr="00766CDE">
                <w:rPr>
                  <w:rFonts w:ascii="Corbel" w:hAnsi="Corbel"/>
                  <w:b/>
                  <w:color w:val="575757"/>
                  <w:lang w:eastAsia="ja-JP"/>
                </w:rPr>
                <w:t>Podstatná nepříznivá změna</w:t>
              </w:r>
              <w:r w:rsidRPr="00766CDE">
                <w:rPr>
                  <w:rFonts w:ascii="Corbel" w:hAnsi="Corbel"/>
                  <w:b/>
                  <w:color w:val="575757"/>
                  <w:lang w:eastAsia="ja-JP"/>
                </w:rPr>
                <w:tab/>
              </w:r>
            </w:ins>
          </w:p>
          <w:p w14:paraId="113D98F3" w14:textId="37908A12"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del w:id="83" w:author="Damian Struk" w:date="2024-11-09T13:09:00Z" w16du:dateUtc="2024-11-09T12:09:00Z">
              <w:r w:rsidDel="00287957">
                <w:rPr>
                  <w:rFonts w:ascii="Corbel" w:hAnsi="Corbel"/>
                  <w:b/>
                  <w:color w:val="575757"/>
                  <w:lang w:eastAsia="ja-JP"/>
                </w:rPr>
                <w:delText>Podíly</w:delText>
              </w:r>
            </w:del>
          </w:p>
        </w:tc>
        <w:tc>
          <w:tcPr>
            <w:tcW w:w="6563" w:type="dxa"/>
            <w:tcPrChange w:id="84" w:author="Damian Struk" w:date="2024-11-09T13:09:00Z" w16du:dateUtc="2024-11-09T12:09:00Z">
              <w:tcPr>
                <w:tcW w:w="6563" w:type="dxa"/>
              </w:tcPr>
            </w:tcPrChange>
          </w:tcPr>
          <w:p w14:paraId="134F71BF" w14:textId="77777777" w:rsidR="00080DEB" w:rsidRPr="00766CDE" w:rsidRDefault="00080DEB" w:rsidP="00766CDE">
            <w:pPr>
              <w:pStyle w:val="ListParagraph"/>
              <w:widowControl w:val="0"/>
              <w:spacing w:before="120" w:after="120" w:line="300" w:lineRule="exact"/>
              <w:ind w:left="0"/>
              <w:contextualSpacing w:val="0"/>
              <w:rPr>
                <w:ins w:id="85" w:author="Damian Struk" w:date="2024-11-09T13:09:00Z" w16du:dateUtc="2024-11-09T12:09:00Z"/>
                <w:rFonts w:ascii="Corbel" w:hAnsi="Corbel"/>
                <w:color w:val="575757"/>
                <w:lang w:eastAsia="ja-JP"/>
              </w:rPr>
            </w:pPr>
            <w:ins w:id="86" w:author="Damian Struk" w:date="2024-11-09T13:09:00Z" w16du:dateUtc="2024-11-09T12:09:00Z">
              <w:r w:rsidRPr="00766CDE">
                <w:rPr>
                  <w:rFonts w:ascii="Corbel" w:hAnsi="Corbel"/>
                  <w:color w:val="575757"/>
                  <w:lang w:eastAsia="ja-JP"/>
                </w:rPr>
                <w:t xml:space="preserve">znamená podstatnou nepříznivou změnu týkající se obchodní činnosti, majetku, výsledků činností, výhledu </w:t>
              </w:r>
              <w:r>
                <w:rPr>
                  <w:rFonts w:ascii="Corbel" w:hAnsi="Corbel"/>
                  <w:color w:val="575757"/>
                  <w:lang w:eastAsia="ja-JP"/>
                </w:rPr>
                <w:t>a/</w:t>
              </w:r>
              <w:r w:rsidRPr="00766CDE">
                <w:rPr>
                  <w:rFonts w:ascii="Corbel" w:hAnsi="Corbel"/>
                  <w:color w:val="575757"/>
                  <w:lang w:eastAsia="ja-JP"/>
                </w:rPr>
                <w:t xml:space="preserve">nebo stavu </w:t>
              </w:r>
              <w:r>
                <w:rPr>
                  <w:rFonts w:ascii="Corbel" w:hAnsi="Corbel"/>
                  <w:color w:val="575757"/>
                  <w:lang w:eastAsia="ja-JP"/>
                </w:rPr>
                <w:t>Společnosti RELAKA, Společnosti AGROBIOPLYN a/nebo BPS</w:t>
              </w:r>
              <w:r w:rsidRPr="00766CDE">
                <w:rPr>
                  <w:rFonts w:ascii="Corbel" w:hAnsi="Corbel"/>
                  <w:color w:val="575757"/>
                  <w:lang w:eastAsia="ja-JP"/>
                </w:rPr>
                <w:t>, která má za</w:t>
              </w:r>
              <w:r>
                <w:rPr>
                  <w:rFonts w:ascii="Corbel" w:hAnsi="Corbel"/>
                  <w:color w:val="575757"/>
                  <w:lang w:eastAsia="ja-JP"/>
                </w:rPr>
                <w:t> </w:t>
              </w:r>
              <w:r w:rsidRPr="00766CDE">
                <w:rPr>
                  <w:rFonts w:ascii="Corbel" w:hAnsi="Corbel"/>
                  <w:color w:val="575757"/>
                  <w:lang w:eastAsia="ja-JP"/>
                </w:rPr>
                <w:t xml:space="preserve">následek povinnost k náhradě </w:t>
              </w:r>
              <w:r>
                <w:rPr>
                  <w:rFonts w:ascii="Corbel" w:hAnsi="Corbel"/>
                  <w:color w:val="575757"/>
                  <w:lang w:eastAsia="ja-JP"/>
                </w:rPr>
                <w:t>újmy</w:t>
              </w:r>
              <w:r w:rsidRPr="00766CDE">
                <w:rPr>
                  <w:rFonts w:ascii="Corbel" w:hAnsi="Corbel"/>
                  <w:color w:val="575757"/>
                  <w:lang w:eastAsia="ja-JP"/>
                </w:rPr>
                <w:t xml:space="preserve">, nákladů </w:t>
              </w:r>
              <w:r>
                <w:rPr>
                  <w:rFonts w:ascii="Corbel" w:hAnsi="Corbel"/>
                  <w:color w:val="575757"/>
                  <w:lang w:eastAsia="ja-JP"/>
                </w:rPr>
                <w:t>a/</w:t>
              </w:r>
              <w:r w:rsidRPr="00766CDE">
                <w:rPr>
                  <w:rFonts w:ascii="Corbel" w:hAnsi="Corbel"/>
                  <w:color w:val="575757"/>
                  <w:lang w:eastAsia="ja-JP"/>
                </w:rPr>
                <w:t xml:space="preserve">nebo jiný závazek, a/nebo jiné snížení hodnoty </w:t>
              </w:r>
              <w:r>
                <w:rPr>
                  <w:rFonts w:ascii="Corbel" w:hAnsi="Corbel"/>
                  <w:color w:val="575757"/>
                  <w:lang w:eastAsia="ja-JP"/>
                </w:rPr>
                <w:t xml:space="preserve">Společnosti RELAKA, Společnosti AGROBIOPLYN a/nebo BPS </w:t>
              </w:r>
              <w:r w:rsidRPr="00766CDE">
                <w:rPr>
                  <w:rFonts w:ascii="Corbel" w:hAnsi="Corbel"/>
                  <w:color w:val="575757"/>
                  <w:lang w:eastAsia="ja-JP"/>
                </w:rPr>
                <w:t xml:space="preserve">převyšující </w:t>
              </w:r>
              <w:r w:rsidRPr="00901023">
                <w:rPr>
                  <w:rFonts w:ascii="Corbel" w:hAnsi="Corbel"/>
                  <w:color w:val="575757"/>
                  <w:lang w:eastAsia="ja-JP"/>
                </w:rPr>
                <w:t>100.000</w:t>
              </w:r>
              <w:r w:rsidRPr="00766CDE">
                <w:rPr>
                  <w:rFonts w:ascii="Corbel" w:hAnsi="Corbel"/>
                  <w:color w:val="575757"/>
                  <w:lang w:eastAsia="ja-JP"/>
                </w:rPr>
                <w:t xml:space="preserve"> Kč. Pro vyloučení pochybností je výslovně dohodnuto, že za Podstatnou nepříznivou změnu se nepovažuje:</w:t>
              </w:r>
            </w:ins>
          </w:p>
          <w:p w14:paraId="69CB6D59" w14:textId="77777777" w:rsidR="00080DEB" w:rsidRPr="00766CDE" w:rsidRDefault="00080DEB" w:rsidP="0024691F">
            <w:pPr>
              <w:pStyle w:val="ListParagraph"/>
              <w:widowControl w:val="0"/>
              <w:numPr>
                <w:ilvl w:val="0"/>
                <w:numId w:val="6"/>
              </w:numPr>
              <w:spacing w:before="120" w:after="120" w:line="300" w:lineRule="exact"/>
              <w:contextualSpacing w:val="0"/>
              <w:rPr>
                <w:ins w:id="87" w:author="Damian Struk" w:date="2024-11-09T13:09:00Z" w16du:dateUtc="2024-11-09T12:09:00Z"/>
                <w:rFonts w:ascii="Corbel" w:hAnsi="Corbel"/>
                <w:color w:val="575757"/>
                <w:lang w:eastAsia="ja-JP"/>
              </w:rPr>
            </w:pPr>
            <w:ins w:id="88" w:author="Damian Struk" w:date="2024-11-09T13:09:00Z" w16du:dateUtc="2024-11-09T12:09:00Z">
              <w:r w:rsidRPr="00766CDE">
                <w:rPr>
                  <w:rFonts w:ascii="Corbel" w:hAnsi="Corbel"/>
                  <w:color w:val="575757"/>
                  <w:lang w:eastAsia="ja-JP"/>
                </w:rPr>
                <w:t>jakýkoli krok</w:t>
              </w:r>
              <w:r>
                <w:rPr>
                  <w:rFonts w:ascii="Corbel" w:hAnsi="Corbel"/>
                  <w:color w:val="575757"/>
                  <w:lang w:eastAsia="ja-JP"/>
                </w:rPr>
                <w:t>, právní jednání nebo jiný úkon</w:t>
              </w:r>
              <w:r w:rsidRPr="00766CDE">
                <w:rPr>
                  <w:rFonts w:ascii="Corbel" w:hAnsi="Corbel"/>
                  <w:color w:val="575757"/>
                  <w:lang w:eastAsia="ja-JP"/>
                </w:rPr>
                <w:t xml:space="preserve"> výslovně předpokládané touto Smlouvou za účelem realizace Transakce;</w:t>
              </w:r>
            </w:ins>
          </w:p>
          <w:p w14:paraId="3C2EDBAE" w14:textId="77777777" w:rsidR="00080DEB" w:rsidRPr="00766CDE" w:rsidRDefault="00080DEB" w:rsidP="0024691F">
            <w:pPr>
              <w:pStyle w:val="ListParagraph"/>
              <w:widowControl w:val="0"/>
              <w:numPr>
                <w:ilvl w:val="0"/>
                <w:numId w:val="6"/>
              </w:numPr>
              <w:spacing w:before="120" w:after="120" w:line="300" w:lineRule="exact"/>
              <w:contextualSpacing w:val="0"/>
              <w:rPr>
                <w:ins w:id="89" w:author="Damian Struk" w:date="2024-11-09T13:09:00Z" w16du:dateUtc="2024-11-09T12:09:00Z"/>
                <w:rFonts w:ascii="Corbel" w:hAnsi="Corbel"/>
                <w:color w:val="575757"/>
                <w:lang w:eastAsia="ja-JP"/>
              </w:rPr>
            </w:pPr>
            <w:ins w:id="90" w:author="Damian Struk" w:date="2024-11-09T13:09:00Z" w16du:dateUtc="2024-11-09T12:09:00Z">
              <w:r w:rsidRPr="00766CDE">
                <w:rPr>
                  <w:rFonts w:ascii="Corbel" w:hAnsi="Corbel"/>
                  <w:color w:val="575757"/>
                  <w:lang w:eastAsia="ja-JP"/>
                </w:rPr>
                <w:t xml:space="preserve">jakýkoli krok, ke kterému dal </w:t>
              </w:r>
              <w:r>
                <w:rPr>
                  <w:rFonts w:ascii="Corbel" w:hAnsi="Corbel"/>
                  <w:color w:val="575757"/>
                  <w:lang w:eastAsia="ja-JP"/>
                </w:rPr>
                <w:t>K</w:t>
              </w:r>
              <w:r w:rsidRPr="00766CDE">
                <w:rPr>
                  <w:rFonts w:ascii="Corbel" w:hAnsi="Corbel"/>
                  <w:color w:val="575757"/>
                  <w:lang w:eastAsia="ja-JP"/>
                </w:rPr>
                <w:t xml:space="preserve">upující </w:t>
              </w:r>
              <w:r>
                <w:rPr>
                  <w:rFonts w:ascii="Corbel" w:hAnsi="Corbel"/>
                  <w:color w:val="575757"/>
                  <w:lang w:eastAsia="ja-JP"/>
                </w:rPr>
                <w:t>P</w:t>
              </w:r>
              <w:r w:rsidRPr="00766CDE">
                <w:rPr>
                  <w:rFonts w:ascii="Corbel" w:hAnsi="Corbel"/>
                  <w:color w:val="575757"/>
                  <w:lang w:eastAsia="ja-JP"/>
                </w:rPr>
                <w:t xml:space="preserve">rodávajícím </w:t>
              </w:r>
              <w:r>
                <w:rPr>
                  <w:rFonts w:ascii="Corbel" w:hAnsi="Corbel"/>
                  <w:color w:val="575757"/>
                  <w:lang w:eastAsia="ja-JP"/>
                </w:rPr>
                <w:t xml:space="preserve">předchozí </w:t>
              </w:r>
              <w:r w:rsidRPr="00766CDE">
                <w:rPr>
                  <w:rFonts w:ascii="Corbel" w:hAnsi="Corbel"/>
                  <w:color w:val="575757"/>
                  <w:lang w:eastAsia="ja-JP"/>
                </w:rPr>
                <w:t xml:space="preserve">písemný souhlas; </w:t>
              </w:r>
              <w:r>
                <w:rPr>
                  <w:rFonts w:ascii="Corbel" w:hAnsi="Corbel"/>
                  <w:color w:val="575757"/>
                  <w:lang w:eastAsia="ja-JP"/>
                </w:rPr>
                <w:t>a/nebo</w:t>
              </w:r>
            </w:ins>
          </w:p>
          <w:p w14:paraId="03215994" w14:textId="6CAE6EB6"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91" w:author="Damian Struk" w:date="2024-11-09T13:09:00Z" w16du:dateUtc="2024-11-09T12:09:00Z">
              <w:r w:rsidRPr="00766CDE">
                <w:rPr>
                  <w:rFonts w:ascii="Corbel" w:hAnsi="Corbel"/>
                  <w:color w:val="575757"/>
                  <w:lang w:eastAsia="ja-JP"/>
                </w:rPr>
                <w:t>skutečnost, která je přímým</w:t>
              </w:r>
              <w:r>
                <w:rPr>
                  <w:rFonts w:ascii="Corbel" w:hAnsi="Corbel"/>
                  <w:color w:val="575757"/>
                  <w:lang w:eastAsia="ja-JP"/>
                </w:rPr>
                <w:t xml:space="preserve"> a výlučným</w:t>
              </w:r>
              <w:r w:rsidRPr="00766CDE">
                <w:rPr>
                  <w:rFonts w:ascii="Corbel" w:hAnsi="Corbel"/>
                  <w:color w:val="575757"/>
                  <w:lang w:eastAsia="ja-JP"/>
                </w:rPr>
                <w:t xml:space="preserve"> důsledkem jednání </w:t>
              </w:r>
              <w:r>
                <w:rPr>
                  <w:rFonts w:ascii="Corbel" w:hAnsi="Corbel"/>
                  <w:color w:val="575757"/>
                  <w:lang w:eastAsia="ja-JP"/>
                </w:rPr>
                <w:lastRenderedPageBreak/>
                <w:t>K</w:t>
              </w:r>
              <w:r w:rsidRPr="00766CDE">
                <w:rPr>
                  <w:rFonts w:ascii="Corbel" w:hAnsi="Corbel"/>
                  <w:color w:val="575757"/>
                  <w:lang w:eastAsia="ja-JP"/>
                </w:rPr>
                <w:t>upujícího.</w:t>
              </w:r>
            </w:ins>
            <w:del w:id="92" w:author="Damian Struk" w:date="2024-11-09T13:09:00Z" w16du:dateUtc="2024-11-09T12:09:00Z">
              <w:r w:rsidDel="00287957">
                <w:rPr>
                  <w:rFonts w:ascii="Corbel" w:hAnsi="Corbel"/>
                  <w:color w:val="575757"/>
                  <w:lang w:eastAsia="ja-JP"/>
                </w:rPr>
                <w:delText>znamená společně Podíl 1, Podíl 2, Podíl 3, Podíl 4 a Podíl 5.</w:delText>
              </w:r>
            </w:del>
          </w:p>
        </w:tc>
      </w:tr>
      <w:tr w:rsidR="00080DEB" w:rsidRPr="00F56967" w14:paraId="36AF44F5" w14:textId="77777777" w:rsidTr="00080DEB">
        <w:tblPrEx>
          <w:tblW w:w="9498" w:type="dxa"/>
          <w:tblInd w:w="567" w:type="dxa"/>
          <w:tblLayout w:type="fixed"/>
          <w:tblPrExChange w:id="93" w:author="Damian Struk" w:date="2024-11-09T13:09:00Z" w16du:dateUtc="2024-11-09T12:09:00Z">
            <w:tblPrEx>
              <w:tblW w:w="9498" w:type="dxa"/>
              <w:tblInd w:w="567" w:type="dxa"/>
              <w:tblLayout w:type="fixed"/>
            </w:tblPrEx>
          </w:tblPrExChange>
        </w:tblPrEx>
        <w:trPr>
          <w:trHeight w:val="265"/>
          <w:trPrChange w:id="94" w:author="Damian Struk" w:date="2024-11-09T13:09:00Z" w16du:dateUtc="2024-11-09T12:09:00Z">
            <w:trPr>
              <w:trHeight w:val="265"/>
            </w:trPr>
          </w:trPrChange>
        </w:trPr>
        <w:tc>
          <w:tcPr>
            <w:tcW w:w="709" w:type="dxa"/>
            <w:tcPrChange w:id="95" w:author="Damian Struk" w:date="2024-11-09T13:09:00Z" w16du:dateUtc="2024-11-09T12:09:00Z">
              <w:tcPr>
                <w:tcW w:w="709" w:type="dxa"/>
              </w:tcPr>
            </w:tcPrChange>
          </w:tcPr>
          <w:p w14:paraId="74C949F9"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96" w:author="Damian Struk" w:date="2024-11-09T13:09:00Z" w16du:dateUtc="2024-11-09T12:09:00Z">
              <w:tcPr>
                <w:tcW w:w="2226" w:type="dxa"/>
              </w:tcPr>
            </w:tcPrChange>
          </w:tcPr>
          <w:p w14:paraId="61B27489" w14:textId="56270BD6" w:rsidR="00080DEB" w:rsidRPr="00766CDE" w:rsidDel="00287957" w:rsidRDefault="00080DEB" w:rsidP="00766CDE">
            <w:pPr>
              <w:pStyle w:val="ListParagraph"/>
              <w:widowControl w:val="0"/>
              <w:spacing w:before="120" w:after="120" w:line="300" w:lineRule="exact"/>
              <w:ind w:left="-108"/>
              <w:contextualSpacing w:val="0"/>
              <w:rPr>
                <w:del w:id="97" w:author="Damian Struk" w:date="2024-11-09T13:09:00Z" w16du:dateUtc="2024-11-09T12:09:00Z"/>
                <w:rFonts w:ascii="Corbel" w:hAnsi="Corbel"/>
                <w:b/>
                <w:color w:val="575757"/>
                <w:lang w:eastAsia="ja-JP"/>
              </w:rPr>
            </w:pPr>
            <w:ins w:id="98" w:author="Damian Struk" w:date="2024-11-09T13:09:00Z" w16du:dateUtc="2024-11-09T12:09:00Z">
              <w:r>
                <w:rPr>
                  <w:rFonts w:ascii="Corbel" w:hAnsi="Corbel"/>
                  <w:b/>
                  <w:color w:val="575757"/>
                  <w:lang w:eastAsia="ja-JP"/>
                </w:rPr>
                <w:t>Podstatné snížení hodnoty</w:t>
              </w:r>
            </w:ins>
            <w:del w:id="99" w:author="Damian Struk" w:date="2024-11-09T13:09:00Z" w16du:dateUtc="2024-11-09T12:09:00Z">
              <w:r w:rsidRPr="00766CDE" w:rsidDel="00287957">
                <w:rPr>
                  <w:rFonts w:ascii="Corbel" w:hAnsi="Corbel"/>
                  <w:b/>
                  <w:color w:val="575757"/>
                  <w:lang w:eastAsia="ja-JP"/>
                </w:rPr>
                <w:delText>Podstatná nepříznivá změna</w:delText>
              </w:r>
              <w:r w:rsidRPr="00766CDE" w:rsidDel="00287957">
                <w:rPr>
                  <w:rFonts w:ascii="Corbel" w:hAnsi="Corbel"/>
                  <w:b/>
                  <w:color w:val="575757"/>
                  <w:lang w:eastAsia="ja-JP"/>
                </w:rPr>
                <w:tab/>
              </w:r>
            </w:del>
          </w:p>
          <w:p w14:paraId="6927C16D" w14:textId="1D59E7FC" w:rsidR="00080DEB" w:rsidRPr="00766CDE" w:rsidRDefault="00080DEB" w:rsidP="00766CDE">
            <w:pPr>
              <w:widowControl w:val="0"/>
              <w:tabs>
                <w:tab w:val="left" w:pos="3189"/>
              </w:tabs>
              <w:spacing w:before="120" w:after="120" w:line="300" w:lineRule="exact"/>
              <w:ind w:left="-108"/>
              <w:rPr>
                <w:rFonts w:ascii="Corbel" w:hAnsi="Corbel"/>
                <w:b/>
                <w:color w:val="575757"/>
                <w:lang w:eastAsia="ja-JP"/>
              </w:rPr>
            </w:pPr>
          </w:p>
        </w:tc>
        <w:tc>
          <w:tcPr>
            <w:tcW w:w="6563" w:type="dxa"/>
            <w:tcPrChange w:id="100" w:author="Damian Struk" w:date="2024-11-09T13:09:00Z" w16du:dateUtc="2024-11-09T12:09:00Z">
              <w:tcPr>
                <w:tcW w:w="6563" w:type="dxa"/>
              </w:tcPr>
            </w:tcPrChange>
          </w:tcPr>
          <w:p w14:paraId="14591D19" w14:textId="39D57EF3" w:rsidR="00080DEB" w:rsidRPr="00766CDE" w:rsidDel="00287957" w:rsidRDefault="00080DEB" w:rsidP="00766CDE">
            <w:pPr>
              <w:pStyle w:val="ListParagraph"/>
              <w:widowControl w:val="0"/>
              <w:spacing w:before="120" w:after="120" w:line="300" w:lineRule="exact"/>
              <w:ind w:left="0"/>
              <w:contextualSpacing w:val="0"/>
              <w:rPr>
                <w:del w:id="101" w:author="Damian Struk" w:date="2024-11-09T13:09:00Z" w16du:dateUtc="2024-11-09T12:09:00Z"/>
                <w:rFonts w:ascii="Corbel" w:hAnsi="Corbel"/>
                <w:color w:val="575757"/>
                <w:lang w:eastAsia="ja-JP"/>
              </w:rPr>
            </w:pPr>
            <w:ins w:id="102" w:author="Damian Struk" w:date="2024-11-09T13:09:00Z" w16du:dateUtc="2024-11-09T12:09:00Z">
              <w:r>
                <w:rPr>
                  <w:rFonts w:ascii="Corbel" w:hAnsi="Corbel"/>
                  <w:color w:val="575757"/>
                  <w:lang w:eastAsia="ja-JP"/>
                </w:rPr>
                <w:t xml:space="preserve">má význam uvedený v článku </w:t>
              </w:r>
              <w:r>
                <w:rPr>
                  <w:rFonts w:ascii="Corbel" w:hAnsi="Corbel"/>
                  <w:color w:val="575757"/>
                  <w:lang w:eastAsia="ja-JP"/>
                </w:rPr>
                <w:fldChar w:fldCharType="begin"/>
              </w:r>
              <w:r>
                <w:rPr>
                  <w:rFonts w:ascii="Corbel" w:hAnsi="Corbel"/>
                  <w:color w:val="575757"/>
                  <w:lang w:eastAsia="ja-JP"/>
                </w:rPr>
                <w:instrText xml:space="preserve"> REF _Ref102340349 \r \h </w:instrText>
              </w:r>
            </w:ins>
            <w:r>
              <w:rPr>
                <w:rFonts w:ascii="Corbel" w:hAnsi="Corbel"/>
                <w:color w:val="575757"/>
                <w:lang w:eastAsia="ja-JP"/>
              </w:rPr>
            </w:r>
            <w:ins w:id="103" w:author="Damian Struk" w:date="2024-11-09T13:09:00Z" w16du:dateUtc="2024-11-09T12:09:00Z">
              <w:r>
                <w:rPr>
                  <w:rFonts w:ascii="Corbel" w:hAnsi="Corbel"/>
                  <w:color w:val="575757"/>
                  <w:lang w:eastAsia="ja-JP"/>
                </w:rPr>
                <w:fldChar w:fldCharType="separate"/>
              </w:r>
              <w:r>
                <w:rPr>
                  <w:rFonts w:ascii="Corbel" w:hAnsi="Corbel"/>
                  <w:color w:val="575757"/>
                  <w:lang w:eastAsia="ja-JP"/>
                </w:rPr>
                <w:t>6.3</w:t>
              </w:r>
              <w:r>
                <w:rPr>
                  <w:rFonts w:ascii="Corbel" w:hAnsi="Corbel"/>
                  <w:color w:val="575757"/>
                  <w:lang w:eastAsia="ja-JP"/>
                </w:rPr>
                <w:fldChar w:fldCharType="end"/>
              </w:r>
              <w:r>
                <w:rPr>
                  <w:rFonts w:ascii="Corbel" w:hAnsi="Corbel"/>
                  <w:color w:val="575757"/>
                  <w:lang w:eastAsia="ja-JP"/>
                </w:rPr>
                <w:t>.</w:t>
              </w:r>
            </w:ins>
            <w:del w:id="104" w:author="Damian Struk" w:date="2024-11-09T13:09:00Z" w16du:dateUtc="2024-11-09T12:09:00Z">
              <w:r w:rsidRPr="00766CDE" w:rsidDel="00287957">
                <w:rPr>
                  <w:rFonts w:ascii="Corbel" w:hAnsi="Corbel"/>
                  <w:color w:val="575757"/>
                  <w:lang w:eastAsia="ja-JP"/>
                </w:rPr>
                <w:delText xml:space="preserve">znamená podstatnou nepříznivou změnu týkající se obchodní činnosti, majetku, výsledků činností, výhledu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stavu </w:delText>
              </w:r>
              <w:r w:rsidDel="00287957">
                <w:rPr>
                  <w:rFonts w:ascii="Corbel" w:hAnsi="Corbel"/>
                  <w:color w:val="575757"/>
                  <w:lang w:eastAsia="ja-JP"/>
                </w:rPr>
                <w:delText>Společnosti RELAKA, Společnosti AGROBIOPLYN a/nebo BPS</w:delText>
              </w:r>
              <w:r w:rsidRPr="00766CDE" w:rsidDel="00287957">
                <w:rPr>
                  <w:rFonts w:ascii="Corbel" w:hAnsi="Corbel"/>
                  <w:color w:val="575757"/>
                  <w:lang w:eastAsia="ja-JP"/>
                </w:rPr>
                <w:delText>, která má za</w:delText>
              </w:r>
              <w:r w:rsidDel="00287957">
                <w:rPr>
                  <w:rFonts w:ascii="Corbel" w:hAnsi="Corbel"/>
                  <w:color w:val="575757"/>
                  <w:lang w:eastAsia="ja-JP"/>
                </w:rPr>
                <w:delText> </w:delText>
              </w:r>
              <w:r w:rsidRPr="00766CDE" w:rsidDel="00287957">
                <w:rPr>
                  <w:rFonts w:ascii="Corbel" w:hAnsi="Corbel"/>
                  <w:color w:val="575757"/>
                  <w:lang w:eastAsia="ja-JP"/>
                </w:rPr>
                <w:delText xml:space="preserve">následek povinnost k náhradě </w:delText>
              </w:r>
              <w:r w:rsidDel="00287957">
                <w:rPr>
                  <w:rFonts w:ascii="Corbel" w:hAnsi="Corbel"/>
                  <w:color w:val="575757"/>
                  <w:lang w:eastAsia="ja-JP"/>
                </w:rPr>
                <w:delText>újmy</w:delText>
              </w:r>
              <w:r w:rsidRPr="00766CDE" w:rsidDel="00287957">
                <w:rPr>
                  <w:rFonts w:ascii="Corbel" w:hAnsi="Corbel"/>
                  <w:color w:val="575757"/>
                  <w:lang w:eastAsia="ja-JP"/>
                </w:rPr>
                <w:delText xml:space="preserve">, nákladů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jiný závazek, a/nebo jiné snížení hodnoty </w:delText>
              </w:r>
              <w:r w:rsidDel="00287957">
                <w:rPr>
                  <w:rFonts w:ascii="Corbel" w:hAnsi="Corbel"/>
                  <w:color w:val="575757"/>
                  <w:lang w:eastAsia="ja-JP"/>
                </w:rPr>
                <w:delText xml:space="preserve">Společnosti RELAKA, Společnosti AGROBIOPLYN a/nebo BPS </w:delText>
              </w:r>
              <w:r w:rsidRPr="00766CDE" w:rsidDel="00287957">
                <w:rPr>
                  <w:rFonts w:ascii="Corbel" w:hAnsi="Corbel"/>
                  <w:color w:val="575757"/>
                  <w:lang w:eastAsia="ja-JP"/>
                </w:rPr>
                <w:delText xml:space="preserve">převyšující </w:delText>
              </w:r>
              <w:r w:rsidRPr="00901023" w:rsidDel="00287957">
                <w:rPr>
                  <w:rFonts w:ascii="Corbel" w:hAnsi="Corbel"/>
                  <w:color w:val="575757"/>
                  <w:lang w:eastAsia="ja-JP"/>
                </w:rPr>
                <w:delText>100.000</w:delText>
              </w:r>
              <w:r w:rsidRPr="00766CDE" w:rsidDel="00287957">
                <w:rPr>
                  <w:rFonts w:ascii="Corbel" w:hAnsi="Corbel"/>
                  <w:color w:val="575757"/>
                  <w:lang w:eastAsia="ja-JP"/>
                </w:rPr>
                <w:delText xml:space="preserve"> Kč. Pro vyloučení pochybností je výslovně dohodnuto, že za Podstatnou nepříznivou změnu se nepovažuje:</w:delText>
              </w:r>
            </w:del>
          </w:p>
          <w:p w14:paraId="4A3FD969" w14:textId="41D27B11" w:rsidR="00080DEB" w:rsidRPr="00766CDE" w:rsidDel="00287957" w:rsidRDefault="00080DEB" w:rsidP="0024691F">
            <w:pPr>
              <w:pStyle w:val="ListParagraph"/>
              <w:widowControl w:val="0"/>
              <w:numPr>
                <w:ilvl w:val="0"/>
                <w:numId w:val="6"/>
              </w:numPr>
              <w:spacing w:before="120" w:after="120" w:line="300" w:lineRule="exact"/>
              <w:contextualSpacing w:val="0"/>
              <w:rPr>
                <w:del w:id="105" w:author="Damian Struk" w:date="2024-11-09T13:09:00Z" w16du:dateUtc="2024-11-09T12:09:00Z"/>
                <w:rFonts w:ascii="Corbel" w:hAnsi="Corbel"/>
                <w:color w:val="575757"/>
                <w:lang w:eastAsia="ja-JP"/>
              </w:rPr>
            </w:pPr>
            <w:del w:id="106" w:author="Damian Struk" w:date="2024-11-09T13:09:00Z" w16du:dateUtc="2024-11-09T12:09:00Z">
              <w:r w:rsidRPr="00766CDE" w:rsidDel="00287957">
                <w:rPr>
                  <w:rFonts w:ascii="Corbel" w:hAnsi="Corbel"/>
                  <w:color w:val="575757"/>
                  <w:lang w:eastAsia="ja-JP"/>
                </w:rPr>
                <w:delText>jakýkoli krok</w:delText>
              </w:r>
              <w:r w:rsidDel="00287957">
                <w:rPr>
                  <w:rFonts w:ascii="Corbel" w:hAnsi="Corbel"/>
                  <w:color w:val="575757"/>
                  <w:lang w:eastAsia="ja-JP"/>
                </w:rPr>
                <w:delText>, právní jednání nebo jiný úkon</w:delText>
              </w:r>
              <w:r w:rsidRPr="00766CDE" w:rsidDel="00287957">
                <w:rPr>
                  <w:rFonts w:ascii="Corbel" w:hAnsi="Corbel"/>
                  <w:color w:val="575757"/>
                  <w:lang w:eastAsia="ja-JP"/>
                </w:rPr>
                <w:delText xml:space="preserve"> výslovně předpokládané touto Smlouvou za účelem realizace Transakce;</w:delText>
              </w:r>
            </w:del>
          </w:p>
          <w:p w14:paraId="0E847939" w14:textId="397895DE" w:rsidR="00080DEB" w:rsidRPr="00766CDE" w:rsidDel="00287957" w:rsidRDefault="00080DEB" w:rsidP="0024691F">
            <w:pPr>
              <w:pStyle w:val="ListParagraph"/>
              <w:widowControl w:val="0"/>
              <w:numPr>
                <w:ilvl w:val="0"/>
                <w:numId w:val="6"/>
              </w:numPr>
              <w:spacing w:before="120" w:after="120" w:line="300" w:lineRule="exact"/>
              <w:contextualSpacing w:val="0"/>
              <w:rPr>
                <w:del w:id="107" w:author="Damian Struk" w:date="2024-11-09T13:09:00Z" w16du:dateUtc="2024-11-09T12:09:00Z"/>
                <w:rFonts w:ascii="Corbel" w:hAnsi="Corbel"/>
                <w:color w:val="575757"/>
                <w:lang w:eastAsia="ja-JP"/>
              </w:rPr>
            </w:pPr>
            <w:del w:id="108" w:author="Damian Struk" w:date="2024-11-09T13:09:00Z" w16du:dateUtc="2024-11-09T12:09:00Z">
              <w:r w:rsidRPr="00766CDE" w:rsidDel="00287957">
                <w:rPr>
                  <w:rFonts w:ascii="Corbel" w:hAnsi="Corbel"/>
                  <w:color w:val="575757"/>
                  <w:lang w:eastAsia="ja-JP"/>
                </w:rPr>
                <w:delText xml:space="preserve">jakýkoli krok, ke kterému dal </w:delText>
              </w:r>
              <w:r w:rsidDel="00287957">
                <w:rPr>
                  <w:rFonts w:ascii="Corbel" w:hAnsi="Corbel"/>
                  <w:color w:val="575757"/>
                  <w:lang w:eastAsia="ja-JP"/>
                </w:rPr>
                <w:delText>K</w:delText>
              </w:r>
              <w:r w:rsidRPr="00766CDE" w:rsidDel="00287957">
                <w:rPr>
                  <w:rFonts w:ascii="Corbel" w:hAnsi="Corbel"/>
                  <w:color w:val="575757"/>
                  <w:lang w:eastAsia="ja-JP"/>
                </w:rPr>
                <w:delText xml:space="preserve">upující </w:delText>
              </w:r>
              <w:r w:rsidDel="00287957">
                <w:rPr>
                  <w:rFonts w:ascii="Corbel" w:hAnsi="Corbel"/>
                  <w:color w:val="575757"/>
                  <w:lang w:eastAsia="ja-JP"/>
                </w:rPr>
                <w:delText>P</w:delText>
              </w:r>
              <w:r w:rsidRPr="00766CDE" w:rsidDel="00287957">
                <w:rPr>
                  <w:rFonts w:ascii="Corbel" w:hAnsi="Corbel"/>
                  <w:color w:val="575757"/>
                  <w:lang w:eastAsia="ja-JP"/>
                </w:rPr>
                <w:delText xml:space="preserve">rodávajícím </w:delText>
              </w:r>
              <w:r w:rsidDel="00287957">
                <w:rPr>
                  <w:rFonts w:ascii="Corbel" w:hAnsi="Corbel"/>
                  <w:color w:val="575757"/>
                  <w:lang w:eastAsia="ja-JP"/>
                </w:rPr>
                <w:delText xml:space="preserve">předchozí </w:delText>
              </w:r>
              <w:r w:rsidRPr="00766CDE" w:rsidDel="00287957">
                <w:rPr>
                  <w:rFonts w:ascii="Corbel" w:hAnsi="Corbel"/>
                  <w:color w:val="575757"/>
                  <w:lang w:eastAsia="ja-JP"/>
                </w:rPr>
                <w:delText xml:space="preserve">písemný souhlas; </w:delText>
              </w:r>
              <w:r w:rsidDel="00287957">
                <w:rPr>
                  <w:rFonts w:ascii="Corbel" w:hAnsi="Corbel"/>
                  <w:color w:val="575757"/>
                  <w:lang w:eastAsia="ja-JP"/>
                </w:rPr>
                <w:delText>a/nebo</w:delText>
              </w:r>
            </w:del>
          </w:p>
          <w:p w14:paraId="3534690F" w14:textId="2B5D6AC3" w:rsidR="00080DEB" w:rsidRPr="00766CDE" w:rsidRDefault="00080DEB" w:rsidP="0024691F">
            <w:pPr>
              <w:pStyle w:val="ListParagraph"/>
              <w:widowControl w:val="0"/>
              <w:numPr>
                <w:ilvl w:val="0"/>
                <w:numId w:val="6"/>
              </w:numPr>
              <w:spacing w:before="120" w:after="120" w:line="300" w:lineRule="exact"/>
              <w:contextualSpacing w:val="0"/>
              <w:rPr>
                <w:rFonts w:ascii="Corbel" w:hAnsi="Corbel"/>
                <w:color w:val="575757"/>
                <w:lang w:eastAsia="ja-JP"/>
              </w:rPr>
            </w:pPr>
            <w:del w:id="109" w:author="Damian Struk" w:date="2024-11-09T13:09:00Z" w16du:dateUtc="2024-11-09T12:09:00Z">
              <w:r w:rsidRPr="00766CDE" w:rsidDel="00287957">
                <w:rPr>
                  <w:rFonts w:ascii="Corbel" w:hAnsi="Corbel"/>
                  <w:color w:val="575757"/>
                  <w:lang w:eastAsia="ja-JP"/>
                </w:rPr>
                <w:delText>skutečnost, která je přímým</w:delText>
              </w:r>
              <w:r w:rsidDel="00287957">
                <w:rPr>
                  <w:rFonts w:ascii="Corbel" w:hAnsi="Corbel"/>
                  <w:color w:val="575757"/>
                  <w:lang w:eastAsia="ja-JP"/>
                </w:rPr>
                <w:delText xml:space="preserve"> a výlučným</w:delText>
              </w:r>
              <w:r w:rsidRPr="00766CDE" w:rsidDel="00287957">
                <w:rPr>
                  <w:rFonts w:ascii="Corbel" w:hAnsi="Corbel"/>
                  <w:color w:val="575757"/>
                  <w:lang w:eastAsia="ja-JP"/>
                </w:rPr>
                <w:delText xml:space="preserve"> důsledkem jednání </w:delText>
              </w:r>
              <w:r w:rsidDel="00287957">
                <w:rPr>
                  <w:rFonts w:ascii="Corbel" w:hAnsi="Corbel"/>
                  <w:color w:val="575757"/>
                  <w:lang w:eastAsia="ja-JP"/>
                </w:rPr>
                <w:delText>K</w:delText>
              </w:r>
              <w:r w:rsidRPr="00766CDE" w:rsidDel="00287957">
                <w:rPr>
                  <w:rFonts w:ascii="Corbel" w:hAnsi="Corbel"/>
                  <w:color w:val="575757"/>
                  <w:lang w:eastAsia="ja-JP"/>
                </w:rPr>
                <w:delText>upujícího.</w:delText>
              </w:r>
            </w:del>
          </w:p>
        </w:tc>
      </w:tr>
      <w:tr w:rsidR="00080DEB" w:rsidRPr="00F56967" w14:paraId="79E58E62" w14:textId="77777777" w:rsidTr="00080DEB">
        <w:tblPrEx>
          <w:tblW w:w="9498" w:type="dxa"/>
          <w:tblInd w:w="567" w:type="dxa"/>
          <w:tblLayout w:type="fixed"/>
          <w:tblPrExChange w:id="110" w:author="Damian Struk" w:date="2024-11-09T13:09:00Z" w16du:dateUtc="2024-11-09T12:09:00Z">
            <w:tblPrEx>
              <w:tblW w:w="9498" w:type="dxa"/>
              <w:tblInd w:w="567" w:type="dxa"/>
              <w:tblLayout w:type="fixed"/>
            </w:tblPrEx>
          </w:tblPrExChange>
        </w:tblPrEx>
        <w:trPr>
          <w:trHeight w:val="265"/>
          <w:trPrChange w:id="111" w:author="Damian Struk" w:date="2024-11-09T13:09:00Z" w16du:dateUtc="2024-11-09T12:09:00Z">
            <w:trPr>
              <w:trHeight w:val="265"/>
            </w:trPr>
          </w:trPrChange>
        </w:trPr>
        <w:tc>
          <w:tcPr>
            <w:tcW w:w="709" w:type="dxa"/>
            <w:tcPrChange w:id="112" w:author="Damian Struk" w:date="2024-11-09T13:09:00Z" w16du:dateUtc="2024-11-09T12:09:00Z">
              <w:tcPr>
                <w:tcW w:w="709" w:type="dxa"/>
              </w:tcPr>
            </w:tcPrChange>
          </w:tcPr>
          <w:p w14:paraId="733143CC"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13" w:author="Damian Struk" w:date="2024-11-09T13:09:00Z" w16du:dateUtc="2024-11-09T12:09:00Z">
              <w:tcPr>
                <w:tcW w:w="2226" w:type="dxa"/>
              </w:tcPr>
            </w:tcPrChange>
          </w:tcPr>
          <w:p w14:paraId="4402CF63" w14:textId="5558CB33" w:rsidR="00080DEB" w:rsidRPr="00766CDE" w:rsidRDefault="00080DEB" w:rsidP="00766CDE">
            <w:pPr>
              <w:pStyle w:val="ListParagraph"/>
              <w:widowControl w:val="0"/>
              <w:spacing w:before="120" w:after="120" w:line="300" w:lineRule="exact"/>
              <w:ind w:left="-108"/>
              <w:contextualSpacing w:val="0"/>
              <w:rPr>
                <w:rFonts w:ascii="Corbel" w:hAnsi="Corbel"/>
                <w:b/>
                <w:color w:val="575757"/>
                <w:lang w:eastAsia="ja-JP"/>
              </w:rPr>
            </w:pPr>
            <w:ins w:id="114" w:author="Damian Struk" w:date="2024-11-09T13:09:00Z" w16du:dateUtc="2024-11-09T12:09:00Z">
              <w:r w:rsidRPr="00F56967">
                <w:rPr>
                  <w:rFonts w:ascii="Corbel" w:hAnsi="Corbel"/>
                  <w:b/>
                  <w:color w:val="575757"/>
                  <w:lang w:eastAsia="ja-JP"/>
                </w:rPr>
                <w:t>Porušení záruky</w:t>
              </w:r>
            </w:ins>
            <w:del w:id="115" w:author="Damian Struk" w:date="2024-11-09T13:09:00Z" w16du:dateUtc="2024-11-09T12:09:00Z">
              <w:r w:rsidDel="00287957">
                <w:rPr>
                  <w:rFonts w:ascii="Corbel" w:hAnsi="Corbel"/>
                  <w:b/>
                  <w:color w:val="575757"/>
                  <w:lang w:eastAsia="ja-JP"/>
                </w:rPr>
                <w:delText>Podstatné snížení hodnoty</w:delText>
              </w:r>
            </w:del>
          </w:p>
        </w:tc>
        <w:tc>
          <w:tcPr>
            <w:tcW w:w="6563" w:type="dxa"/>
            <w:tcPrChange w:id="116" w:author="Damian Struk" w:date="2024-11-09T13:09:00Z" w16du:dateUtc="2024-11-09T12:09:00Z">
              <w:tcPr>
                <w:tcW w:w="6563" w:type="dxa"/>
              </w:tcPr>
            </w:tcPrChange>
          </w:tcPr>
          <w:p w14:paraId="3ADAE08F" w14:textId="617722AF" w:rsidR="00080DEB" w:rsidRPr="00766CDE" w:rsidRDefault="00080DEB" w:rsidP="00766CDE">
            <w:pPr>
              <w:pStyle w:val="ListParagraph"/>
              <w:widowControl w:val="0"/>
              <w:spacing w:before="120" w:after="120" w:line="300" w:lineRule="exact"/>
              <w:ind w:left="0"/>
              <w:contextualSpacing w:val="0"/>
              <w:rPr>
                <w:rFonts w:ascii="Corbel" w:hAnsi="Corbel"/>
                <w:color w:val="575757"/>
                <w:lang w:eastAsia="ja-JP"/>
              </w:rPr>
            </w:pPr>
            <w:ins w:id="117"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_Ref525036177 \r \h  \* MERGEFORMAT </w:instrText>
              </w:r>
            </w:ins>
            <w:r w:rsidRPr="00F56967">
              <w:rPr>
                <w:rFonts w:ascii="Corbel" w:hAnsi="Corbel"/>
                <w:color w:val="575757"/>
                <w:lang w:eastAsia="ja-JP"/>
              </w:rPr>
            </w:r>
            <w:ins w:id="118"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8.3</w:t>
              </w:r>
              <w:r w:rsidRPr="00F56967">
                <w:rPr>
                  <w:rFonts w:ascii="Corbel" w:hAnsi="Corbel"/>
                  <w:color w:val="575757"/>
                  <w:lang w:eastAsia="ja-JP"/>
                </w:rPr>
                <w:fldChar w:fldCharType="end"/>
              </w:r>
              <w:r w:rsidRPr="00F56967">
                <w:rPr>
                  <w:rFonts w:ascii="Corbel" w:hAnsi="Corbel"/>
                  <w:color w:val="575757"/>
                  <w:lang w:eastAsia="ja-JP"/>
                </w:rPr>
                <w:t>.</w:t>
              </w:r>
            </w:ins>
            <w:del w:id="119" w:author="Damian Struk" w:date="2024-11-09T13:09:00Z" w16du:dateUtc="2024-11-09T12:09:00Z">
              <w:r w:rsidDel="00287957">
                <w:rPr>
                  <w:rFonts w:ascii="Corbel" w:hAnsi="Corbel"/>
                  <w:color w:val="575757"/>
                  <w:lang w:eastAsia="ja-JP"/>
                </w:rPr>
                <w:delText xml:space="preserve">má význam uvedený v článku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_Ref102340349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6.3</w:delText>
              </w:r>
              <w:r w:rsidDel="00287957">
                <w:rPr>
                  <w:rFonts w:ascii="Corbel" w:hAnsi="Corbel"/>
                  <w:color w:val="575757"/>
                  <w:lang w:eastAsia="ja-JP"/>
                </w:rPr>
                <w:fldChar w:fldCharType="end"/>
              </w:r>
              <w:r w:rsidDel="00287957">
                <w:rPr>
                  <w:rFonts w:ascii="Corbel" w:hAnsi="Corbel"/>
                  <w:color w:val="575757"/>
                  <w:lang w:eastAsia="ja-JP"/>
                </w:rPr>
                <w:delText>.</w:delText>
              </w:r>
            </w:del>
          </w:p>
        </w:tc>
      </w:tr>
      <w:tr w:rsidR="00080DEB" w:rsidRPr="00F56967" w14:paraId="46D13862" w14:textId="77777777" w:rsidTr="00080DEB">
        <w:tblPrEx>
          <w:tblW w:w="9498" w:type="dxa"/>
          <w:tblInd w:w="567" w:type="dxa"/>
          <w:tblLayout w:type="fixed"/>
          <w:tblPrExChange w:id="120" w:author="Damian Struk" w:date="2024-11-09T13:09:00Z" w16du:dateUtc="2024-11-09T12:09:00Z">
            <w:tblPrEx>
              <w:tblW w:w="9498" w:type="dxa"/>
              <w:tblInd w:w="567" w:type="dxa"/>
              <w:tblLayout w:type="fixed"/>
            </w:tblPrEx>
          </w:tblPrExChange>
        </w:tblPrEx>
        <w:tc>
          <w:tcPr>
            <w:tcW w:w="709" w:type="dxa"/>
            <w:tcPrChange w:id="121" w:author="Damian Struk" w:date="2024-11-09T13:09:00Z" w16du:dateUtc="2024-11-09T12:09:00Z">
              <w:tcPr>
                <w:tcW w:w="709" w:type="dxa"/>
              </w:tcPr>
            </w:tcPrChange>
          </w:tcPr>
          <w:p w14:paraId="3ED932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22" w:author="Damian Struk" w:date="2024-11-09T13:09:00Z" w16du:dateUtc="2024-11-09T12:09:00Z">
              <w:tcPr>
                <w:tcW w:w="2226" w:type="dxa"/>
              </w:tcPr>
            </w:tcPrChange>
          </w:tcPr>
          <w:p w14:paraId="2D665CE3" w14:textId="20BE0AE9"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23" w:author="Damian Struk" w:date="2024-11-09T13:09:00Z" w16du:dateUtc="2024-11-09T12:09:00Z">
              <w:r w:rsidRPr="00F56967">
                <w:rPr>
                  <w:rFonts w:ascii="Corbel" w:hAnsi="Corbel"/>
                  <w:b/>
                  <w:color w:val="575757"/>
                  <w:lang w:eastAsia="ja-JP"/>
                </w:rPr>
                <w:t>Pozem</w:t>
              </w:r>
              <w:r>
                <w:rPr>
                  <w:rFonts w:ascii="Corbel" w:hAnsi="Corbel"/>
                  <w:b/>
                  <w:color w:val="575757"/>
                  <w:lang w:eastAsia="ja-JP"/>
                </w:rPr>
                <w:t>e</w:t>
              </w:r>
              <w:r w:rsidRPr="00F56967">
                <w:rPr>
                  <w:rFonts w:ascii="Corbel" w:hAnsi="Corbel"/>
                  <w:b/>
                  <w:color w:val="575757"/>
                  <w:lang w:eastAsia="ja-JP"/>
                </w:rPr>
                <w:t>k</w:t>
              </w:r>
            </w:ins>
            <w:del w:id="124" w:author="Damian Struk" w:date="2024-11-09T13:09:00Z" w16du:dateUtc="2024-11-09T12:09:00Z">
              <w:r w:rsidRPr="00F56967" w:rsidDel="00287957">
                <w:rPr>
                  <w:rFonts w:ascii="Corbel" w:hAnsi="Corbel"/>
                  <w:b/>
                  <w:color w:val="575757"/>
                  <w:lang w:eastAsia="ja-JP"/>
                </w:rPr>
                <w:delText>Porušení záruky</w:delText>
              </w:r>
            </w:del>
          </w:p>
        </w:tc>
        <w:tc>
          <w:tcPr>
            <w:tcW w:w="6563" w:type="dxa"/>
            <w:tcPrChange w:id="125" w:author="Damian Struk" w:date="2024-11-09T13:09:00Z" w16du:dateUtc="2024-11-09T12:09:00Z">
              <w:tcPr>
                <w:tcW w:w="6563" w:type="dxa"/>
              </w:tcPr>
            </w:tcPrChange>
          </w:tcPr>
          <w:p w14:paraId="4B062BF5" w14:textId="17CCEBF2" w:rsidR="00080DEB" w:rsidRPr="00F56967" w:rsidRDefault="00080DEB" w:rsidP="00F21CC9">
            <w:pPr>
              <w:pStyle w:val="ListParagraph"/>
              <w:widowControl w:val="0"/>
              <w:tabs>
                <w:tab w:val="left" w:pos="4783"/>
              </w:tabs>
              <w:spacing w:before="120" w:after="120" w:line="300" w:lineRule="exact"/>
              <w:ind w:left="0"/>
              <w:contextualSpacing w:val="0"/>
              <w:rPr>
                <w:rFonts w:ascii="Corbel" w:hAnsi="Corbel"/>
                <w:color w:val="575757"/>
                <w:lang w:eastAsia="ja-JP"/>
              </w:rPr>
            </w:pPr>
            <w:ins w:id="126" w:author="Damian Struk" w:date="2024-11-09T13:09:00Z" w16du:dateUtc="2024-11-09T12:09:00Z">
              <w:r w:rsidRPr="004B7437">
                <w:rPr>
                  <w:rFonts w:ascii="Corbel" w:hAnsi="Corbel"/>
                  <w:color w:val="575757"/>
                  <w:lang w:eastAsia="ja-JP"/>
                </w:rPr>
                <w:t xml:space="preserve">znamená pozemek </w:t>
              </w:r>
              <w:proofErr w:type="spellStart"/>
              <w:r w:rsidRPr="004B7437">
                <w:rPr>
                  <w:rFonts w:ascii="Corbel" w:hAnsi="Corbel"/>
                  <w:color w:val="575757"/>
                  <w:lang w:eastAsia="ja-JP"/>
                </w:rPr>
                <w:t>parc</w:t>
              </w:r>
              <w:proofErr w:type="spellEnd"/>
              <w:r w:rsidRPr="004B7437">
                <w:rPr>
                  <w:rFonts w:ascii="Corbel" w:hAnsi="Corbel"/>
                  <w:color w:val="575757"/>
                  <w:lang w:eastAsia="ja-JP"/>
                </w:rPr>
                <w:t>. č.</w:t>
              </w:r>
              <w:r w:rsidRPr="004B7437">
                <w:rPr>
                  <w:rFonts w:ascii="Corbel" w:hAnsi="Corbel"/>
                  <w:color w:val="595959" w:themeColor="text1" w:themeTint="A6"/>
                </w:rPr>
                <w:t xml:space="preserve"> 443 v </w:t>
              </w:r>
              <w:proofErr w:type="spellStart"/>
              <w:r w:rsidRPr="004B7437">
                <w:rPr>
                  <w:rFonts w:ascii="Corbel" w:hAnsi="Corbel"/>
                  <w:color w:val="595959" w:themeColor="text1" w:themeTint="A6"/>
                </w:rPr>
                <w:t>k.ú</w:t>
              </w:r>
              <w:proofErr w:type="spellEnd"/>
              <w:r w:rsidRPr="004B7437">
                <w:rPr>
                  <w:rFonts w:ascii="Corbel" w:hAnsi="Corbel"/>
                  <w:color w:val="595959" w:themeColor="text1" w:themeTint="A6"/>
                </w:rPr>
                <w:t>. Chrást u Poříčan</w:t>
              </w:r>
              <w:r w:rsidRPr="004B7437">
                <w:rPr>
                  <w:rFonts w:ascii="Corbel" w:hAnsi="Corbel"/>
                  <w:color w:val="575757"/>
                  <w:lang w:eastAsia="ja-JP"/>
                </w:rPr>
                <w:t>, který je ve vlastnictví Prodávajícího 3.</w:t>
              </w:r>
            </w:ins>
            <w:del w:id="127"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_Ref525036177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8.3</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3DF79522" w14:textId="77777777" w:rsidTr="00080DEB">
        <w:tblPrEx>
          <w:tblW w:w="9498" w:type="dxa"/>
          <w:tblInd w:w="567" w:type="dxa"/>
          <w:tblLayout w:type="fixed"/>
          <w:tblPrExChange w:id="128" w:author="Damian Struk" w:date="2024-11-09T13:09:00Z" w16du:dateUtc="2024-11-09T12:09:00Z">
            <w:tblPrEx>
              <w:tblW w:w="9498" w:type="dxa"/>
              <w:tblInd w:w="567" w:type="dxa"/>
              <w:tblLayout w:type="fixed"/>
            </w:tblPrEx>
          </w:tblPrExChange>
        </w:tblPrEx>
        <w:tc>
          <w:tcPr>
            <w:tcW w:w="709" w:type="dxa"/>
            <w:tcPrChange w:id="129" w:author="Damian Struk" w:date="2024-11-09T13:09:00Z" w16du:dateUtc="2024-11-09T12:09:00Z">
              <w:tcPr>
                <w:tcW w:w="709" w:type="dxa"/>
              </w:tcPr>
            </w:tcPrChange>
          </w:tcPr>
          <w:p w14:paraId="2681AB4F"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30" w:author="Damian Struk" w:date="2024-11-09T13:09:00Z" w16du:dateUtc="2024-11-09T12:09:00Z">
              <w:tcPr>
                <w:tcW w:w="2226" w:type="dxa"/>
              </w:tcPr>
            </w:tcPrChange>
          </w:tcPr>
          <w:p w14:paraId="5795C5F2" w14:textId="467D95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31" w:author="Damian Struk" w:date="2024-11-09T13:09:00Z" w16du:dateUtc="2024-11-09T12:09:00Z">
              <w:r>
                <w:rPr>
                  <w:rFonts w:ascii="Corbel" w:hAnsi="Corbel"/>
                  <w:b/>
                  <w:color w:val="575757"/>
                  <w:lang w:eastAsia="ja-JP"/>
                </w:rPr>
                <w:t>Práva třetích osob</w:t>
              </w:r>
            </w:ins>
            <w:del w:id="132" w:author="Damian Struk" w:date="2024-11-09T13:09:00Z" w16du:dateUtc="2024-11-09T12:09:00Z">
              <w:r w:rsidRPr="00F56967" w:rsidDel="00287957">
                <w:rPr>
                  <w:rFonts w:ascii="Corbel" w:hAnsi="Corbel"/>
                  <w:b/>
                  <w:color w:val="575757"/>
                  <w:lang w:eastAsia="ja-JP"/>
                </w:rPr>
                <w:delText>Pozem</w:delText>
              </w:r>
              <w:r w:rsidDel="00287957">
                <w:rPr>
                  <w:rFonts w:ascii="Corbel" w:hAnsi="Corbel"/>
                  <w:b/>
                  <w:color w:val="575757"/>
                  <w:lang w:eastAsia="ja-JP"/>
                </w:rPr>
                <w:delText>e</w:delText>
              </w:r>
              <w:r w:rsidRPr="00F56967" w:rsidDel="00287957">
                <w:rPr>
                  <w:rFonts w:ascii="Corbel" w:hAnsi="Corbel"/>
                  <w:b/>
                  <w:color w:val="575757"/>
                  <w:lang w:eastAsia="ja-JP"/>
                </w:rPr>
                <w:delText>k</w:delText>
              </w:r>
            </w:del>
          </w:p>
        </w:tc>
        <w:tc>
          <w:tcPr>
            <w:tcW w:w="6563" w:type="dxa"/>
            <w:tcPrChange w:id="133" w:author="Damian Struk" w:date="2024-11-09T13:09:00Z" w16du:dateUtc="2024-11-09T12:09:00Z">
              <w:tcPr>
                <w:tcW w:w="6563" w:type="dxa"/>
              </w:tcPr>
            </w:tcPrChange>
          </w:tcPr>
          <w:p w14:paraId="76D3FF57" w14:textId="7EB2D3F5" w:rsidR="00080DEB" w:rsidRPr="004B7437" w:rsidDel="00C166D0" w:rsidRDefault="00080DEB" w:rsidP="00C072CF">
            <w:pPr>
              <w:widowControl w:val="0"/>
              <w:spacing w:before="120" w:after="120" w:line="300" w:lineRule="exact"/>
              <w:rPr>
                <w:rFonts w:ascii="Corbel" w:hAnsi="Corbel"/>
                <w:color w:val="575757"/>
                <w:lang w:eastAsia="ja-JP"/>
              </w:rPr>
            </w:pPr>
            <w:ins w:id="134" w:author="Damian Struk" w:date="2024-11-09T13:09:00Z" w16du:dateUtc="2024-11-09T12:09:00Z">
              <w:r>
                <w:rPr>
                  <w:rFonts w:ascii="Corbel" w:hAnsi="Corbel"/>
                  <w:color w:val="575757"/>
                  <w:lang w:eastAsia="ja-JP"/>
                </w:rPr>
                <w:t xml:space="preserve">znamená </w:t>
              </w:r>
              <w:r w:rsidRPr="00A14F4C">
                <w:rPr>
                  <w:rFonts w:ascii="Corbel" w:hAnsi="Corbel"/>
                  <w:color w:val="575757"/>
                  <w:lang w:eastAsia="ja-JP" w:bidi="cs-CZ"/>
                </w:rPr>
                <w:t>zástavní, zadržovací či opční právo, omezení, předkupní právo, jakékoli</w:t>
              </w:r>
              <w:r>
                <w:rPr>
                  <w:rFonts w:ascii="Corbel" w:hAnsi="Corbel"/>
                  <w:color w:val="575757"/>
                  <w:lang w:eastAsia="ja-JP" w:bidi="cs-CZ"/>
                </w:rPr>
                <w:t xml:space="preserve"> jiné</w:t>
              </w:r>
              <w:r w:rsidRPr="00A14F4C">
                <w:rPr>
                  <w:rFonts w:ascii="Corbel" w:hAnsi="Corbel"/>
                  <w:color w:val="575757"/>
                  <w:lang w:eastAsia="ja-JP" w:bidi="cs-CZ"/>
                </w:rPr>
                <w:t xml:space="preserve"> právo či nárok </w:t>
              </w:r>
              <w:r>
                <w:rPr>
                  <w:rFonts w:ascii="Corbel" w:hAnsi="Corbel"/>
                  <w:color w:val="575757"/>
                  <w:lang w:eastAsia="ja-JP" w:bidi="cs-CZ"/>
                </w:rPr>
                <w:t>a/</w:t>
              </w:r>
              <w:r w:rsidRPr="00A14F4C">
                <w:rPr>
                  <w:rFonts w:ascii="Corbel" w:hAnsi="Corbel"/>
                  <w:color w:val="575757"/>
                  <w:lang w:eastAsia="ja-JP" w:bidi="cs-CZ"/>
                </w:rPr>
                <w:t xml:space="preserve">nebo jiné zatížení </w:t>
              </w:r>
              <w:r>
                <w:rPr>
                  <w:rFonts w:ascii="Corbel" w:hAnsi="Corbel"/>
                  <w:color w:val="575757"/>
                  <w:lang w:eastAsia="ja-JP" w:bidi="cs-CZ"/>
                </w:rPr>
                <w:t>nebo</w:t>
              </w:r>
              <w:r w:rsidRPr="00A14F4C">
                <w:rPr>
                  <w:rFonts w:ascii="Corbel" w:hAnsi="Corbel"/>
                  <w:color w:val="575757"/>
                  <w:lang w:eastAsia="ja-JP" w:bidi="cs-CZ"/>
                </w:rPr>
                <w:t xml:space="preserve"> zajištění jakéhokoli druhu </w:t>
              </w:r>
              <w:r>
                <w:rPr>
                  <w:rFonts w:ascii="Corbel" w:hAnsi="Corbel"/>
                  <w:color w:val="575757"/>
                  <w:lang w:eastAsia="ja-JP" w:bidi="cs-CZ"/>
                </w:rPr>
                <w:t>a/</w:t>
              </w:r>
              <w:r w:rsidRPr="00A14F4C">
                <w:rPr>
                  <w:rFonts w:ascii="Corbel" w:hAnsi="Corbel"/>
                  <w:color w:val="575757"/>
                  <w:lang w:eastAsia="ja-JP" w:bidi="cs-CZ"/>
                </w:rPr>
                <w:t xml:space="preserve">nebo jakýkoli jiný druh převodu vlastnického práva nebo dohody o zádržném či jiné dohody </w:t>
              </w:r>
              <w:r>
                <w:rPr>
                  <w:rFonts w:ascii="Corbel" w:hAnsi="Corbel"/>
                  <w:color w:val="575757"/>
                  <w:lang w:eastAsia="ja-JP" w:bidi="cs-CZ"/>
                </w:rPr>
                <w:t>a/nebo</w:t>
              </w:r>
              <w:r w:rsidRPr="00A14F4C">
                <w:rPr>
                  <w:rFonts w:ascii="Corbel" w:hAnsi="Corbel"/>
                  <w:color w:val="575757"/>
                  <w:lang w:eastAsia="ja-JP" w:bidi="cs-CZ"/>
                </w:rPr>
                <w:t xml:space="preserve"> závazku ke zřízení výše uvedeného</w:t>
              </w:r>
              <w:r>
                <w:rPr>
                  <w:rFonts w:ascii="Corbel" w:hAnsi="Corbel"/>
                  <w:color w:val="575757"/>
                  <w:lang w:eastAsia="ja-JP" w:bidi="cs-CZ"/>
                </w:rPr>
                <w:t>, a to ve prospěch jakékoli osoby jiné než osoby Kupujícího.</w:t>
              </w:r>
            </w:ins>
            <w:del w:id="135" w:author="Damian Struk" w:date="2024-11-09T13:09:00Z" w16du:dateUtc="2024-11-09T12:09:00Z">
              <w:r w:rsidRPr="004B7437" w:rsidDel="00287957">
                <w:rPr>
                  <w:rFonts w:ascii="Corbel" w:hAnsi="Corbel"/>
                  <w:color w:val="575757"/>
                  <w:lang w:eastAsia="ja-JP"/>
                </w:rPr>
                <w:delText>znamená pozemek parc. č.</w:delText>
              </w:r>
              <w:r w:rsidRPr="004B7437" w:rsidDel="00287957">
                <w:rPr>
                  <w:rFonts w:ascii="Corbel" w:hAnsi="Corbel"/>
                  <w:color w:val="595959" w:themeColor="text1" w:themeTint="A6"/>
                </w:rPr>
                <w:delText xml:space="preserve"> 443 v k.ú. Chrást u Poříčan</w:delText>
              </w:r>
              <w:r w:rsidRPr="004B7437" w:rsidDel="00287957">
                <w:rPr>
                  <w:rFonts w:ascii="Corbel" w:hAnsi="Corbel"/>
                  <w:color w:val="575757"/>
                  <w:lang w:eastAsia="ja-JP"/>
                </w:rPr>
                <w:delText>, který je ve vlastnictví Prodávajícího 3.</w:delText>
              </w:r>
            </w:del>
          </w:p>
        </w:tc>
      </w:tr>
      <w:tr w:rsidR="00080DEB" w:rsidRPr="00F56967" w14:paraId="1B2DEE7B" w14:textId="77777777" w:rsidTr="00080DEB">
        <w:tblPrEx>
          <w:tblW w:w="9498" w:type="dxa"/>
          <w:tblInd w:w="567" w:type="dxa"/>
          <w:tblLayout w:type="fixed"/>
          <w:tblPrExChange w:id="136" w:author="Damian Struk" w:date="2024-11-09T13:09:00Z" w16du:dateUtc="2024-11-09T12:09:00Z">
            <w:tblPrEx>
              <w:tblW w:w="9498" w:type="dxa"/>
              <w:tblInd w:w="567" w:type="dxa"/>
              <w:tblLayout w:type="fixed"/>
            </w:tblPrEx>
          </w:tblPrExChange>
        </w:tblPrEx>
        <w:tc>
          <w:tcPr>
            <w:tcW w:w="709" w:type="dxa"/>
            <w:tcPrChange w:id="137" w:author="Damian Struk" w:date="2024-11-09T13:09:00Z" w16du:dateUtc="2024-11-09T12:09:00Z">
              <w:tcPr>
                <w:tcW w:w="709" w:type="dxa"/>
              </w:tcPr>
            </w:tcPrChange>
          </w:tcPr>
          <w:p w14:paraId="260330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38" w:name="_Ref102375909"/>
          </w:p>
        </w:tc>
        <w:bookmarkEnd w:id="138"/>
        <w:tc>
          <w:tcPr>
            <w:tcW w:w="2226" w:type="dxa"/>
            <w:tcPrChange w:id="139" w:author="Damian Struk" w:date="2024-11-09T13:09:00Z" w16du:dateUtc="2024-11-09T12:09:00Z">
              <w:tcPr>
                <w:tcW w:w="2226" w:type="dxa"/>
              </w:tcPr>
            </w:tcPrChange>
          </w:tcPr>
          <w:p w14:paraId="635B8609" w14:textId="4CA4D02B"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40" w:author="Damian Struk" w:date="2024-11-09T13:09:00Z" w16du:dateUtc="2024-11-09T12:09:00Z">
              <w:r>
                <w:rPr>
                  <w:rFonts w:ascii="Corbel" w:hAnsi="Corbel"/>
                  <w:b/>
                  <w:color w:val="575757"/>
                  <w:lang w:eastAsia="ja-JP"/>
                </w:rPr>
                <w:t>Prohlášení</w:t>
              </w:r>
            </w:ins>
            <w:del w:id="141" w:author="Damian Struk" w:date="2024-11-09T13:09:00Z" w16du:dateUtc="2024-11-09T12:09:00Z">
              <w:r w:rsidDel="00287957">
                <w:rPr>
                  <w:rFonts w:ascii="Corbel" w:hAnsi="Corbel"/>
                  <w:b/>
                  <w:color w:val="575757"/>
                  <w:lang w:eastAsia="ja-JP"/>
                </w:rPr>
                <w:delText>Práva třetích osob</w:delText>
              </w:r>
            </w:del>
          </w:p>
        </w:tc>
        <w:tc>
          <w:tcPr>
            <w:tcW w:w="6563" w:type="dxa"/>
            <w:tcPrChange w:id="142" w:author="Damian Struk" w:date="2024-11-09T13:09:00Z" w16du:dateUtc="2024-11-09T12:09:00Z">
              <w:tcPr>
                <w:tcW w:w="6563" w:type="dxa"/>
              </w:tcPr>
            </w:tcPrChange>
          </w:tcPr>
          <w:p w14:paraId="4931EBC0" w14:textId="613E3CB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43" w:author="Damian Struk" w:date="2024-11-09T13:09:00Z" w16du:dateUtc="2024-11-09T12:09:00Z">
              <w:r>
                <w:rPr>
                  <w:rFonts w:ascii="Corbel" w:hAnsi="Corbel"/>
                  <w:color w:val="575757"/>
                  <w:lang w:eastAsia="ja-JP"/>
                </w:rPr>
                <w:t>znamená písemné potvrzení všech Smluvních stran, že veškeré Odkládací podmínky byly řádně splněny, jehož vzor tvoří přílohu č. </w:t>
              </w:r>
              <w:r>
                <w:rPr>
                  <w:rFonts w:ascii="Corbel" w:hAnsi="Corbel"/>
                  <w:color w:val="575757"/>
                  <w:lang w:eastAsia="ja-JP"/>
                </w:rPr>
                <w:fldChar w:fldCharType="begin"/>
              </w:r>
              <w:r>
                <w:rPr>
                  <w:rFonts w:ascii="Corbel" w:hAnsi="Corbel"/>
                  <w:color w:val="575757"/>
                  <w:lang w:eastAsia="ja-JP"/>
                </w:rPr>
                <w:instrText xml:space="preserve"> REF _Ref102339207 \r \h </w:instrText>
              </w:r>
            </w:ins>
            <w:r>
              <w:rPr>
                <w:rFonts w:ascii="Corbel" w:hAnsi="Corbel"/>
                <w:color w:val="575757"/>
                <w:lang w:eastAsia="ja-JP"/>
              </w:rPr>
            </w:r>
            <w:ins w:id="144" w:author="Damian Struk" w:date="2024-11-09T13:09:00Z" w16du:dateUtc="2024-11-09T12:09:00Z">
              <w:r>
                <w:rPr>
                  <w:rFonts w:ascii="Corbel" w:hAnsi="Corbel"/>
                  <w:color w:val="575757"/>
                  <w:lang w:eastAsia="ja-JP"/>
                </w:rPr>
                <w:fldChar w:fldCharType="separate"/>
              </w:r>
              <w:r>
                <w:rPr>
                  <w:rFonts w:ascii="Corbel" w:hAnsi="Corbel"/>
                  <w:color w:val="575757"/>
                  <w:lang w:eastAsia="ja-JP"/>
                </w:rPr>
                <w:t>1.1.30</w:t>
              </w:r>
              <w:r>
                <w:rPr>
                  <w:rFonts w:ascii="Corbel" w:hAnsi="Corbel"/>
                  <w:color w:val="575757"/>
                  <w:lang w:eastAsia="ja-JP"/>
                </w:rPr>
                <w:fldChar w:fldCharType="end"/>
              </w:r>
              <w:r>
                <w:rPr>
                  <w:rFonts w:ascii="Corbel" w:hAnsi="Corbel"/>
                  <w:color w:val="575757"/>
                  <w:lang w:eastAsia="ja-JP"/>
                </w:rPr>
                <w:t xml:space="preserve">. </w:t>
              </w:r>
            </w:ins>
            <w:del w:id="145" w:author="Damian Struk" w:date="2024-11-09T13:09:00Z" w16du:dateUtc="2024-11-09T12:09:00Z">
              <w:r w:rsidDel="00287957">
                <w:rPr>
                  <w:rFonts w:ascii="Corbel" w:hAnsi="Corbel"/>
                  <w:color w:val="575757"/>
                  <w:lang w:eastAsia="ja-JP"/>
                </w:rPr>
                <w:delText xml:space="preserve">znamená </w:delText>
              </w:r>
              <w:r w:rsidRPr="00A14F4C" w:rsidDel="00287957">
                <w:rPr>
                  <w:rFonts w:ascii="Corbel" w:hAnsi="Corbel"/>
                  <w:color w:val="575757"/>
                  <w:lang w:eastAsia="ja-JP" w:bidi="cs-CZ"/>
                </w:rPr>
                <w:delText>zástavní, zadržovací či opční právo, omezení, předkupní právo, jakékoli</w:delText>
              </w:r>
              <w:r w:rsidDel="00287957">
                <w:rPr>
                  <w:rFonts w:ascii="Corbel" w:hAnsi="Corbel"/>
                  <w:color w:val="575757"/>
                  <w:lang w:eastAsia="ja-JP" w:bidi="cs-CZ"/>
                </w:rPr>
                <w:delText xml:space="preserve"> jiné</w:delText>
              </w:r>
              <w:r w:rsidRPr="00A14F4C" w:rsidDel="00287957">
                <w:rPr>
                  <w:rFonts w:ascii="Corbel" w:hAnsi="Corbel"/>
                  <w:color w:val="575757"/>
                  <w:lang w:eastAsia="ja-JP" w:bidi="cs-CZ"/>
                </w:rPr>
                <w:delText xml:space="preserve"> právo či nárok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jiné zatížení </w:delText>
              </w:r>
              <w:r w:rsidDel="00287957">
                <w:rPr>
                  <w:rFonts w:ascii="Corbel" w:hAnsi="Corbel"/>
                  <w:color w:val="575757"/>
                  <w:lang w:eastAsia="ja-JP" w:bidi="cs-CZ"/>
                </w:rPr>
                <w:delText>nebo</w:delText>
              </w:r>
              <w:r w:rsidRPr="00A14F4C" w:rsidDel="00287957">
                <w:rPr>
                  <w:rFonts w:ascii="Corbel" w:hAnsi="Corbel"/>
                  <w:color w:val="575757"/>
                  <w:lang w:eastAsia="ja-JP" w:bidi="cs-CZ"/>
                </w:rPr>
                <w:delText xml:space="preserve"> zajištění jakéhokoli druhu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jakýkoli jiný druh převodu vlastnického práva nebo dohody o zádržném či jiné dohody </w:delText>
              </w:r>
              <w:r w:rsidDel="00287957">
                <w:rPr>
                  <w:rFonts w:ascii="Corbel" w:hAnsi="Corbel"/>
                  <w:color w:val="575757"/>
                  <w:lang w:eastAsia="ja-JP" w:bidi="cs-CZ"/>
                </w:rPr>
                <w:delText>a/nebo</w:delText>
              </w:r>
              <w:r w:rsidRPr="00A14F4C" w:rsidDel="00287957">
                <w:rPr>
                  <w:rFonts w:ascii="Corbel" w:hAnsi="Corbel"/>
                  <w:color w:val="575757"/>
                  <w:lang w:eastAsia="ja-JP" w:bidi="cs-CZ"/>
                </w:rPr>
                <w:delText xml:space="preserve"> závazku ke zřízení výše uvedeného</w:delText>
              </w:r>
              <w:r w:rsidDel="00287957">
                <w:rPr>
                  <w:rFonts w:ascii="Corbel" w:hAnsi="Corbel"/>
                  <w:color w:val="575757"/>
                  <w:lang w:eastAsia="ja-JP" w:bidi="cs-CZ"/>
                </w:rPr>
                <w:delText>, a to ve prospěch jakékoli osoby jiné než osoby Kupujícího.</w:delText>
              </w:r>
            </w:del>
          </w:p>
        </w:tc>
      </w:tr>
      <w:tr w:rsidR="00080DEB" w:rsidRPr="00F56967" w14:paraId="32EECFEF" w14:textId="77777777" w:rsidTr="00080DEB">
        <w:tblPrEx>
          <w:tblW w:w="9498" w:type="dxa"/>
          <w:tblInd w:w="567" w:type="dxa"/>
          <w:tblLayout w:type="fixed"/>
          <w:tblPrExChange w:id="146" w:author="Damian Struk" w:date="2024-11-09T13:09:00Z" w16du:dateUtc="2024-11-09T12:09:00Z">
            <w:tblPrEx>
              <w:tblW w:w="9498" w:type="dxa"/>
              <w:tblInd w:w="567" w:type="dxa"/>
              <w:tblLayout w:type="fixed"/>
            </w:tblPrEx>
          </w:tblPrExChange>
        </w:tblPrEx>
        <w:tc>
          <w:tcPr>
            <w:tcW w:w="709" w:type="dxa"/>
            <w:tcPrChange w:id="147" w:author="Damian Struk" w:date="2024-11-09T13:09:00Z" w16du:dateUtc="2024-11-09T12:09:00Z">
              <w:tcPr>
                <w:tcW w:w="709" w:type="dxa"/>
              </w:tcPr>
            </w:tcPrChange>
          </w:tcPr>
          <w:p w14:paraId="5347CDE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48" w:name="_Ref102339207"/>
          </w:p>
        </w:tc>
        <w:bookmarkEnd w:id="148"/>
        <w:tc>
          <w:tcPr>
            <w:tcW w:w="2226" w:type="dxa"/>
            <w:tcPrChange w:id="149" w:author="Damian Struk" w:date="2024-11-09T13:09:00Z" w16du:dateUtc="2024-11-09T12:09:00Z">
              <w:tcPr>
                <w:tcW w:w="2226" w:type="dxa"/>
              </w:tcPr>
            </w:tcPrChange>
          </w:tcPr>
          <w:p w14:paraId="04B37276" w14:textId="0B96C5C3"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0" w:author="Damian Struk" w:date="2024-11-09T13:09:00Z" w16du:dateUtc="2024-11-09T12:09:00Z">
              <w:r>
                <w:rPr>
                  <w:rFonts w:ascii="Corbel" w:hAnsi="Corbel"/>
                  <w:b/>
                  <w:color w:val="575757"/>
                  <w:lang w:eastAsia="ja-JP"/>
                </w:rPr>
                <w:t>Registr smluv</w:t>
              </w:r>
            </w:ins>
            <w:del w:id="151" w:author="Damian Struk" w:date="2024-11-09T13:09:00Z" w16du:dateUtc="2024-11-09T12:09:00Z">
              <w:r w:rsidDel="00287957">
                <w:rPr>
                  <w:rFonts w:ascii="Corbel" w:hAnsi="Corbel"/>
                  <w:b/>
                  <w:color w:val="575757"/>
                  <w:lang w:eastAsia="ja-JP"/>
                </w:rPr>
                <w:delText>Prohlášení</w:delText>
              </w:r>
            </w:del>
          </w:p>
        </w:tc>
        <w:tc>
          <w:tcPr>
            <w:tcW w:w="6563" w:type="dxa"/>
            <w:tcPrChange w:id="152" w:author="Damian Struk" w:date="2024-11-09T13:09:00Z" w16du:dateUtc="2024-11-09T12:09:00Z">
              <w:tcPr>
                <w:tcW w:w="6563" w:type="dxa"/>
              </w:tcPr>
            </w:tcPrChange>
          </w:tcPr>
          <w:p w14:paraId="733AD448" w14:textId="54AE11A5"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153" w:author="Damian Struk" w:date="2024-11-09T13:09:00Z" w16du:dateUtc="2024-11-09T12:09:00Z">
              <w:r>
                <w:rPr>
                  <w:rFonts w:ascii="Corbel" w:hAnsi="Corbel"/>
                  <w:color w:val="575757"/>
                  <w:lang w:eastAsia="ja-JP"/>
                </w:rPr>
                <w:t>znamená registr smluv ve smyslu Zákona o registru smluv.</w:t>
              </w:r>
            </w:ins>
            <w:del w:id="154" w:author="Damian Struk" w:date="2024-11-09T13:09:00Z" w16du:dateUtc="2024-11-09T12:09:00Z">
              <w:r w:rsidDel="00287957">
                <w:rPr>
                  <w:rFonts w:ascii="Corbel" w:hAnsi="Corbel"/>
                  <w:color w:val="575757"/>
                  <w:lang w:eastAsia="ja-JP"/>
                </w:rPr>
                <w:delText>znamená písemné potvrzení všech Smluvních stran, že veškeré Odkládací podmínky byly řádně splněny, jehož vzor tvoří přílohu č.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_Ref102339207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1.1.30</w:delText>
              </w:r>
              <w:r w:rsidDel="00287957">
                <w:rPr>
                  <w:rFonts w:ascii="Corbel" w:hAnsi="Corbel"/>
                  <w:color w:val="575757"/>
                  <w:lang w:eastAsia="ja-JP"/>
                </w:rPr>
                <w:fldChar w:fldCharType="end"/>
              </w:r>
              <w:r w:rsidDel="00287957">
                <w:rPr>
                  <w:rFonts w:ascii="Corbel" w:hAnsi="Corbel"/>
                  <w:color w:val="575757"/>
                  <w:lang w:eastAsia="ja-JP"/>
                </w:rPr>
                <w:delText xml:space="preserve">. </w:delText>
              </w:r>
            </w:del>
          </w:p>
        </w:tc>
      </w:tr>
      <w:tr w:rsidR="00080DEB" w:rsidRPr="00F56967" w14:paraId="374ED70D" w14:textId="77777777" w:rsidTr="00080DEB">
        <w:tblPrEx>
          <w:tblW w:w="9498" w:type="dxa"/>
          <w:tblInd w:w="567" w:type="dxa"/>
          <w:tblLayout w:type="fixed"/>
          <w:tblPrExChange w:id="155" w:author="Damian Struk" w:date="2024-11-09T13:09:00Z" w16du:dateUtc="2024-11-09T12:09:00Z">
            <w:tblPrEx>
              <w:tblW w:w="9498" w:type="dxa"/>
              <w:tblInd w:w="567" w:type="dxa"/>
              <w:tblLayout w:type="fixed"/>
            </w:tblPrEx>
          </w:tblPrExChange>
        </w:tblPrEx>
        <w:tc>
          <w:tcPr>
            <w:tcW w:w="709" w:type="dxa"/>
            <w:tcPrChange w:id="156" w:author="Damian Struk" w:date="2024-11-09T13:09:00Z" w16du:dateUtc="2024-11-09T12:09:00Z">
              <w:tcPr>
                <w:tcW w:w="709" w:type="dxa"/>
              </w:tcPr>
            </w:tcPrChange>
          </w:tcPr>
          <w:p w14:paraId="55AA2D9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57" w:author="Damian Struk" w:date="2024-11-09T13:09:00Z" w16du:dateUtc="2024-11-09T12:09:00Z">
              <w:tcPr>
                <w:tcW w:w="2226" w:type="dxa"/>
              </w:tcPr>
            </w:tcPrChange>
          </w:tcPr>
          <w:p w14:paraId="7CA46401" w14:textId="38E4557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8" w:author="Damian Struk" w:date="2024-11-09T13:09:00Z" w16du:dateUtc="2024-11-09T12:09:00Z">
              <w:r w:rsidRPr="00F56967">
                <w:rPr>
                  <w:rFonts w:ascii="Corbel" w:hAnsi="Corbel"/>
                  <w:b/>
                  <w:color w:val="575757"/>
                  <w:lang w:eastAsia="ja-JP"/>
                </w:rPr>
                <w:t>Sdělení</w:t>
              </w:r>
            </w:ins>
            <w:del w:id="159" w:author="Damian Struk" w:date="2024-11-09T13:09:00Z" w16du:dateUtc="2024-11-09T12:09:00Z">
              <w:r w:rsidDel="00287957">
                <w:rPr>
                  <w:rFonts w:ascii="Corbel" w:hAnsi="Corbel"/>
                  <w:b/>
                  <w:color w:val="575757"/>
                  <w:lang w:eastAsia="ja-JP"/>
                </w:rPr>
                <w:delText>Registr smluv</w:delText>
              </w:r>
            </w:del>
          </w:p>
        </w:tc>
        <w:tc>
          <w:tcPr>
            <w:tcW w:w="6563" w:type="dxa"/>
            <w:tcPrChange w:id="160" w:author="Damian Struk" w:date="2024-11-09T13:09:00Z" w16du:dateUtc="2024-11-09T12:09:00Z">
              <w:tcPr>
                <w:tcW w:w="6563" w:type="dxa"/>
              </w:tcPr>
            </w:tcPrChange>
          </w:tcPr>
          <w:p w14:paraId="499D6C41" w14:textId="16854E12"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61"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_Ref486342860 \r \h  \* MERGEFORMAT </w:instrText>
              </w:r>
            </w:ins>
            <w:r w:rsidRPr="00F56967">
              <w:rPr>
                <w:rFonts w:ascii="Corbel" w:hAnsi="Corbel"/>
                <w:color w:val="575757"/>
                <w:lang w:eastAsia="ja-JP"/>
              </w:rPr>
            </w:r>
            <w:ins w:id="162"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10.7</w:t>
              </w:r>
              <w:r w:rsidRPr="00F56967">
                <w:rPr>
                  <w:rFonts w:ascii="Corbel" w:hAnsi="Corbel"/>
                  <w:color w:val="575757"/>
                  <w:lang w:eastAsia="ja-JP"/>
                </w:rPr>
                <w:fldChar w:fldCharType="end"/>
              </w:r>
              <w:r w:rsidRPr="00F56967">
                <w:rPr>
                  <w:rFonts w:ascii="Corbel" w:hAnsi="Corbel"/>
                  <w:color w:val="575757"/>
                  <w:lang w:eastAsia="ja-JP"/>
                </w:rPr>
                <w:t>.</w:t>
              </w:r>
            </w:ins>
            <w:del w:id="163" w:author="Damian Struk" w:date="2024-11-09T13:09:00Z" w16du:dateUtc="2024-11-09T12:09:00Z">
              <w:r w:rsidDel="00287957">
                <w:rPr>
                  <w:rFonts w:ascii="Corbel" w:hAnsi="Corbel"/>
                  <w:color w:val="575757"/>
                  <w:lang w:eastAsia="ja-JP"/>
                </w:rPr>
                <w:delText>znamená registr smluv ve smyslu Zákona o registru smluv.</w:delText>
              </w:r>
            </w:del>
          </w:p>
        </w:tc>
      </w:tr>
      <w:tr w:rsidR="00080DEB" w:rsidRPr="00F56967" w14:paraId="3DF81F6B" w14:textId="77777777" w:rsidTr="00080DEB">
        <w:tblPrEx>
          <w:tblW w:w="9498" w:type="dxa"/>
          <w:tblInd w:w="567" w:type="dxa"/>
          <w:tblLayout w:type="fixed"/>
          <w:tblPrExChange w:id="164" w:author="Damian Struk" w:date="2024-11-09T13:09:00Z" w16du:dateUtc="2024-11-09T12:09:00Z">
            <w:tblPrEx>
              <w:tblW w:w="9498" w:type="dxa"/>
              <w:tblInd w:w="567" w:type="dxa"/>
              <w:tblLayout w:type="fixed"/>
            </w:tblPrEx>
          </w:tblPrExChange>
        </w:tblPrEx>
        <w:tc>
          <w:tcPr>
            <w:tcW w:w="709" w:type="dxa"/>
            <w:tcPrChange w:id="165" w:author="Damian Struk" w:date="2024-11-09T13:09:00Z" w16du:dateUtc="2024-11-09T12:09:00Z">
              <w:tcPr>
                <w:tcW w:w="709" w:type="dxa"/>
              </w:tcPr>
            </w:tcPrChange>
          </w:tcPr>
          <w:p w14:paraId="4AA7359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66" w:author="Damian Struk" w:date="2024-11-09T13:09:00Z" w16du:dateUtc="2024-11-09T12:09:00Z">
              <w:tcPr>
                <w:tcW w:w="2226" w:type="dxa"/>
              </w:tcPr>
            </w:tcPrChange>
          </w:tcPr>
          <w:p w14:paraId="0BBF2A90" w14:textId="0711D43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67" w:author="Damian Struk" w:date="2024-11-09T13:09:00Z" w16du:dateUtc="2024-11-09T12:09:00Z">
              <w:r w:rsidRPr="00F56967">
                <w:rPr>
                  <w:rFonts w:ascii="Corbel" w:hAnsi="Corbel"/>
                  <w:b/>
                  <w:color w:val="575757"/>
                  <w:lang w:eastAsia="ja-JP"/>
                </w:rPr>
                <w:t>Seznam bankovních účtů</w:t>
              </w:r>
            </w:ins>
            <w:del w:id="168" w:author="Damian Struk" w:date="2024-11-09T13:09:00Z" w16du:dateUtc="2024-11-09T12:09:00Z">
              <w:r w:rsidRPr="00F56967" w:rsidDel="00287957">
                <w:rPr>
                  <w:rFonts w:ascii="Corbel" w:hAnsi="Corbel"/>
                  <w:b/>
                  <w:color w:val="575757"/>
                  <w:lang w:eastAsia="ja-JP"/>
                </w:rPr>
                <w:delText>Sdělení</w:delText>
              </w:r>
            </w:del>
          </w:p>
        </w:tc>
        <w:tc>
          <w:tcPr>
            <w:tcW w:w="6563" w:type="dxa"/>
            <w:tcPrChange w:id="169" w:author="Damian Struk" w:date="2024-11-09T13:09:00Z" w16du:dateUtc="2024-11-09T12:09:00Z">
              <w:tcPr>
                <w:tcW w:w="6563" w:type="dxa"/>
              </w:tcPr>
            </w:tcPrChange>
          </w:tcPr>
          <w:p w14:paraId="3FD087D7" w14:textId="6ACC6456"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bookmarkStart w:id="170" w:name="_Ref417035563"/>
            <w:bookmarkStart w:id="171" w:name="_Ref417035565"/>
            <w:ins w:id="172" w:author="Damian Struk" w:date="2024-11-09T13:09:00Z" w16du:dateUtc="2024-11-09T12:09:00Z">
              <w:r w:rsidRPr="00F56967">
                <w:rPr>
                  <w:rFonts w:ascii="Corbel" w:hAnsi="Corbel"/>
                  <w:color w:val="575757"/>
                  <w:lang w:eastAsia="ja-JP"/>
                </w:rPr>
                <w:t xml:space="preserve">znamená seznam bankovních účtů </w:t>
              </w:r>
              <w:r>
                <w:rPr>
                  <w:rFonts w:ascii="Corbel" w:hAnsi="Corbel"/>
                  <w:color w:val="575757"/>
                  <w:lang w:eastAsia="ja-JP"/>
                </w:rPr>
                <w:t>Společností,</w:t>
              </w:r>
              <w:r w:rsidRPr="00F56967">
                <w:rPr>
                  <w:rFonts w:ascii="Corbel" w:hAnsi="Corbel"/>
                  <w:color w:val="575757"/>
                  <w:lang w:eastAsia="ja-JP"/>
                </w:rPr>
                <w:t xml:space="preserve"> které ke Dni podpisu poskytovatelé bankovních služeb vedou pro </w:t>
              </w:r>
              <w:r>
                <w:rPr>
                  <w:rFonts w:ascii="Corbel" w:hAnsi="Corbel"/>
                  <w:color w:val="575757"/>
                  <w:lang w:eastAsia="ja-JP"/>
                </w:rPr>
                <w:t xml:space="preserve">Společnosti </w:t>
              </w:r>
              <w:r w:rsidRPr="00F56967">
                <w:rPr>
                  <w:rFonts w:ascii="Corbel" w:hAnsi="Corbel"/>
                  <w:color w:val="575757"/>
                  <w:lang w:eastAsia="ja-JP"/>
                </w:rPr>
                <w:t xml:space="preserve">na základě smluv uzavřených se </w:t>
              </w:r>
              <w:r>
                <w:rPr>
                  <w:rFonts w:ascii="Corbel" w:hAnsi="Corbel"/>
                  <w:color w:val="575757"/>
                  <w:lang w:eastAsia="ja-JP"/>
                </w:rPr>
                <w:t>Společnostmi</w:t>
              </w:r>
              <w:r w:rsidRPr="00F56967">
                <w:rPr>
                  <w:rFonts w:ascii="Corbel" w:hAnsi="Corbel"/>
                  <w:color w:val="575757"/>
                  <w:lang w:eastAsia="ja-JP"/>
                </w:rPr>
                <w:t xml:space="preserve">; Seznam bankovních účtů tvoří </w:t>
              </w:r>
              <w:bookmarkEnd w:id="170"/>
              <w:bookmarkEnd w:id="171"/>
              <w:r w:rsidRPr="00F56967">
                <w:rPr>
                  <w:rFonts w:ascii="Corbel" w:hAnsi="Corbel"/>
                  <w:color w:val="575757"/>
                  <w:lang w:eastAsia="ja-JP"/>
                </w:rPr>
                <w:t xml:space="preserve">přílohu č.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ins>
            <w:r w:rsidRPr="00F56967">
              <w:rPr>
                <w:rFonts w:ascii="Corbel" w:hAnsi="Corbel"/>
                <w:color w:val="575757"/>
              </w:rPr>
            </w:r>
            <w:ins w:id="173" w:author="Damian Struk" w:date="2024-11-09T13:09:00Z" w16du:dateUtc="2024-11-09T12:09:00Z">
              <w:r w:rsidRPr="00F56967">
                <w:rPr>
                  <w:rFonts w:ascii="Corbel" w:hAnsi="Corbel"/>
                  <w:color w:val="575757"/>
                </w:rPr>
                <w:fldChar w:fldCharType="separate"/>
              </w:r>
              <w:r>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w:t>
              </w:r>
            </w:ins>
            <w:del w:id="174"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_Ref486342860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10.7</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D8AD130" w14:textId="77777777" w:rsidTr="00080DEB">
        <w:tblPrEx>
          <w:tblW w:w="9498" w:type="dxa"/>
          <w:tblInd w:w="567" w:type="dxa"/>
          <w:tblLayout w:type="fixed"/>
          <w:tblPrExChange w:id="175" w:author="Damian Struk" w:date="2024-11-09T13:09:00Z" w16du:dateUtc="2024-11-09T12:09:00Z">
            <w:tblPrEx>
              <w:tblW w:w="9498" w:type="dxa"/>
              <w:tblInd w:w="567" w:type="dxa"/>
              <w:tblLayout w:type="fixed"/>
            </w:tblPrEx>
          </w:tblPrExChange>
        </w:tblPrEx>
        <w:tc>
          <w:tcPr>
            <w:tcW w:w="709" w:type="dxa"/>
            <w:tcPrChange w:id="176" w:author="Damian Struk" w:date="2024-11-09T13:09:00Z" w16du:dateUtc="2024-11-09T12:09:00Z">
              <w:tcPr>
                <w:tcW w:w="709" w:type="dxa"/>
              </w:tcPr>
            </w:tcPrChange>
          </w:tcPr>
          <w:p w14:paraId="72DA1D5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77" w:name="_Ref445378516"/>
          </w:p>
        </w:tc>
        <w:bookmarkEnd w:id="177"/>
        <w:tc>
          <w:tcPr>
            <w:tcW w:w="2226" w:type="dxa"/>
            <w:tcPrChange w:id="178" w:author="Damian Struk" w:date="2024-11-09T13:09:00Z" w16du:dateUtc="2024-11-09T12:09:00Z">
              <w:tcPr>
                <w:tcW w:w="2226" w:type="dxa"/>
              </w:tcPr>
            </w:tcPrChange>
          </w:tcPr>
          <w:p w14:paraId="34A39746" w14:textId="250D7E9D" w:rsidR="00080DEB" w:rsidRPr="00F56967" w:rsidRDefault="00080DEB" w:rsidP="00F21CC9">
            <w:pPr>
              <w:pStyle w:val="ListParagraph"/>
              <w:widowControl w:val="0"/>
              <w:spacing w:before="120" w:after="120" w:line="300" w:lineRule="exact"/>
              <w:ind w:left="-115" w:right="-108"/>
              <w:contextualSpacing w:val="0"/>
              <w:rPr>
                <w:rFonts w:ascii="Corbel" w:hAnsi="Corbel"/>
                <w:b/>
                <w:color w:val="575757"/>
                <w:lang w:eastAsia="ja-JP"/>
              </w:rPr>
            </w:pPr>
            <w:ins w:id="179" w:author="Damian Struk" w:date="2024-11-09T13:09:00Z" w16du:dateUtc="2024-11-09T12:09:00Z">
              <w:r w:rsidRPr="00F56967">
                <w:rPr>
                  <w:rFonts w:ascii="Corbel" w:hAnsi="Corbel"/>
                  <w:b/>
                  <w:color w:val="575757"/>
                  <w:lang w:eastAsia="ja-JP"/>
                </w:rPr>
                <w:t>Seznam majetku</w:t>
              </w:r>
            </w:ins>
            <w:del w:id="180" w:author="Damian Struk" w:date="2024-11-09T13:09:00Z" w16du:dateUtc="2024-11-09T12:09:00Z">
              <w:r w:rsidRPr="00F56967" w:rsidDel="00287957">
                <w:rPr>
                  <w:rFonts w:ascii="Corbel" w:hAnsi="Corbel"/>
                  <w:b/>
                  <w:color w:val="575757"/>
                  <w:lang w:eastAsia="ja-JP"/>
                </w:rPr>
                <w:delText>Seznam bankovních účtů</w:delText>
              </w:r>
            </w:del>
          </w:p>
        </w:tc>
        <w:tc>
          <w:tcPr>
            <w:tcW w:w="6563" w:type="dxa"/>
            <w:tcPrChange w:id="181" w:author="Damian Struk" w:date="2024-11-09T13:09:00Z" w16du:dateUtc="2024-11-09T12:09:00Z">
              <w:tcPr>
                <w:tcW w:w="6563" w:type="dxa"/>
              </w:tcPr>
            </w:tcPrChange>
          </w:tcPr>
          <w:p w14:paraId="02EF332C" w14:textId="3F4058CD" w:rsidR="00080DEB" w:rsidRPr="00F56967" w:rsidRDefault="00080DEB" w:rsidP="00BB53B3">
            <w:pPr>
              <w:pStyle w:val="ListParagraph"/>
              <w:widowControl w:val="0"/>
              <w:spacing w:before="120" w:after="120" w:line="300" w:lineRule="exact"/>
              <w:ind w:left="0" w:right="-108"/>
              <w:contextualSpacing w:val="0"/>
              <w:rPr>
                <w:rFonts w:ascii="Corbel" w:hAnsi="Corbel"/>
                <w:color w:val="575757"/>
                <w:lang w:eastAsia="ja-JP"/>
              </w:rPr>
            </w:pPr>
            <w:ins w:id="182" w:author="Damian Struk" w:date="2024-11-09T13:09:00Z" w16du:dateUtc="2024-11-09T12:09:00Z">
              <w:r w:rsidRPr="00F56967">
                <w:rPr>
                  <w:rFonts w:ascii="Corbel" w:hAnsi="Corbel"/>
                  <w:color w:val="575757"/>
                  <w:lang w:eastAsia="ja-JP"/>
                </w:rPr>
                <w:t>znamená seznam majetku</w:t>
              </w:r>
              <w:r>
                <w:rPr>
                  <w:rFonts w:ascii="Corbel" w:hAnsi="Corbel"/>
                  <w:color w:val="575757"/>
                  <w:lang w:eastAsia="ja-JP"/>
                </w:rPr>
                <w:t xml:space="preserve"> Společnosti AGROBIOPLYN, který je uvedený v z</w:t>
              </w:r>
              <w:r>
                <w:rPr>
                  <w:rFonts w:ascii="Corbel" w:hAnsi="Corbel" w:cs="Corbel"/>
                  <w:color w:val="575757"/>
                </w:rPr>
                <w:t xml:space="preserve">naleckém posudku č. </w:t>
              </w:r>
              <w:proofErr w:type="gramStart"/>
              <w:r>
                <w:rPr>
                  <w:rFonts w:ascii="Corbel" w:hAnsi="Corbel" w:cs="Corbel"/>
                  <w:color w:val="575757"/>
                </w:rPr>
                <w:t>272 – 10</w:t>
              </w:r>
              <w:proofErr w:type="gramEnd"/>
              <w:r>
                <w:rPr>
                  <w:rFonts w:ascii="Corbel" w:hAnsi="Corbel" w:cs="Corbel"/>
                  <w:color w:val="575757"/>
                </w:rPr>
                <w:t>/2021 ze dne 15. června 2021, vyhotovený Ing. Pavlem Trčkou,</w:t>
              </w:r>
              <w:del w:id="183" w:author="Jan Kubica" w:date="2024-11-09T20:28:00Z" w16du:dateUtc="2024-11-09T19:28:00Z">
                <w:r w:rsidDel="00BB5BC0">
                  <w:rPr>
                    <w:rFonts w:ascii="Corbel" w:hAnsi="Corbel" w:cs="Corbel"/>
                    <w:color w:val="575757"/>
                  </w:rPr>
                  <w:delText xml:space="preserve"> IČO: 13649264</w:delText>
                </w:r>
              </w:del>
              <w:r w:rsidRPr="00F56967">
                <w:rPr>
                  <w:rFonts w:ascii="Corbel" w:hAnsi="Corbel"/>
                  <w:color w:val="575757"/>
                  <w:lang w:eastAsia="ja-JP"/>
                </w:rPr>
                <w:t>.</w:t>
              </w:r>
            </w:ins>
            <w:del w:id="184" w:author="Damian Struk" w:date="2024-11-09T13:09:00Z" w16du:dateUtc="2024-11-09T12:09:00Z">
              <w:r w:rsidRPr="00F56967" w:rsidDel="00287957">
                <w:rPr>
                  <w:rFonts w:ascii="Corbel" w:hAnsi="Corbel"/>
                  <w:color w:val="575757"/>
                  <w:lang w:eastAsia="ja-JP"/>
                </w:rPr>
                <w:delText xml:space="preserve">znamená seznam bankovních účtů </w:delText>
              </w:r>
              <w:r w:rsidDel="00287957">
                <w:rPr>
                  <w:rFonts w:ascii="Corbel" w:hAnsi="Corbel"/>
                  <w:color w:val="575757"/>
                  <w:lang w:eastAsia="ja-JP"/>
                </w:rPr>
                <w:delText>Společností,</w:delText>
              </w:r>
              <w:r w:rsidRPr="00F56967" w:rsidDel="00287957">
                <w:rPr>
                  <w:rFonts w:ascii="Corbel" w:hAnsi="Corbel"/>
                  <w:color w:val="575757"/>
                  <w:lang w:eastAsia="ja-JP"/>
                </w:rPr>
                <w:delText xml:space="preserve"> které ke Dni podpisu poskytovatelé bankovních služeb vedou pro </w:delText>
              </w:r>
              <w:r w:rsidDel="00287957">
                <w:rPr>
                  <w:rFonts w:ascii="Corbel" w:hAnsi="Corbel"/>
                  <w:color w:val="575757"/>
                  <w:lang w:eastAsia="ja-JP"/>
                </w:rPr>
                <w:delText xml:space="preserve">Společnosti </w:delText>
              </w:r>
              <w:r w:rsidRPr="00F56967" w:rsidDel="00287957">
                <w:rPr>
                  <w:rFonts w:ascii="Corbel" w:hAnsi="Corbel"/>
                  <w:color w:val="575757"/>
                  <w:lang w:eastAsia="ja-JP"/>
                </w:rPr>
                <w:delText xml:space="preserve">na základě smluv uzavřených se </w:delText>
              </w:r>
              <w:r w:rsidDel="00287957">
                <w:rPr>
                  <w:rFonts w:ascii="Corbel" w:hAnsi="Corbel"/>
                  <w:color w:val="575757"/>
                  <w:lang w:eastAsia="ja-JP"/>
                </w:rPr>
                <w:delText>Společnostmi</w:delText>
              </w:r>
              <w:r w:rsidRPr="00F56967" w:rsidDel="00287957">
                <w:rPr>
                  <w:rFonts w:ascii="Corbel" w:hAnsi="Corbel"/>
                  <w:color w:val="575757"/>
                  <w:lang w:eastAsia="ja-JP"/>
                </w:rPr>
                <w:delText xml:space="preserve">; Seznam bankovních účtů tvoří přílohu č. </w:delText>
              </w:r>
              <w:r w:rsidRPr="00F56967" w:rsidDel="00287957">
                <w:rPr>
                  <w:rFonts w:ascii="Corbel" w:hAnsi="Corbel"/>
                  <w:color w:val="575757"/>
                </w:rPr>
                <w:fldChar w:fldCharType="begin"/>
              </w:r>
              <w:r w:rsidRPr="00F56967" w:rsidDel="00287957">
                <w:rPr>
                  <w:rFonts w:ascii="Corbel" w:hAnsi="Corbel"/>
                  <w:color w:val="575757"/>
                  <w:lang w:eastAsia="ja-JP"/>
                </w:rPr>
                <w:delInstrText xml:space="preserve"> REF _Ref445378516 \r \h </w:delInstrText>
              </w:r>
              <w:r w:rsidRPr="00F56967" w:rsidDel="00287957">
                <w:rPr>
                  <w:rFonts w:ascii="Corbel" w:hAnsi="Corbel"/>
                  <w:color w:val="575757"/>
                </w:rPr>
                <w:delInstrText xml:space="preserve"> \* MERGEFORMAT </w:delInstrText>
              </w:r>
              <w:r w:rsidRPr="00F56967" w:rsidDel="00287957">
                <w:rPr>
                  <w:rFonts w:ascii="Corbel" w:hAnsi="Corbel"/>
                  <w:color w:val="575757"/>
                </w:rPr>
              </w:r>
              <w:r w:rsidRPr="00F56967" w:rsidDel="00287957">
                <w:rPr>
                  <w:rFonts w:ascii="Corbel" w:hAnsi="Corbel"/>
                  <w:color w:val="575757"/>
                </w:rPr>
                <w:fldChar w:fldCharType="separate"/>
              </w:r>
              <w:r w:rsidDel="00287957">
                <w:rPr>
                  <w:rFonts w:ascii="Corbel" w:hAnsi="Corbel"/>
                  <w:color w:val="575757"/>
                  <w:lang w:eastAsia="ja-JP"/>
                </w:rPr>
                <w:delText>1.1.33</w:delText>
              </w:r>
              <w:r w:rsidRPr="00F56967" w:rsidDel="00287957">
                <w:rPr>
                  <w:rFonts w:ascii="Corbel" w:hAnsi="Corbel"/>
                  <w:color w:val="575757"/>
                </w:rPr>
                <w:fldChar w:fldCharType="end"/>
              </w:r>
              <w:r w:rsidRPr="00F56967" w:rsidDel="00287957">
                <w:rPr>
                  <w:rFonts w:ascii="Corbel" w:hAnsi="Corbel"/>
                  <w:color w:val="575757"/>
                  <w:lang w:eastAsia="ja-JP"/>
                </w:rPr>
                <w:delText>.</w:delText>
              </w:r>
            </w:del>
          </w:p>
        </w:tc>
      </w:tr>
      <w:tr w:rsidR="00080DEB" w:rsidRPr="00F56967" w14:paraId="10DA4A33" w14:textId="77777777" w:rsidTr="00080DEB">
        <w:tblPrEx>
          <w:tblW w:w="9498" w:type="dxa"/>
          <w:tblInd w:w="567" w:type="dxa"/>
          <w:tblLayout w:type="fixed"/>
          <w:tblPrExChange w:id="185" w:author="Damian Struk" w:date="2024-11-09T13:09:00Z" w16du:dateUtc="2024-11-09T12:09:00Z">
            <w:tblPrEx>
              <w:tblW w:w="9498" w:type="dxa"/>
              <w:tblInd w:w="567" w:type="dxa"/>
              <w:tblLayout w:type="fixed"/>
            </w:tblPrEx>
          </w:tblPrExChange>
        </w:tblPrEx>
        <w:tc>
          <w:tcPr>
            <w:tcW w:w="709" w:type="dxa"/>
            <w:tcPrChange w:id="186" w:author="Damian Struk" w:date="2024-11-09T13:09:00Z" w16du:dateUtc="2024-11-09T12:09:00Z">
              <w:tcPr>
                <w:tcW w:w="709" w:type="dxa"/>
              </w:tcPr>
            </w:tcPrChange>
          </w:tcPr>
          <w:p w14:paraId="4187ECBD"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87" w:name="_Ref427938692"/>
          </w:p>
        </w:tc>
        <w:bookmarkEnd w:id="187"/>
        <w:tc>
          <w:tcPr>
            <w:tcW w:w="2226" w:type="dxa"/>
            <w:tcPrChange w:id="188" w:author="Damian Struk" w:date="2024-11-09T13:09:00Z" w16du:dateUtc="2024-11-09T12:09:00Z">
              <w:tcPr>
                <w:tcW w:w="2226" w:type="dxa"/>
              </w:tcPr>
            </w:tcPrChange>
          </w:tcPr>
          <w:p w14:paraId="1691F863" w14:textId="6DA153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9" w:author="Damian Struk" w:date="2024-11-09T13:09:00Z" w16du:dateUtc="2024-11-09T12:09:00Z">
              <w:r w:rsidRPr="00F56967">
                <w:rPr>
                  <w:rFonts w:ascii="Corbel" w:hAnsi="Corbel"/>
                  <w:b/>
                  <w:color w:val="575757"/>
                  <w:lang w:eastAsia="ja-JP"/>
                </w:rPr>
                <w:t>Seznam smluv</w:t>
              </w:r>
            </w:ins>
            <w:del w:id="190" w:author="Damian Struk" w:date="2024-11-09T13:09:00Z" w16du:dateUtc="2024-11-09T12:09:00Z">
              <w:r w:rsidRPr="00F56967" w:rsidDel="00287957">
                <w:rPr>
                  <w:rFonts w:ascii="Corbel" w:hAnsi="Corbel"/>
                  <w:b/>
                  <w:color w:val="575757"/>
                  <w:lang w:eastAsia="ja-JP"/>
                </w:rPr>
                <w:delText>Seznam majetku</w:delText>
              </w:r>
            </w:del>
          </w:p>
        </w:tc>
        <w:tc>
          <w:tcPr>
            <w:tcW w:w="6563" w:type="dxa"/>
            <w:tcPrChange w:id="191" w:author="Damian Struk" w:date="2024-11-09T13:09:00Z" w16du:dateUtc="2024-11-09T12:09:00Z">
              <w:tcPr>
                <w:tcW w:w="6563" w:type="dxa"/>
              </w:tcPr>
            </w:tcPrChange>
          </w:tcPr>
          <w:p w14:paraId="78F2ACC0" w14:textId="4BBEDE68" w:rsidR="00080DEB" w:rsidRPr="00F56967" w:rsidRDefault="00080DEB" w:rsidP="007949FA">
            <w:pPr>
              <w:autoSpaceDE w:val="0"/>
              <w:autoSpaceDN w:val="0"/>
              <w:adjustRightInd w:val="0"/>
              <w:spacing w:after="0" w:line="240" w:lineRule="auto"/>
              <w:rPr>
                <w:rFonts w:ascii="Corbel" w:hAnsi="Corbel"/>
                <w:color w:val="575757"/>
                <w:lang w:eastAsia="ja-JP"/>
              </w:rPr>
            </w:pPr>
            <w:ins w:id="192" w:author="Damian Struk" w:date="2024-11-09T13:09:00Z" w16du:dateUtc="2024-11-09T12:09:00Z">
              <w:r w:rsidRPr="00F56967">
                <w:rPr>
                  <w:rFonts w:ascii="Corbel" w:hAnsi="Corbel"/>
                  <w:color w:val="575757"/>
                  <w:lang w:eastAsia="ja-JP"/>
                </w:rPr>
                <w:t xml:space="preserve">znamená seznam smluv uzavřených mezi </w:t>
              </w:r>
              <w:r>
                <w:rPr>
                  <w:rFonts w:ascii="Corbel" w:hAnsi="Corbel"/>
                  <w:color w:val="575757"/>
                  <w:lang w:eastAsia="ja-JP"/>
                </w:rPr>
                <w:t>kteroukoli ze Společností</w:t>
              </w:r>
              <w:r w:rsidRPr="00F56967">
                <w:rPr>
                  <w:rFonts w:ascii="Corbel" w:hAnsi="Corbel"/>
                  <w:color w:val="575757"/>
                  <w:lang w:eastAsia="ja-JP"/>
                </w:rPr>
                <w:t xml:space="preserve"> na</w:t>
              </w:r>
              <w:r>
                <w:rPr>
                  <w:rFonts w:ascii="Corbel" w:hAnsi="Corbel"/>
                  <w:color w:val="575757"/>
                  <w:lang w:eastAsia="ja-JP"/>
                </w:rPr>
                <w:t> </w:t>
              </w:r>
              <w:r w:rsidRPr="00F56967">
                <w:rPr>
                  <w:rFonts w:ascii="Corbel" w:hAnsi="Corbel"/>
                  <w:color w:val="575757"/>
                  <w:lang w:eastAsia="ja-JP"/>
                </w:rPr>
                <w:t>straně jedné a třetí</w:t>
              </w:r>
              <w:r>
                <w:rPr>
                  <w:rFonts w:ascii="Corbel" w:hAnsi="Corbel"/>
                  <w:color w:val="575757"/>
                  <w:lang w:eastAsia="ja-JP"/>
                </w:rPr>
                <w:t xml:space="preserve"> osobou či </w:t>
              </w:r>
              <w:r w:rsidRPr="00F56967">
                <w:rPr>
                  <w:rFonts w:ascii="Corbel" w:hAnsi="Corbel"/>
                  <w:color w:val="575757"/>
                  <w:lang w:eastAsia="ja-JP"/>
                </w:rPr>
                <w:t xml:space="preserve">osobami na straně druhé; Seznam smluv tvoří přílohu č. </w:t>
              </w:r>
              <w:r w:rsidRPr="00F56967">
                <w:rPr>
                  <w:rFonts w:ascii="Corbel" w:hAnsi="Corbel"/>
                  <w:color w:val="575757"/>
                  <w:lang w:eastAsia="ja-JP"/>
                </w:rPr>
                <w:fldChar w:fldCharType="begin"/>
              </w:r>
              <w:r w:rsidRPr="00F56967">
                <w:rPr>
                  <w:rFonts w:ascii="Corbel" w:hAnsi="Corbel"/>
                  <w:color w:val="575757"/>
                  <w:lang w:eastAsia="ja-JP"/>
                </w:rPr>
                <w:instrText xml:space="preserve"> REF _Ref427938684 \r \h  \* MERGEFORMAT </w:instrText>
              </w:r>
            </w:ins>
            <w:r w:rsidRPr="00F56967">
              <w:rPr>
                <w:rFonts w:ascii="Corbel" w:hAnsi="Corbel"/>
                <w:color w:val="575757"/>
                <w:lang w:eastAsia="ja-JP"/>
              </w:rPr>
            </w:r>
            <w:ins w:id="193"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1.1.35</w:t>
              </w:r>
              <w:r w:rsidRPr="00F56967">
                <w:rPr>
                  <w:rFonts w:ascii="Corbel" w:hAnsi="Corbel"/>
                  <w:color w:val="575757"/>
                  <w:lang w:eastAsia="ja-JP"/>
                </w:rPr>
                <w:fldChar w:fldCharType="end"/>
              </w:r>
              <w:r w:rsidRPr="00F56967">
                <w:rPr>
                  <w:rFonts w:ascii="Corbel" w:hAnsi="Corbel"/>
                  <w:color w:val="575757"/>
                  <w:lang w:eastAsia="ja-JP"/>
                </w:rPr>
                <w:t>.</w:t>
              </w:r>
            </w:ins>
            <w:del w:id="194" w:author="Damian Struk" w:date="2024-11-09T13:09:00Z" w16du:dateUtc="2024-11-09T12:09:00Z">
              <w:r w:rsidRPr="00F56967" w:rsidDel="00287957">
                <w:rPr>
                  <w:rFonts w:ascii="Corbel" w:hAnsi="Corbel"/>
                  <w:color w:val="575757"/>
                  <w:lang w:eastAsia="ja-JP"/>
                </w:rPr>
                <w:delText>znamená seznam majetku</w:delText>
              </w:r>
              <w:r w:rsidDel="00287957">
                <w:rPr>
                  <w:rFonts w:ascii="Corbel" w:hAnsi="Corbel"/>
                  <w:color w:val="575757"/>
                  <w:lang w:eastAsia="ja-JP"/>
                </w:rPr>
                <w:delText xml:space="preserve"> Společnosti AGROBIOPLYN, který je uvedený v z</w:delText>
              </w:r>
              <w:r w:rsidDel="00287957">
                <w:rPr>
                  <w:rFonts w:ascii="Corbel" w:hAnsi="Corbel" w:cs="Corbel"/>
                  <w:color w:val="575757"/>
                </w:rPr>
                <w:delText>naleckém posudku č. 272 – 10/2021 ze dne 15. června 2021, vyhotovený Ing. Pavlem Trčkou, IČO: 13649264</w:delText>
              </w:r>
              <w:r w:rsidRPr="00F56967" w:rsidDel="00287957">
                <w:rPr>
                  <w:rFonts w:ascii="Corbel" w:hAnsi="Corbel"/>
                  <w:color w:val="575757"/>
                  <w:lang w:eastAsia="ja-JP"/>
                </w:rPr>
                <w:delText>.</w:delText>
              </w:r>
            </w:del>
          </w:p>
        </w:tc>
      </w:tr>
      <w:tr w:rsidR="00080DEB" w:rsidRPr="00F56967" w14:paraId="27F62DB2" w14:textId="77777777" w:rsidTr="00080DEB">
        <w:tblPrEx>
          <w:tblW w:w="9498" w:type="dxa"/>
          <w:tblInd w:w="567" w:type="dxa"/>
          <w:tblLayout w:type="fixed"/>
          <w:tblPrExChange w:id="195" w:author="Damian Struk" w:date="2024-11-09T13:09:00Z" w16du:dateUtc="2024-11-09T12:09:00Z">
            <w:tblPrEx>
              <w:tblW w:w="9498" w:type="dxa"/>
              <w:tblInd w:w="567" w:type="dxa"/>
              <w:tblLayout w:type="fixed"/>
            </w:tblPrEx>
          </w:tblPrExChange>
        </w:tblPrEx>
        <w:tc>
          <w:tcPr>
            <w:tcW w:w="709" w:type="dxa"/>
            <w:tcPrChange w:id="196" w:author="Damian Struk" w:date="2024-11-09T13:09:00Z" w16du:dateUtc="2024-11-09T12:09:00Z">
              <w:tcPr>
                <w:tcW w:w="709" w:type="dxa"/>
              </w:tcPr>
            </w:tcPrChange>
          </w:tcPr>
          <w:p w14:paraId="215D31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97" w:name="_Ref427938684"/>
          </w:p>
        </w:tc>
        <w:bookmarkEnd w:id="197"/>
        <w:tc>
          <w:tcPr>
            <w:tcW w:w="2226" w:type="dxa"/>
            <w:tcPrChange w:id="198" w:author="Damian Struk" w:date="2024-11-09T13:09:00Z" w16du:dateUtc="2024-11-09T12:09:00Z">
              <w:tcPr>
                <w:tcW w:w="2226" w:type="dxa"/>
              </w:tcPr>
            </w:tcPrChange>
          </w:tcPr>
          <w:p w14:paraId="0F33D94D" w14:textId="301A38EE"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99" w:author="Damian Struk" w:date="2024-11-09T13:09:00Z" w16du:dateUtc="2024-11-09T12:09:00Z">
              <w:r w:rsidRPr="00F56967">
                <w:rPr>
                  <w:rFonts w:ascii="Corbel" w:hAnsi="Corbel"/>
                  <w:b/>
                  <w:color w:val="575757"/>
                  <w:lang w:eastAsia="ja-JP"/>
                </w:rPr>
                <w:t>Sleva</w:t>
              </w:r>
            </w:ins>
            <w:del w:id="200" w:author="Damian Struk" w:date="2024-11-09T13:09:00Z" w16du:dateUtc="2024-11-09T12:09:00Z">
              <w:r w:rsidRPr="00F56967" w:rsidDel="00287957">
                <w:rPr>
                  <w:rFonts w:ascii="Corbel" w:hAnsi="Corbel"/>
                  <w:b/>
                  <w:color w:val="575757"/>
                  <w:lang w:eastAsia="ja-JP"/>
                </w:rPr>
                <w:delText>Seznam smluv</w:delText>
              </w:r>
            </w:del>
          </w:p>
        </w:tc>
        <w:tc>
          <w:tcPr>
            <w:tcW w:w="6563" w:type="dxa"/>
            <w:tcPrChange w:id="201" w:author="Damian Struk" w:date="2024-11-09T13:09:00Z" w16du:dateUtc="2024-11-09T12:09:00Z">
              <w:tcPr>
                <w:tcW w:w="6563" w:type="dxa"/>
              </w:tcPr>
            </w:tcPrChange>
          </w:tcPr>
          <w:p w14:paraId="5324058F" w14:textId="215E35DE" w:rsidR="00080DEB" w:rsidRPr="00F56967" w:rsidRDefault="00080DEB" w:rsidP="000473EE">
            <w:pPr>
              <w:pStyle w:val="ListParagraph"/>
              <w:widowControl w:val="0"/>
              <w:spacing w:before="120" w:after="120" w:line="300" w:lineRule="exact"/>
              <w:ind w:left="0"/>
              <w:contextualSpacing w:val="0"/>
              <w:rPr>
                <w:rFonts w:ascii="Corbel" w:hAnsi="Corbel"/>
                <w:color w:val="575757"/>
                <w:lang w:eastAsia="ja-JP"/>
              </w:rPr>
            </w:pPr>
            <w:ins w:id="202"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_Ref525054719 \r \h </w:instrText>
              </w:r>
            </w:ins>
            <w:r>
              <w:rPr>
                <w:rFonts w:ascii="Corbel" w:hAnsi="Corbel"/>
                <w:color w:val="575757"/>
                <w:lang w:eastAsia="ja-JP"/>
              </w:rPr>
            </w:r>
            <w:ins w:id="203" w:author="Damian Struk" w:date="2024-11-09T13:09:00Z" w16du:dateUtc="2024-11-09T12:09:00Z">
              <w:r>
                <w:rPr>
                  <w:rFonts w:ascii="Corbel" w:hAnsi="Corbel"/>
                  <w:color w:val="575757"/>
                  <w:lang w:eastAsia="ja-JP"/>
                </w:rPr>
                <w:fldChar w:fldCharType="separate"/>
              </w:r>
              <w:r>
                <w:rPr>
                  <w:rFonts w:ascii="Corbel" w:hAnsi="Corbel"/>
                  <w:color w:val="575757"/>
                  <w:lang w:eastAsia="ja-JP"/>
                </w:rPr>
                <w:t>8.3.2</w:t>
              </w:r>
              <w:r>
                <w:rPr>
                  <w:rFonts w:ascii="Corbel" w:hAnsi="Corbel"/>
                  <w:color w:val="575757"/>
                  <w:lang w:eastAsia="ja-JP"/>
                </w:rPr>
                <w:fldChar w:fldCharType="end"/>
              </w:r>
              <w:r w:rsidRPr="00F56967">
                <w:rPr>
                  <w:rFonts w:ascii="Corbel" w:hAnsi="Corbel"/>
                  <w:color w:val="575757"/>
                  <w:lang w:eastAsia="ja-JP"/>
                </w:rPr>
                <w:t>.</w:t>
              </w:r>
            </w:ins>
            <w:del w:id="204" w:author="Damian Struk" w:date="2024-11-09T13:09:00Z" w16du:dateUtc="2024-11-09T12:09:00Z">
              <w:r w:rsidRPr="00F56967" w:rsidDel="00287957">
                <w:rPr>
                  <w:rFonts w:ascii="Corbel" w:hAnsi="Corbel"/>
                  <w:color w:val="575757"/>
                  <w:lang w:eastAsia="ja-JP"/>
                </w:rPr>
                <w:delText xml:space="preserve">znamená seznam smluv uzavřených mezi </w:delText>
              </w:r>
              <w:r w:rsidDel="00287957">
                <w:rPr>
                  <w:rFonts w:ascii="Corbel" w:hAnsi="Corbel"/>
                  <w:color w:val="575757"/>
                  <w:lang w:eastAsia="ja-JP"/>
                </w:rPr>
                <w:delText>kteroukoli ze Společností</w:delText>
              </w:r>
              <w:r w:rsidRPr="00F56967" w:rsidDel="00287957">
                <w:rPr>
                  <w:rFonts w:ascii="Corbel" w:hAnsi="Corbel"/>
                  <w:color w:val="575757"/>
                  <w:lang w:eastAsia="ja-JP"/>
                </w:rPr>
                <w:delText xml:space="preserve"> na</w:delText>
              </w:r>
              <w:r w:rsidDel="00287957">
                <w:rPr>
                  <w:rFonts w:ascii="Corbel" w:hAnsi="Corbel"/>
                  <w:color w:val="575757"/>
                  <w:lang w:eastAsia="ja-JP"/>
                </w:rPr>
                <w:delText> </w:delText>
              </w:r>
              <w:r w:rsidRPr="00F56967" w:rsidDel="00287957">
                <w:rPr>
                  <w:rFonts w:ascii="Corbel" w:hAnsi="Corbel"/>
                  <w:color w:val="575757"/>
                  <w:lang w:eastAsia="ja-JP"/>
                </w:rPr>
                <w:delText>straně jedné a třetí</w:delText>
              </w:r>
              <w:r w:rsidDel="00287957">
                <w:rPr>
                  <w:rFonts w:ascii="Corbel" w:hAnsi="Corbel"/>
                  <w:color w:val="575757"/>
                  <w:lang w:eastAsia="ja-JP"/>
                </w:rPr>
                <w:delText xml:space="preserve"> osobou či </w:delText>
              </w:r>
              <w:r w:rsidRPr="00F56967" w:rsidDel="00287957">
                <w:rPr>
                  <w:rFonts w:ascii="Corbel" w:hAnsi="Corbel"/>
                  <w:color w:val="575757"/>
                  <w:lang w:eastAsia="ja-JP"/>
                </w:rPr>
                <w:delText xml:space="preserve">osobami na straně druhé; Seznam smluv tvoří přílohu č.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_Ref427938684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1.1.35</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479A6F3" w14:textId="77777777" w:rsidTr="00080DEB">
        <w:tblPrEx>
          <w:tblW w:w="9498" w:type="dxa"/>
          <w:tblInd w:w="567" w:type="dxa"/>
          <w:tblLayout w:type="fixed"/>
          <w:tblPrExChange w:id="205" w:author="Damian Struk" w:date="2024-11-09T13:09:00Z" w16du:dateUtc="2024-11-09T12:09:00Z">
            <w:tblPrEx>
              <w:tblW w:w="9498" w:type="dxa"/>
              <w:tblInd w:w="567" w:type="dxa"/>
              <w:tblLayout w:type="fixed"/>
            </w:tblPrEx>
          </w:tblPrExChange>
        </w:tblPrEx>
        <w:tc>
          <w:tcPr>
            <w:tcW w:w="709" w:type="dxa"/>
            <w:tcPrChange w:id="206" w:author="Damian Struk" w:date="2024-11-09T13:09:00Z" w16du:dateUtc="2024-11-09T12:09:00Z">
              <w:tcPr>
                <w:tcW w:w="709" w:type="dxa"/>
              </w:tcPr>
            </w:tcPrChange>
          </w:tcPr>
          <w:p w14:paraId="21242AE9"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07" w:author="Damian Struk" w:date="2024-11-09T13:09:00Z" w16du:dateUtc="2024-11-09T12:09:00Z">
              <w:tcPr>
                <w:tcW w:w="2226" w:type="dxa"/>
              </w:tcPr>
            </w:tcPrChange>
          </w:tcPr>
          <w:p w14:paraId="038EFF25" w14:textId="18F52F1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08" w:author="Damian Struk" w:date="2024-11-09T13:09:00Z" w16du:dateUtc="2024-11-09T12:09:00Z">
              <w:r w:rsidRPr="00F56967">
                <w:rPr>
                  <w:rFonts w:ascii="Corbel" w:hAnsi="Corbel"/>
                  <w:b/>
                  <w:color w:val="575757"/>
                  <w:lang w:eastAsia="ja-JP"/>
                </w:rPr>
                <w:t>Smlouva</w:t>
              </w:r>
            </w:ins>
            <w:del w:id="209" w:author="Damian Struk" w:date="2024-11-09T13:09:00Z" w16du:dateUtc="2024-11-09T12:09:00Z">
              <w:r w:rsidRPr="00F56967" w:rsidDel="00287957">
                <w:rPr>
                  <w:rFonts w:ascii="Corbel" w:hAnsi="Corbel"/>
                  <w:b/>
                  <w:color w:val="575757"/>
                  <w:lang w:eastAsia="ja-JP"/>
                </w:rPr>
                <w:delText>Sleva</w:delText>
              </w:r>
            </w:del>
          </w:p>
        </w:tc>
        <w:tc>
          <w:tcPr>
            <w:tcW w:w="6563" w:type="dxa"/>
            <w:tcPrChange w:id="210" w:author="Damian Struk" w:date="2024-11-09T13:09:00Z" w16du:dateUtc="2024-11-09T12:09:00Z">
              <w:tcPr>
                <w:tcW w:w="6563" w:type="dxa"/>
              </w:tcPr>
            </w:tcPrChange>
          </w:tcPr>
          <w:p w14:paraId="1FDEE165" w14:textId="3E4C54A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1" w:author="Damian Struk" w:date="2024-11-09T13:09:00Z" w16du:dateUtc="2024-11-09T12:09:00Z">
              <w:r w:rsidRPr="00F56967">
                <w:rPr>
                  <w:rFonts w:ascii="Corbel" w:hAnsi="Corbel"/>
                  <w:color w:val="575757"/>
                  <w:lang w:eastAsia="ja-JP"/>
                </w:rPr>
                <w:t>znamená tuto smlouvu</w:t>
              </w:r>
              <w:r>
                <w:rPr>
                  <w:rFonts w:ascii="Corbel" w:hAnsi="Corbel"/>
                  <w:color w:val="575757"/>
                  <w:lang w:eastAsia="ja-JP"/>
                </w:rPr>
                <w:t xml:space="preserve"> včetně veškerých jejích příloh.</w:t>
              </w:r>
            </w:ins>
            <w:del w:id="212" w:author="Damian Struk" w:date="2024-11-09T13:09:00Z" w16du:dateUtc="2024-11-09T12:09:00Z">
              <w:r w:rsidRPr="00F56967" w:rsidDel="00287957">
                <w:rPr>
                  <w:rFonts w:ascii="Corbel" w:hAnsi="Corbel"/>
                  <w:color w:val="575757"/>
                  <w:lang w:eastAsia="ja-JP"/>
                </w:rPr>
                <w:delText>má význam uvedený v článku</w:delText>
              </w:r>
              <w:r w:rsidDel="00287957">
                <w:rPr>
                  <w:rFonts w:ascii="Corbel" w:hAnsi="Corbel"/>
                  <w:color w:val="575757"/>
                  <w:lang w:eastAsia="ja-JP"/>
                </w:rPr>
                <w:delText xml:space="preserve">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_Ref525054719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8.3.2</w:delText>
              </w:r>
              <w:r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A89DB38" w14:textId="77777777" w:rsidTr="00080DEB">
        <w:tblPrEx>
          <w:tblW w:w="9498" w:type="dxa"/>
          <w:tblInd w:w="567" w:type="dxa"/>
          <w:tblLayout w:type="fixed"/>
          <w:tblPrExChange w:id="213" w:author="Damian Struk" w:date="2024-11-09T13:09:00Z" w16du:dateUtc="2024-11-09T12:09:00Z">
            <w:tblPrEx>
              <w:tblW w:w="9498" w:type="dxa"/>
              <w:tblInd w:w="567" w:type="dxa"/>
              <w:tblLayout w:type="fixed"/>
            </w:tblPrEx>
          </w:tblPrExChange>
        </w:tblPrEx>
        <w:tc>
          <w:tcPr>
            <w:tcW w:w="709" w:type="dxa"/>
            <w:tcPrChange w:id="214" w:author="Damian Struk" w:date="2024-11-09T13:09:00Z" w16du:dateUtc="2024-11-09T12:09:00Z">
              <w:tcPr>
                <w:tcW w:w="709" w:type="dxa"/>
              </w:tcPr>
            </w:tcPrChange>
          </w:tcPr>
          <w:p w14:paraId="0A06882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15" w:author="Damian Struk" w:date="2024-11-09T13:09:00Z" w16du:dateUtc="2024-11-09T12:09:00Z">
              <w:tcPr>
                <w:tcW w:w="2226" w:type="dxa"/>
              </w:tcPr>
            </w:tcPrChange>
          </w:tcPr>
          <w:p w14:paraId="37A20BC5" w14:textId="7CD716D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16"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AGROBIOPLYN</w:t>
              </w:r>
            </w:ins>
            <w:del w:id="217" w:author="Damian Struk" w:date="2024-11-09T13:09:00Z" w16du:dateUtc="2024-11-09T12:09:00Z">
              <w:r w:rsidRPr="00F56967" w:rsidDel="00287957">
                <w:rPr>
                  <w:rFonts w:ascii="Corbel" w:hAnsi="Corbel"/>
                  <w:b/>
                  <w:color w:val="575757"/>
                  <w:lang w:eastAsia="ja-JP"/>
                </w:rPr>
                <w:delText>Smlouva</w:delText>
              </w:r>
            </w:del>
          </w:p>
        </w:tc>
        <w:tc>
          <w:tcPr>
            <w:tcW w:w="6563" w:type="dxa"/>
            <w:tcPrChange w:id="218" w:author="Damian Struk" w:date="2024-11-09T13:09:00Z" w16du:dateUtc="2024-11-09T12:09:00Z">
              <w:tcPr>
                <w:tcW w:w="6563" w:type="dxa"/>
              </w:tcPr>
            </w:tcPrChange>
          </w:tcPr>
          <w:p w14:paraId="5EAA68F8" w14:textId="2A548893" w:rsidR="00080DEB" w:rsidRPr="00F56967" w:rsidRDefault="00080DEB" w:rsidP="000632A2">
            <w:pPr>
              <w:pStyle w:val="ListParagraph"/>
              <w:widowControl w:val="0"/>
              <w:spacing w:before="120" w:after="120" w:line="300" w:lineRule="exact"/>
              <w:ind w:left="0"/>
              <w:contextualSpacing w:val="0"/>
              <w:rPr>
                <w:rFonts w:ascii="Corbel" w:hAnsi="Corbel"/>
                <w:color w:val="575757"/>
                <w:lang w:eastAsia="ja-JP"/>
              </w:rPr>
            </w:pPr>
            <w:ins w:id="219"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0" w:author="Damian Struk" w:date="2024-11-09T13:09:00Z" w16du:dateUtc="2024-11-09T12:09:00Z">
              <w:r w:rsidRPr="00F56967" w:rsidDel="00287957">
                <w:rPr>
                  <w:rFonts w:ascii="Corbel" w:hAnsi="Corbel"/>
                  <w:color w:val="575757"/>
                  <w:lang w:eastAsia="ja-JP"/>
                </w:rPr>
                <w:delText>znamená tuto smlouvu</w:delText>
              </w:r>
              <w:r w:rsidDel="00287957">
                <w:rPr>
                  <w:rFonts w:ascii="Corbel" w:hAnsi="Corbel"/>
                  <w:color w:val="575757"/>
                  <w:lang w:eastAsia="ja-JP"/>
                </w:rPr>
                <w:delText xml:space="preserve"> včetně veškerých jejích příloh.</w:delText>
              </w:r>
            </w:del>
          </w:p>
        </w:tc>
      </w:tr>
      <w:tr w:rsidR="00080DEB" w:rsidRPr="00F56967" w14:paraId="1A082990" w14:textId="77777777" w:rsidTr="00080DEB">
        <w:tblPrEx>
          <w:tblW w:w="9498" w:type="dxa"/>
          <w:tblInd w:w="567" w:type="dxa"/>
          <w:tblLayout w:type="fixed"/>
          <w:tblPrExChange w:id="221" w:author="Damian Struk" w:date="2024-11-09T13:09:00Z" w16du:dateUtc="2024-11-09T12:09:00Z">
            <w:tblPrEx>
              <w:tblW w:w="9498" w:type="dxa"/>
              <w:tblInd w:w="567" w:type="dxa"/>
              <w:tblLayout w:type="fixed"/>
            </w:tblPrEx>
          </w:tblPrExChange>
        </w:tblPrEx>
        <w:tc>
          <w:tcPr>
            <w:tcW w:w="709" w:type="dxa"/>
            <w:tcPrChange w:id="222" w:author="Damian Struk" w:date="2024-11-09T13:09:00Z" w16du:dateUtc="2024-11-09T12:09:00Z">
              <w:tcPr>
                <w:tcW w:w="709" w:type="dxa"/>
              </w:tcPr>
            </w:tcPrChange>
          </w:tcPr>
          <w:p w14:paraId="47540A4F" w14:textId="77777777" w:rsidR="00080DEB" w:rsidRPr="00F56967" w:rsidRDefault="00080DEB" w:rsidP="00D84CE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23" w:author="Damian Struk" w:date="2024-11-09T13:09:00Z" w16du:dateUtc="2024-11-09T12:09:00Z">
              <w:tcPr>
                <w:tcW w:w="2226" w:type="dxa"/>
              </w:tcPr>
            </w:tcPrChange>
          </w:tcPr>
          <w:p w14:paraId="7E1C4606" w14:textId="18154579" w:rsidR="00080DEB" w:rsidRPr="00F56967" w:rsidRDefault="00080DEB" w:rsidP="00D84CE9">
            <w:pPr>
              <w:pStyle w:val="ListParagraph"/>
              <w:widowControl w:val="0"/>
              <w:spacing w:before="120" w:after="120" w:line="300" w:lineRule="exact"/>
              <w:ind w:left="-108"/>
              <w:contextualSpacing w:val="0"/>
              <w:rPr>
                <w:rFonts w:ascii="Corbel" w:hAnsi="Corbel"/>
                <w:b/>
                <w:color w:val="575757"/>
                <w:lang w:eastAsia="ja-JP"/>
              </w:rPr>
            </w:pPr>
            <w:ins w:id="224"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RELAKA</w:t>
              </w:r>
            </w:ins>
            <w:del w:id="225"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AGROBIOPLYN</w:delText>
              </w:r>
            </w:del>
          </w:p>
        </w:tc>
        <w:tc>
          <w:tcPr>
            <w:tcW w:w="6563" w:type="dxa"/>
            <w:tcPrChange w:id="226" w:author="Damian Struk" w:date="2024-11-09T13:09:00Z" w16du:dateUtc="2024-11-09T12:09:00Z">
              <w:tcPr>
                <w:tcW w:w="6563" w:type="dxa"/>
              </w:tcPr>
            </w:tcPrChange>
          </w:tcPr>
          <w:p w14:paraId="1DB73F68" w14:textId="6812EE2A" w:rsidR="00080DEB" w:rsidRPr="00F56967" w:rsidRDefault="00080DEB" w:rsidP="00D84CE9">
            <w:pPr>
              <w:pStyle w:val="ListParagraph"/>
              <w:widowControl w:val="0"/>
              <w:spacing w:before="120" w:after="120" w:line="300" w:lineRule="exact"/>
              <w:ind w:left="0"/>
              <w:contextualSpacing w:val="0"/>
              <w:rPr>
                <w:rFonts w:ascii="Corbel" w:hAnsi="Corbel"/>
                <w:color w:val="575757"/>
                <w:lang w:eastAsia="ja-JP"/>
              </w:rPr>
            </w:pPr>
            <w:ins w:id="227"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8"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76C2AB2D" w14:textId="77777777" w:rsidTr="00080DEB">
        <w:tblPrEx>
          <w:tblW w:w="9498" w:type="dxa"/>
          <w:tblInd w:w="567" w:type="dxa"/>
          <w:tblLayout w:type="fixed"/>
          <w:tblPrExChange w:id="229" w:author="Damian Struk" w:date="2024-11-09T13:09:00Z" w16du:dateUtc="2024-11-09T12:09:00Z">
            <w:tblPrEx>
              <w:tblW w:w="9498" w:type="dxa"/>
              <w:tblInd w:w="567" w:type="dxa"/>
              <w:tblLayout w:type="fixed"/>
            </w:tblPrEx>
          </w:tblPrExChange>
        </w:tblPrEx>
        <w:tc>
          <w:tcPr>
            <w:tcW w:w="709" w:type="dxa"/>
            <w:tcPrChange w:id="230" w:author="Damian Struk" w:date="2024-11-09T13:09:00Z" w16du:dateUtc="2024-11-09T12:09:00Z">
              <w:tcPr>
                <w:tcW w:w="709" w:type="dxa"/>
              </w:tcPr>
            </w:tcPrChange>
          </w:tcPr>
          <w:p w14:paraId="2C57266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1" w:author="Damian Struk" w:date="2024-11-09T13:09:00Z" w16du:dateUtc="2024-11-09T12:09:00Z">
              <w:tcPr>
                <w:tcW w:w="2226" w:type="dxa"/>
              </w:tcPr>
            </w:tcPrChange>
          </w:tcPr>
          <w:p w14:paraId="2668041F" w14:textId="3B210994"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32" w:author="Damian Struk" w:date="2024-11-09T13:09:00Z" w16du:dateUtc="2024-11-09T12:09:00Z">
              <w:r>
                <w:rPr>
                  <w:rFonts w:ascii="Corbel" w:hAnsi="Corbel"/>
                  <w:b/>
                  <w:color w:val="575757"/>
                  <w:lang w:eastAsia="ja-JP"/>
                </w:rPr>
                <w:t>Společnosti</w:t>
              </w:r>
            </w:ins>
            <w:del w:id="233"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RELAKA</w:delText>
              </w:r>
            </w:del>
          </w:p>
        </w:tc>
        <w:tc>
          <w:tcPr>
            <w:tcW w:w="6563" w:type="dxa"/>
            <w:tcPrChange w:id="234" w:author="Damian Struk" w:date="2024-11-09T13:09:00Z" w16du:dateUtc="2024-11-09T12:09:00Z">
              <w:tcPr>
                <w:tcW w:w="6563" w:type="dxa"/>
              </w:tcPr>
            </w:tcPrChange>
          </w:tcPr>
          <w:p w14:paraId="7F72EB88" w14:textId="3623071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35" w:author="Damian Struk" w:date="2024-11-09T13:09:00Z" w16du:dateUtc="2024-11-09T12:09:00Z">
              <w:r>
                <w:rPr>
                  <w:rFonts w:ascii="Corbel" w:hAnsi="Corbel"/>
                  <w:color w:val="575757"/>
                  <w:lang w:eastAsia="ja-JP"/>
                </w:rPr>
                <w:t>znamená Společnost AGROBIOPLYN a Společnost RELAKA, resp. kteroukoli z nich, pokud tak vyplývá z kontextu.</w:t>
              </w:r>
            </w:ins>
            <w:del w:id="236"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35575EA3" w14:textId="77777777" w:rsidTr="00080DEB">
        <w:tblPrEx>
          <w:tblW w:w="9498" w:type="dxa"/>
          <w:tblInd w:w="567" w:type="dxa"/>
          <w:tblLayout w:type="fixed"/>
          <w:tblPrExChange w:id="237" w:author="Damian Struk" w:date="2024-11-09T13:09:00Z" w16du:dateUtc="2024-11-09T12:09:00Z">
            <w:tblPrEx>
              <w:tblW w:w="9498" w:type="dxa"/>
              <w:tblInd w:w="567" w:type="dxa"/>
              <w:tblLayout w:type="fixed"/>
            </w:tblPrEx>
          </w:tblPrExChange>
        </w:tblPrEx>
        <w:tc>
          <w:tcPr>
            <w:tcW w:w="709" w:type="dxa"/>
            <w:tcPrChange w:id="238" w:author="Damian Struk" w:date="2024-11-09T13:09:00Z" w16du:dateUtc="2024-11-09T12:09:00Z">
              <w:tcPr>
                <w:tcW w:w="709" w:type="dxa"/>
              </w:tcPr>
            </w:tcPrChange>
          </w:tcPr>
          <w:p w14:paraId="62B5400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9" w:author="Damian Struk" w:date="2024-11-09T13:09:00Z" w16du:dateUtc="2024-11-09T12:09:00Z">
              <w:tcPr>
                <w:tcW w:w="2226" w:type="dxa"/>
              </w:tcPr>
            </w:tcPrChange>
          </w:tcPr>
          <w:p w14:paraId="5E664D91" w14:textId="1B79639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0" w:author="Damian Struk" w:date="2024-11-09T13:09:00Z" w16du:dateUtc="2024-11-09T12:09:00Z">
              <w:r>
                <w:rPr>
                  <w:rFonts w:ascii="Corbel" w:hAnsi="Corbel"/>
                  <w:b/>
                  <w:color w:val="575757"/>
                  <w:lang w:eastAsia="ja-JP"/>
                </w:rPr>
                <w:t>Transakce</w:t>
              </w:r>
            </w:ins>
            <w:del w:id="241" w:author="Damian Struk" w:date="2024-11-09T13:09:00Z" w16du:dateUtc="2024-11-09T12:09:00Z">
              <w:r w:rsidDel="00287957">
                <w:rPr>
                  <w:rFonts w:ascii="Corbel" w:hAnsi="Corbel"/>
                  <w:b/>
                  <w:color w:val="575757"/>
                  <w:lang w:eastAsia="ja-JP"/>
                </w:rPr>
                <w:delText>Společnosti</w:delText>
              </w:r>
            </w:del>
          </w:p>
        </w:tc>
        <w:tc>
          <w:tcPr>
            <w:tcW w:w="6563" w:type="dxa"/>
            <w:tcPrChange w:id="242" w:author="Damian Struk" w:date="2024-11-09T13:09:00Z" w16du:dateUtc="2024-11-09T12:09:00Z">
              <w:tcPr>
                <w:tcW w:w="6563" w:type="dxa"/>
              </w:tcPr>
            </w:tcPrChange>
          </w:tcPr>
          <w:p w14:paraId="15BAABA4" w14:textId="6129D8C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43" w:author="Damian Struk" w:date="2024-11-09T13:09:00Z" w16du:dateUtc="2024-11-09T12:09:00Z">
              <w:r>
                <w:rPr>
                  <w:rFonts w:ascii="Corbel" w:hAnsi="Corbel"/>
                  <w:color w:val="575757"/>
                  <w:lang w:eastAsia="ja-JP"/>
                </w:rPr>
                <w:t>znamená transakci zamýšlenou touto Smlouvou, tj. nabytí Podílů a 100% majetkové účasti ve Společnostech Kupujícím a veškeré další dílčí transakce zamýšlené touto Smlouvou společně.</w:t>
              </w:r>
            </w:ins>
            <w:del w:id="244" w:author="Damian Struk" w:date="2024-11-09T13:09:00Z" w16du:dateUtc="2024-11-09T12:09:00Z">
              <w:r w:rsidDel="00287957">
                <w:rPr>
                  <w:rFonts w:ascii="Corbel" w:hAnsi="Corbel"/>
                  <w:color w:val="575757"/>
                  <w:lang w:eastAsia="ja-JP"/>
                </w:rPr>
                <w:delText>znamená Společnost AGROBIOPLYN a Společnost RELAKA, resp. kteroukoli z nich, pokud tak vyplývá z kontextu.</w:delText>
              </w:r>
            </w:del>
          </w:p>
        </w:tc>
      </w:tr>
      <w:tr w:rsidR="00080DEB" w:rsidRPr="00F56967" w14:paraId="2580EFCB" w14:textId="77777777" w:rsidTr="00080DEB">
        <w:tblPrEx>
          <w:tblW w:w="9498" w:type="dxa"/>
          <w:tblInd w:w="567" w:type="dxa"/>
          <w:tblLayout w:type="fixed"/>
          <w:tblPrExChange w:id="245" w:author="Damian Struk" w:date="2024-11-09T13:09:00Z" w16du:dateUtc="2024-11-09T12:09:00Z">
            <w:tblPrEx>
              <w:tblW w:w="9498" w:type="dxa"/>
              <w:tblInd w:w="567" w:type="dxa"/>
              <w:tblLayout w:type="fixed"/>
            </w:tblPrEx>
          </w:tblPrExChange>
        </w:tblPrEx>
        <w:tc>
          <w:tcPr>
            <w:tcW w:w="709" w:type="dxa"/>
            <w:tcPrChange w:id="246" w:author="Damian Struk" w:date="2024-11-09T13:09:00Z" w16du:dateUtc="2024-11-09T12:09:00Z">
              <w:tcPr>
                <w:tcW w:w="709" w:type="dxa"/>
              </w:tcPr>
            </w:tcPrChange>
          </w:tcPr>
          <w:p w14:paraId="6C02948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47" w:author="Damian Struk" w:date="2024-11-09T13:09:00Z" w16du:dateUtc="2024-11-09T12:09:00Z">
              <w:tcPr>
                <w:tcW w:w="2226" w:type="dxa"/>
              </w:tcPr>
            </w:tcPrChange>
          </w:tcPr>
          <w:p w14:paraId="3A09799B" w14:textId="4E32487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8"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1</w:t>
              </w:r>
            </w:ins>
            <w:del w:id="249" w:author="Damian Struk" w:date="2024-11-09T13:09:00Z" w16du:dateUtc="2024-11-09T12:09:00Z">
              <w:r w:rsidDel="00287957">
                <w:rPr>
                  <w:rFonts w:ascii="Corbel" w:hAnsi="Corbel"/>
                  <w:b/>
                  <w:color w:val="575757"/>
                  <w:lang w:eastAsia="ja-JP"/>
                </w:rPr>
                <w:delText>Transakce</w:delText>
              </w:r>
            </w:del>
          </w:p>
        </w:tc>
        <w:tc>
          <w:tcPr>
            <w:tcW w:w="6563" w:type="dxa"/>
            <w:tcPrChange w:id="250" w:author="Damian Struk" w:date="2024-11-09T13:09:00Z" w16du:dateUtc="2024-11-09T12:09:00Z">
              <w:tcPr>
                <w:tcW w:w="6563" w:type="dxa"/>
              </w:tcPr>
            </w:tcPrChange>
          </w:tcPr>
          <w:p w14:paraId="188AF25F" w14:textId="0E3F9E67"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51" w:author="Damian Struk" w:date="2024-11-09T13:09:00Z" w16du:dateUtc="2024-11-09T12:09:00Z">
              <w:r w:rsidRPr="00F56967">
                <w:rPr>
                  <w:rFonts w:ascii="Corbel" w:hAnsi="Corbel"/>
                  <w:color w:val="575757"/>
                  <w:lang w:eastAsia="en-US"/>
                </w:rPr>
                <w:t>znamená bankovn</w:t>
              </w:r>
              <w:r>
                <w:rPr>
                  <w:rFonts w:ascii="Corbel" w:hAnsi="Corbel"/>
                  <w:color w:val="575757"/>
                  <w:lang w:eastAsia="en-US"/>
                </w:rPr>
                <w:t>í účet Prodávajícího 1 č.</w:t>
              </w:r>
              <w:r w:rsidRPr="00F56967">
                <w:rPr>
                  <w:rFonts w:ascii="Corbel" w:hAnsi="Corbel"/>
                  <w:color w:val="575757"/>
                  <w:lang w:eastAsia="en-US"/>
                </w:rPr>
                <w:t xml:space="preserve"> </w:t>
              </w:r>
              <w:r w:rsidRPr="00597441">
                <w:rPr>
                  <w:rFonts w:ascii="Corbel" w:hAnsi="Corbel"/>
                  <w:color w:val="575757"/>
                  <w:lang w:eastAsia="en-US"/>
                </w:rPr>
                <w:t>1364428002</w:t>
              </w:r>
              <w:r>
                <w:rPr>
                  <w:rFonts w:ascii="Corbel" w:hAnsi="Corbel"/>
                  <w:color w:val="575757"/>
                  <w:lang w:eastAsia="en-US"/>
                </w:rPr>
                <w:t>/2700 vedený u společnosti</w:t>
              </w:r>
              <w:r w:rsidRPr="00F56967">
                <w:rPr>
                  <w:rFonts w:ascii="Corbel" w:hAnsi="Corbel"/>
                  <w:color w:val="575757"/>
                  <w:lang w:eastAsia="en-US"/>
                </w:rPr>
                <w:t xml:space="preserve"> </w:t>
              </w:r>
              <w:proofErr w:type="spellStart"/>
              <w:r w:rsidRPr="00597441">
                <w:rPr>
                  <w:rFonts w:ascii="Corbel" w:hAnsi="Corbel"/>
                  <w:color w:val="575757"/>
                  <w:lang w:eastAsia="en-US"/>
                </w:rPr>
                <w:t>UniCredit</w:t>
              </w:r>
              <w:proofErr w:type="spellEnd"/>
              <w:r w:rsidRPr="00597441">
                <w:rPr>
                  <w:rFonts w:ascii="Corbel" w:hAnsi="Corbel"/>
                  <w:color w:val="575757"/>
                  <w:lang w:eastAsia="en-US"/>
                </w:rPr>
                <w:t xml:space="preserve"> Bank Czech Republic and Slovakia, a.s.</w:t>
              </w:r>
            </w:ins>
            <w:del w:id="252" w:author="Damian Struk" w:date="2024-11-09T13:09:00Z" w16du:dateUtc="2024-11-09T12:09:00Z">
              <w:r w:rsidDel="00287957">
                <w:rPr>
                  <w:rFonts w:ascii="Corbel" w:hAnsi="Corbel"/>
                  <w:color w:val="575757"/>
                  <w:lang w:eastAsia="ja-JP"/>
                </w:rPr>
                <w:delText>znamená transakci zamýšlenou touto Smlouvou, tj. nabytí Podílů a 100% majetkové účasti ve Společnostech Kupujícím a veškeré další dílčí transakce zamýšlené touto Smlouvou společně.</w:delText>
              </w:r>
            </w:del>
          </w:p>
        </w:tc>
      </w:tr>
      <w:tr w:rsidR="00080DEB" w:rsidRPr="00F56967" w14:paraId="7C34709D" w14:textId="77777777" w:rsidTr="00080DEB">
        <w:tblPrEx>
          <w:tblW w:w="9498" w:type="dxa"/>
          <w:tblInd w:w="567" w:type="dxa"/>
          <w:tblLayout w:type="fixed"/>
          <w:tblPrExChange w:id="253" w:author="Damian Struk" w:date="2024-11-09T13:09:00Z" w16du:dateUtc="2024-11-09T12:09:00Z">
            <w:tblPrEx>
              <w:tblW w:w="9498" w:type="dxa"/>
              <w:tblInd w:w="567" w:type="dxa"/>
              <w:tblLayout w:type="fixed"/>
            </w:tblPrEx>
          </w:tblPrExChange>
        </w:tblPrEx>
        <w:tc>
          <w:tcPr>
            <w:tcW w:w="709" w:type="dxa"/>
            <w:tcPrChange w:id="254" w:author="Damian Struk" w:date="2024-11-09T13:09:00Z" w16du:dateUtc="2024-11-09T12:09:00Z">
              <w:tcPr>
                <w:tcW w:w="709" w:type="dxa"/>
              </w:tcPr>
            </w:tcPrChange>
          </w:tcPr>
          <w:p w14:paraId="252DD76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55" w:author="Damian Struk" w:date="2024-11-09T13:09:00Z" w16du:dateUtc="2024-11-09T12:09:00Z">
              <w:tcPr>
                <w:tcW w:w="2226" w:type="dxa"/>
              </w:tcPr>
            </w:tcPrChange>
          </w:tcPr>
          <w:p w14:paraId="6AAD8692" w14:textId="31F6A6D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en-US"/>
              </w:rPr>
            </w:pPr>
            <w:ins w:id="256"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2</w:t>
              </w:r>
            </w:ins>
            <w:del w:id="257"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1</w:delText>
              </w:r>
            </w:del>
          </w:p>
        </w:tc>
        <w:tc>
          <w:tcPr>
            <w:tcW w:w="6563" w:type="dxa"/>
            <w:tcPrChange w:id="258" w:author="Damian Struk" w:date="2024-11-09T13:09:00Z" w16du:dateUtc="2024-11-09T12:09:00Z">
              <w:tcPr>
                <w:tcW w:w="6563" w:type="dxa"/>
              </w:tcPr>
            </w:tcPrChange>
          </w:tcPr>
          <w:p w14:paraId="1E108E6B" w14:textId="0387BDFF" w:rsidR="00080DEB" w:rsidRPr="00F56967" w:rsidRDefault="00080DEB" w:rsidP="00597441">
            <w:pPr>
              <w:pStyle w:val="ListParagraph"/>
              <w:widowControl w:val="0"/>
              <w:spacing w:before="120" w:after="120" w:line="300" w:lineRule="exact"/>
              <w:ind w:left="0"/>
              <w:contextualSpacing w:val="0"/>
              <w:rPr>
                <w:rFonts w:ascii="Corbel" w:hAnsi="Corbel"/>
                <w:color w:val="575757"/>
                <w:lang w:eastAsia="en-US"/>
              </w:rPr>
            </w:pPr>
            <w:ins w:id="259" w:author="Damian Struk" w:date="2024-11-09T13:09:00Z" w16du:dateUtc="2024-11-09T12:09:00Z">
              <w:r w:rsidRPr="009C4605">
                <w:rPr>
                  <w:rFonts w:ascii="Corbel" w:hAnsi="Corbel"/>
                  <w:color w:val="575757"/>
                  <w:lang w:eastAsia="en-US"/>
                </w:rPr>
                <w:t xml:space="preserve">znamená bankovní účet Prodávajícího </w:t>
              </w:r>
              <w:r w:rsidRPr="009C4605">
                <w:rPr>
                  <w:rFonts w:ascii="Corbel" w:hAnsi="Corbel"/>
                  <w:color w:val="575757"/>
                </w:rPr>
                <w:t>2 č.</w:t>
              </w:r>
              <w:r w:rsidRPr="009C4605">
                <w:rPr>
                  <w:rFonts w:ascii="Corbel" w:hAnsi="Corbel"/>
                  <w:color w:val="575757"/>
                  <w:lang w:eastAsia="en-US"/>
                </w:rPr>
                <w:t>1506790083/0800, vedený u společnosti Česká spořitelna a.s.</w:t>
              </w:r>
            </w:ins>
            <w:del w:id="260" w:author="Damian Struk" w:date="2024-11-09T13:09:00Z" w16du:dateUtc="2024-11-09T12:09:00Z">
              <w:r w:rsidRPr="00F56967" w:rsidDel="00287957">
                <w:rPr>
                  <w:rFonts w:ascii="Corbel" w:hAnsi="Corbel"/>
                  <w:color w:val="575757"/>
                  <w:lang w:eastAsia="en-US"/>
                </w:rPr>
                <w:delText>znamená bankovn</w:delText>
              </w:r>
              <w:r w:rsidDel="00287957">
                <w:rPr>
                  <w:rFonts w:ascii="Corbel" w:hAnsi="Corbel"/>
                  <w:color w:val="575757"/>
                  <w:lang w:eastAsia="en-US"/>
                </w:rPr>
                <w:delText>í účet Prodávajícího 1 č.</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1364428002</w:delText>
              </w:r>
              <w:r w:rsidDel="00287957">
                <w:rPr>
                  <w:rFonts w:ascii="Corbel" w:hAnsi="Corbel"/>
                  <w:color w:val="575757"/>
                  <w:lang w:eastAsia="en-US"/>
                </w:rPr>
                <w:delText>/2700 vedený u společnosti</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UniCredit Bank Czech Republic and Slovakia, a.s.</w:delText>
              </w:r>
            </w:del>
          </w:p>
        </w:tc>
      </w:tr>
      <w:tr w:rsidR="00080DEB" w:rsidRPr="00F56967" w14:paraId="048A03D3" w14:textId="77777777" w:rsidTr="00080DEB">
        <w:tblPrEx>
          <w:tblW w:w="9498" w:type="dxa"/>
          <w:tblInd w:w="567" w:type="dxa"/>
          <w:tblLayout w:type="fixed"/>
          <w:tblPrExChange w:id="261" w:author="Damian Struk" w:date="2024-11-09T13:09:00Z" w16du:dateUtc="2024-11-09T12:09:00Z">
            <w:tblPrEx>
              <w:tblW w:w="9498" w:type="dxa"/>
              <w:tblInd w:w="567" w:type="dxa"/>
              <w:tblLayout w:type="fixed"/>
            </w:tblPrEx>
          </w:tblPrExChange>
        </w:tblPrEx>
        <w:tc>
          <w:tcPr>
            <w:tcW w:w="709" w:type="dxa"/>
            <w:tcPrChange w:id="262" w:author="Damian Struk" w:date="2024-11-09T13:09:00Z" w16du:dateUtc="2024-11-09T12:09:00Z">
              <w:tcPr>
                <w:tcW w:w="709" w:type="dxa"/>
              </w:tcPr>
            </w:tcPrChange>
          </w:tcPr>
          <w:p w14:paraId="0D4804E9"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3" w:author="Damian Struk" w:date="2024-11-09T13:09:00Z" w16du:dateUtc="2024-11-09T12:09:00Z">
              <w:tcPr>
                <w:tcW w:w="2226" w:type="dxa"/>
              </w:tcPr>
            </w:tcPrChange>
          </w:tcPr>
          <w:p w14:paraId="1EF10FA6" w14:textId="5DDE0FA5"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64"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3</w:t>
              </w:r>
            </w:ins>
            <w:del w:id="265"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2</w:delText>
              </w:r>
            </w:del>
          </w:p>
        </w:tc>
        <w:tc>
          <w:tcPr>
            <w:tcW w:w="6563" w:type="dxa"/>
            <w:tcPrChange w:id="266" w:author="Damian Struk" w:date="2024-11-09T13:09:00Z" w16du:dateUtc="2024-11-09T12:09:00Z">
              <w:tcPr>
                <w:tcW w:w="6563" w:type="dxa"/>
              </w:tcPr>
            </w:tcPrChange>
          </w:tcPr>
          <w:p w14:paraId="20F22534" w14:textId="623D23B2"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67" w:author="Damian Struk" w:date="2024-11-09T13:09:00Z" w16du:dateUtc="2024-11-09T12:09:00Z">
              <w:r w:rsidRPr="009C4605">
                <w:rPr>
                  <w:rFonts w:ascii="Corbel" w:hAnsi="Corbel"/>
                  <w:color w:val="575757"/>
                  <w:lang w:eastAsia="en-US"/>
                </w:rPr>
                <w:t xml:space="preserve">znamená bankovní účet Prodávajícího 3 č. 330146088/2700, vedený u společnosti </w:t>
              </w:r>
              <w:proofErr w:type="spellStart"/>
              <w:r w:rsidRPr="009C4605">
                <w:rPr>
                  <w:rFonts w:ascii="Corbel" w:hAnsi="Corbel"/>
                  <w:color w:val="575757"/>
                  <w:lang w:eastAsia="en-US"/>
                </w:rPr>
                <w:t>UniCredit</w:t>
              </w:r>
              <w:proofErr w:type="spellEnd"/>
              <w:r w:rsidRPr="009C4605">
                <w:rPr>
                  <w:rFonts w:ascii="Corbel" w:hAnsi="Corbel"/>
                  <w:color w:val="575757"/>
                  <w:lang w:eastAsia="en-US"/>
                </w:rPr>
                <w:t xml:space="preserve"> Bank Czech Republic and Slovakia a.s. (úschovní účet).</w:t>
              </w:r>
            </w:ins>
            <w:del w:id="268" w:author="Damian Struk" w:date="2024-11-09T13:09:00Z" w16du:dateUtc="2024-11-09T12:09:00Z">
              <w:r w:rsidRPr="009C4605" w:rsidDel="00287957">
                <w:rPr>
                  <w:rFonts w:ascii="Corbel" w:hAnsi="Corbel"/>
                  <w:color w:val="575757"/>
                  <w:lang w:eastAsia="en-US"/>
                </w:rPr>
                <w:delText xml:space="preserve">znamená bankovní účet Prodávajícího </w:delText>
              </w:r>
              <w:r w:rsidRPr="009C4605" w:rsidDel="00287957">
                <w:rPr>
                  <w:rFonts w:ascii="Corbel" w:hAnsi="Corbel"/>
                  <w:color w:val="575757"/>
                </w:rPr>
                <w:delText>2 č.</w:delText>
              </w:r>
              <w:r w:rsidRPr="009C4605" w:rsidDel="00287957">
                <w:rPr>
                  <w:rFonts w:ascii="Corbel" w:hAnsi="Corbel"/>
                  <w:color w:val="575757"/>
                  <w:lang w:eastAsia="en-US"/>
                </w:rPr>
                <w:delText>1506790083/0800, vedený u společnosti Česká spořitelna a.s.</w:delText>
              </w:r>
            </w:del>
          </w:p>
        </w:tc>
      </w:tr>
      <w:tr w:rsidR="00080DEB" w:rsidRPr="00F56967" w14:paraId="2FA3F789" w14:textId="77777777" w:rsidTr="00080DEB">
        <w:tblPrEx>
          <w:tblW w:w="9498" w:type="dxa"/>
          <w:tblInd w:w="567" w:type="dxa"/>
          <w:tblLayout w:type="fixed"/>
          <w:tblPrExChange w:id="269" w:author="Damian Struk" w:date="2024-11-09T13:09:00Z" w16du:dateUtc="2024-11-09T12:09:00Z">
            <w:tblPrEx>
              <w:tblW w:w="9498" w:type="dxa"/>
              <w:tblInd w:w="567" w:type="dxa"/>
              <w:tblLayout w:type="fixed"/>
            </w:tblPrEx>
          </w:tblPrExChange>
        </w:tblPrEx>
        <w:tc>
          <w:tcPr>
            <w:tcW w:w="709" w:type="dxa"/>
            <w:tcPrChange w:id="270" w:author="Damian Struk" w:date="2024-11-09T13:09:00Z" w16du:dateUtc="2024-11-09T12:09:00Z">
              <w:tcPr>
                <w:tcW w:w="709" w:type="dxa"/>
              </w:tcPr>
            </w:tcPrChange>
          </w:tcPr>
          <w:p w14:paraId="129FBA10"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1" w:author="Damian Struk" w:date="2024-11-09T13:09:00Z" w16du:dateUtc="2024-11-09T12:09:00Z">
              <w:tcPr>
                <w:tcW w:w="2226" w:type="dxa"/>
              </w:tcPr>
            </w:tcPrChange>
          </w:tcPr>
          <w:p w14:paraId="14B1C2E5" w14:textId="171D5154"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72" w:author="Damian Struk" w:date="2024-11-09T13:09:00Z" w16du:dateUtc="2024-11-09T12:09:00Z">
              <w:r w:rsidRPr="00F56967">
                <w:rPr>
                  <w:rFonts w:ascii="Corbel" w:hAnsi="Corbel"/>
                  <w:b/>
                  <w:color w:val="575757"/>
                  <w:lang w:eastAsia="ja-JP"/>
                </w:rPr>
                <w:t>Zákon o obchodních korporacích</w:t>
              </w:r>
            </w:ins>
            <w:del w:id="273"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3</w:delText>
              </w:r>
            </w:del>
          </w:p>
        </w:tc>
        <w:tc>
          <w:tcPr>
            <w:tcW w:w="6563" w:type="dxa"/>
            <w:tcPrChange w:id="274" w:author="Damian Struk" w:date="2024-11-09T13:09:00Z" w16du:dateUtc="2024-11-09T12:09:00Z">
              <w:tcPr>
                <w:tcW w:w="6563" w:type="dxa"/>
              </w:tcPr>
            </w:tcPrChange>
          </w:tcPr>
          <w:p w14:paraId="028E7ED2" w14:textId="09BC1608"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75" w:author="Damian Struk" w:date="2024-11-09T13:09:00Z" w16du:dateUtc="2024-11-09T12:09:00Z">
              <w:r w:rsidRPr="00F56967">
                <w:rPr>
                  <w:rFonts w:ascii="Corbel" w:hAnsi="Corbel"/>
                  <w:color w:val="575757"/>
                  <w:lang w:eastAsia="ja-JP"/>
                </w:rPr>
                <w:t xml:space="preserve">znamená zákon č. 90/2012 Sb., </w:t>
              </w:r>
              <w:r w:rsidRPr="00F56967">
                <w:rPr>
                  <w:rFonts w:ascii="Corbel" w:hAnsi="Corbel"/>
                  <w:color w:val="575757"/>
                </w:rPr>
                <w:t>o obchodních společnostech a</w:t>
              </w:r>
              <w:r>
                <w:rPr>
                  <w:rFonts w:ascii="Corbel" w:hAnsi="Corbel"/>
                  <w:color w:val="575757"/>
                </w:rPr>
                <w:t> </w:t>
              </w:r>
              <w:r w:rsidRPr="00F56967">
                <w:rPr>
                  <w:rFonts w:ascii="Corbel" w:hAnsi="Corbel"/>
                  <w:color w:val="575757"/>
                </w:rPr>
                <w:t>družstvech (zákon o obchodních korporacích), ve znění pozdějších předpisů.</w:t>
              </w:r>
            </w:ins>
            <w:del w:id="276" w:author="Damian Struk" w:date="2024-11-09T13:09:00Z" w16du:dateUtc="2024-11-09T12:09:00Z">
              <w:r w:rsidRPr="009C4605" w:rsidDel="00287957">
                <w:rPr>
                  <w:rFonts w:ascii="Corbel" w:hAnsi="Corbel"/>
                  <w:color w:val="575757"/>
                  <w:lang w:eastAsia="en-US"/>
                </w:rPr>
                <w:delText>znamená bankovní účet Prodávajícího 3 č. 330146088/2700, vedený u společnosti UniCredit Bank Czech Republic and Slovakia a.s. (úschovní účet).</w:delText>
              </w:r>
            </w:del>
          </w:p>
        </w:tc>
      </w:tr>
      <w:tr w:rsidR="00080DEB" w:rsidRPr="00F56967" w14:paraId="065886F1" w14:textId="77777777" w:rsidTr="00080DEB">
        <w:tblPrEx>
          <w:tblW w:w="9498" w:type="dxa"/>
          <w:tblInd w:w="567" w:type="dxa"/>
          <w:tblLayout w:type="fixed"/>
          <w:tblPrExChange w:id="277" w:author="Damian Struk" w:date="2024-11-09T13:09:00Z" w16du:dateUtc="2024-11-09T12:09:00Z">
            <w:tblPrEx>
              <w:tblW w:w="9498" w:type="dxa"/>
              <w:tblInd w:w="567" w:type="dxa"/>
              <w:tblLayout w:type="fixed"/>
            </w:tblPrEx>
          </w:tblPrExChange>
        </w:tblPrEx>
        <w:tc>
          <w:tcPr>
            <w:tcW w:w="709" w:type="dxa"/>
            <w:tcPrChange w:id="278" w:author="Damian Struk" w:date="2024-11-09T13:09:00Z" w16du:dateUtc="2024-11-09T12:09:00Z">
              <w:tcPr>
                <w:tcW w:w="709" w:type="dxa"/>
              </w:tcPr>
            </w:tcPrChange>
          </w:tcPr>
          <w:p w14:paraId="54E5C784"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9" w:author="Damian Struk" w:date="2024-11-09T13:09:00Z" w16du:dateUtc="2024-11-09T12:09:00Z">
              <w:tcPr>
                <w:tcW w:w="2226" w:type="dxa"/>
              </w:tcPr>
            </w:tcPrChange>
          </w:tcPr>
          <w:p w14:paraId="0E23F69C" w14:textId="69DE394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0" w:author="Damian Struk" w:date="2024-11-09T13:09:00Z" w16du:dateUtc="2024-11-09T12:09:00Z">
              <w:r>
                <w:rPr>
                  <w:rFonts w:ascii="Corbel" w:hAnsi="Corbel"/>
                  <w:b/>
                  <w:color w:val="575757"/>
                  <w:lang w:eastAsia="ja-JP"/>
                </w:rPr>
                <w:t>Zákon o registru smluv</w:t>
              </w:r>
            </w:ins>
            <w:del w:id="281" w:author="Damian Struk" w:date="2024-11-09T13:09:00Z" w16du:dateUtc="2024-11-09T12:09:00Z">
              <w:r w:rsidRPr="00F56967" w:rsidDel="00287957">
                <w:rPr>
                  <w:rFonts w:ascii="Corbel" w:hAnsi="Corbel"/>
                  <w:b/>
                  <w:color w:val="575757"/>
                  <w:lang w:eastAsia="ja-JP"/>
                </w:rPr>
                <w:delText>Zákon o obchodních korporacích</w:delText>
              </w:r>
            </w:del>
          </w:p>
        </w:tc>
        <w:tc>
          <w:tcPr>
            <w:tcW w:w="6563" w:type="dxa"/>
            <w:tcPrChange w:id="282" w:author="Damian Struk" w:date="2024-11-09T13:09:00Z" w16du:dateUtc="2024-11-09T12:09:00Z">
              <w:tcPr>
                <w:tcW w:w="6563" w:type="dxa"/>
              </w:tcPr>
            </w:tcPrChange>
          </w:tcPr>
          <w:p w14:paraId="14B8887B" w14:textId="202036D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83" w:author="Damian Struk" w:date="2024-11-09T13:09:00Z" w16du:dateUtc="2024-11-09T12:09:00Z">
              <w:r>
                <w:rPr>
                  <w:rFonts w:ascii="Corbel" w:hAnsi="Corbel"/>
                  <w:color w:val="575757"/>
                  <w:lang w:eastAsia="ja-JP"/>
                </w:rPr>
                <w:t xml:space="preserve">znamená zákon </w:t>
              </w:r>
              <w:r w:rsidRPr="001421D7">
                <w:rPr>
                  <w:rFonts w:ascii="Corbel" w:hAnsi="Corbel"/>
                  <w:color w:val="575757"/>
                  <w:lang w:eastAsia="ja-JP"/>
                </w:rPr>
                <w:t>č. 340/2015 Sb., o zvláštních podmínkách účinnosti některých smluv, uveřejňování těchto smluv a o registru smluv (zákon o registru smluv), ve znění pozdějších předpisů</w:t>
              </w:r>
              <w:r>
                <w:rPr>
                  <w:rFonts w:ascii="Corbel" w:hAnsi="Corbel"/>
                  <w:color w:val="575757"/>
                  <w:lang w:eastAsia="ja-JP"/>
                </w:rPr>
                <w:t>.</w:t>
              </w:r>
            </w:ins>
            <w:del w:id="284" w:author="Damian Struk" w:date="2024-11-09T13:09:00Z" w16du:dateUtc="2024-11-09T12:09:00Z">
              <w:r w:rsidRPr="00F56967" w:rsidDel="00287957">
                <w:rPr>
                  <w:rFonts w:ascii="Corbel" w:hAnsi="Corbel"/>
                  <w:color w:val="575757"/>
                  <w:lang w:eastAsia="ja-JP"/>
                </w:rPr>
                <w:delText xml:space="preserve">znamená zákon č. 90/2012 Sb., </w:delText>
              </w:r>
              <w:r w:rsidRPr="00F56967" w:rsidDel="00287957">
                <w:rPr>
                  <w:rFonts w:ascii="Corbel" w:hAnsi="Corbel"/>
                  <w:color w:val="575757"/>
                </w:rPr>
                <w:delText>o obchodních společnostech a</w:delText>
              </w:r>
              <w:r w:rsidDel="00287957">
                <w:rPr>
                  <w:rFonts w:ascii="Corbel" w:hAnsi="Corbel"/>
                  <w:color w:val="575757"/>
                </w:rPr>
                <w:delText> </w:delText>
              </w:r>
              <w:r w:rsidRPr="00F56967" w:rsidDel="00287957">
                <w:rPr>
                  <w:rFonts w:ascii="Corbel" w:hAnsi="Corbel"/>
                  <w:color w:val="575757"/>
                </w:rPr>
                <w:delText>družstvech (zákon o obchodních korporacích), ve znění pozdějších předpisů.</w:delText>
              </w:r>
            </w:del>
          </w:p>
        </w:tc>
      </w:tr>
      <w:tr w:rsidR="00080DEB" w:rsidRPr="00F56967" w14:paraId="2073F090" w14:textId="77777777" w:rsidTr="00080DEB">
        <w:tblPrEx>
          <w:tblW w:w="9498" w:type="dxa"/>
          <w:tblInd w:w="567" w:type="dxa"/>
          <w:tblLayout w:type="fixed"/>
          <w:tblPrExChange w:id="285" w:author="Damian Struk" w:date="2024-11-09T13:09:00Z" w16du:dateUtc="2024-11-09T12:09:00Z">
            <w:tblPrEx>
              <w:tblW w:w="9498" w:type="dxa"/>
              <w:tblInd w:w="567" w:type="dxa"/>
              <w:tblLayout w:type="fixed"/>
            </w:tblPrEx>
          </w:tblPrExChange>
        </w:tblPrEx>
        <w:tc>
          <w:tcPr>
            <w:tcW w:w="709" w:type="dxa"/>
            <w:tcPrChange w:id="286" w:author="Damian Struk" w:date="2024-11-09T13:09:00Z" w16du:dateUtc="2024-11-09T12:09:00Z">
              <w:tcPr>
                <w:tcW w:w="709" w:type="dxa"/>
              </w:tcPr>
            </w:tcPrChange>
          </w:tcPr>
          <w:p w14:paraId="5EB1238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87" w:author="Damian Struk" w:date="2024-11-09T13:09:00Z" w16du:dateUtc="2024-11-09T12:09:00Z">
              <w:tcPr>
                <w:tcW w:w="2226" w:type="dxa"/>
              </w:tcPr>
            </w:tcPrChange>
          </w:tcPr>
          <w:p w14:paraId="4CABC123" w14:textId="65D145CA"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8" w:author="Damian Struk" w:date="2024-11-09T13:09:00Z" w16du:dateUtc="2024-11-09T12:09:00Z">
              <w:r>
                <w:rPr>
                  <w:rFonts w:ascii="Corbel" w:hAnsi="Corbel"/>
                  <w:b/>
                  <w:color w:val="575757"/>
                  <w:lang w:eastAsia="ja-JP"/>
                </w:rPr>
                <w:t>Zákon o veřejných rejstřících</w:t>
              </w:r>
            </w:ins>
            <w:del w:id="289" w:author="Damian Struk" w:date="2024-11-09T13:09:00Z" w16du:dateUtc="2024-11-09T12:09:00Z">
              <w:r w:rsidDel="00287957">
                <w:rPr>
                  <w:rFonts w:ascii="Corbel" w:hAnsi="Corbel"/>
                  <w:b/>
                  <w:color w:val="575757"/>
                  <w:lang w:eastAsia="ja-JP"/>
                </w:rPr>
                <w:delText>Zákon o registru smluv</w:delText>
              </w:r>
            </w:del>
          </w:p>
        </w:tc>
        <w:tc>
          <w:tcPr>
            <w:tcW w:w="6563" w:type="dxa"/>
            <w:tcPrChange w:id="290" w:author="Damian Struk" w:date="2024-11-09T13:09:00Z" w16du:dateUtc="2024-11-09T12:09:00Z">
              <w:tcPr>
                <w:tcW w:w="6563" w:type="dxa"/>
              </w:tcPr>
            </w:tcPrChange>
          </w:tcPr>
          <w:p w14:paraId="741D3B2C" w14:textId="4C40B4E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91" w:author="Damian Struk" w:date="2024-11-09T13:09:00Z" w16du:dateUtc="2024-11-09T12:09:00Z">
              <w:r>
                <w:rPr>
                  <w:rFonts w:ascii="Corbel" w:hAnsi="Corbel"/>
                  <w:color w:val="575757"/>
                  <w:lang w:eastAsia="ja-JP"/>
                </w:rPr>
                <w:t xml:space="preserve">znamená zákon č. 304/2013 Sb., o </w:t>
              </w:r>
              <w:r w:rsidRPr="00E40B08">
                <w:rPr>
                  <w:rFonts w:ascii="Corbel" w:hAnsi="Corbel"/>
                  <w:color w:val="575757"/>
                  <w:lang w:eastAsia="ja-JP"/>
                </w:rPr>
                <w:t>veřejných rejstřících právnických a</w:t>
              </w:r>
              <w:r>
                <w:rPr>
                  <w:rFonts w:ascii="Corbel" w:hAnsi="Corbel"/>
                  <w:color w:val="575757"/>
                  <w:lang w:eastAsia="ja-JP"/>
                </w:rPr>
                <w:t> </w:t>
              </w:r>
              <w:r w:rsidRPr="00E40B08">
                <w:rPr>
                  <w:rFonts w:ascii="Corbel" w:hAnsi="Corbel"/>
                  <w:color w:val="575757"/>
                  <w:lang w:eastAsia="ja-JP"/>
                </w:rPr>
                <w:t>fyzických osob</w:t>
              </w:r>
              <w:r>
                <w:rPr>
                  <w:rFonts w:ascii="Corbel" w:hAnsi="Corbel"/>
                  <w:color w:val="575757"/>
                  <w:lang w:eastAsia="ja-JP"/>
                </w:rPr>
                <w:t>, ve znění pozdějších předpisů.</w:t>
              </w:r>
            </w:ins>
            <w:del w:id="292" w:author="Damian Struk" w:date="2024-11-09T13:09:00Z" w16du:dateUtc="2024-11-09T12:09:00Z">
              <w:r w:rsidDel="00287957">
                <w:rPr>
                  <w:rFonts w:ascii="Corbel" w:hAnsi="Corbel"/>
                  <w:color w:val="575757"/>
                  <w:lang w:eastAsia="ja-JP"/>
                </w:rPr>
                <w:delText xml:space="preserve">znamená zákon </w:delText>
              </w:r>
              <w:r w:rsidRPr="001421D7" w:rsidDel="00287957">
                <w:rPr>
                  <w:rFonts w:ascii="Corbel" w:hAnsi="Corbel"/>
                  <w:color w:val="575757"/>
                  <w:lang w:eastAsia="ja-JP"/>
                </w:rPr>
                <w:delText>č. 340/2015 Sb., o zvláštních podmínkách účinnosti některých smluv, uveřejňování těchto smluv a o registru smluv (zákon o registru smluv), ve znění pozdějších předpisů</w:delText>
              </w:r>
              <w:r w:rsidDel="00287957">
                <w:rPr>
                  <w:rFonts w:ascii="Corbel" w:hAnsi="Corbel"/>
                  <w:color w:val="575757"/>
                  <w:lang w:eastAsia="ja-JP"/>
                </w:rPr>
                <w:delText>.</w:delText>
              </w:r>
            </w:del>
          </w:p>
        </w:tc>
      </w:tr>
      <w:tr w:rsidR="00080DEB" w:rsidRPr="00F56967" w14:paraId="134D723B" w14:textId="77777777" w:rsidTr="00080DEB">
        <w:tblPrEx>
          <w:tblW w:w="9498" w:type="dxa"/>
          <w:tblInd w:w="567" w:type="dxa"/>
          <w:tblLayout w:type="fixed"/>
          <w:tblPrExChange w:id="293" w:author="Damian Struk" w:date="2024-11-09T13:09:00Z" w16du:dateUtc="2024-11-09T12:09:00Z">
            <w:tblPrEx>
              <w:tblW w:w="9498" w:type="dxa"/>
              <w:tblInd w:w="567" w:type="dxa"/>
              <w:tblLayout w:type="fixed"/>
            </w:tblPrEx>
          </w:tblPrExChange>
        </w:tblPrEx>
        <w:tc>
          <w:tcPr>
            <w:tcW w:w="709" w:type="dxa"/>
            <w:tcPrChange w:id="294" w:author="Damian Struk" w:date="2024-11-09T13:09:00Z" w16du:dateUtc="2024-11-09T12:09:00Z">
              <w:tcPr>
                <w:tcW w:w="709" w:type="dxa"/>
              </w:tcPr>
            </w:tcPrChange>
          </w:tcPr>
          <w:p w14:paraId="05A1FE6C"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95" w:author="Damian Struk" w:date="2024-11-09T13:09:00Z" w16du:dateUtc="2024-11-09T12:09:00Z">
              <w:tcPr>
                <w:tcW w:w="2226" w:type="dxa"/>
              </w:tcPr>
            </w:tcPrChange>
          </w:tcPr>
          <w:p w14:paraId="32AA2C9C" w14:textId="7E8E5965"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96" w:author="Damian Struk" w:date="2024-11-09T13:09:00Z" w16du:dateUtc="2024-11-09T12:09:00Z">
              <w:r w:rsidRPr="00F56967">
                <w:rPr>
                  <w:rFonts w:ascii="Corbel" w:hAnsi="Corbel"/>
                  <w:b/>
                  <w:color w:val="575757"/>
                  <w:lang w:eastAsia="ja-JP"/>
                </w:rPr>
                <w:t>Záruky</w:t>
              </w:r>
            </w:ins>
            <w:del w:id="297" w:author="Damian Struk" w:date="2024-11-09T13:09:00Z" w16du:dateUtc="2024-11-09T12:09:00Z">
              <w:r w:rsidDel="00287957">
                <w:rPr>
                  <w:rFonts w:ascii="Corbel" w:hAnsi="Corbel"/>
                  <w:b/>
                  <w:color w:val="575757"/>
                  <w:lang w:eastAsia="ja-JP"/>
                </w:rPr>
                <w:delText>Zákon o veřejných rejstřících</w:delText>
              </w:r>
            </w:del>
          </w:p>
        </w:tc>
        <w:tc>
          <w:tcPr>
            <w:tcW w:w="6563" w:type="dxa"/>
            <w:tcPrChange w:id="298" w:author="Damian Struk" w:date="2024-11-09T13:09:00Z" w16du:dateUtc="2024-11-09T12:09:00Z">
              <w:tcPr>
                <w:tcW w:w="6563" w:type="dxa"/>
              </w:tcPr>
            </w:tcPrChange>
          </w:tcPr>
          <w:p w14:paraId="457E2490" w14:textId="71B0846F"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299"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_Ref102339319 \r \h </w:instrText>
              </w:r>
            </w:ins>
            <w:r>
              <w:rPr>
                <w:rFonts w:ascii="Corbel" w:hAnsi="Corbel"/>
                <w:color w:val="575757"/>
                <w:lang w:eastAsia="ja-JP"/>
              </w:rPr>
            </w:r>
            <w:ins w:id="300" w:author="Damian Struk" w:date="2024-11-09T13:09:00Z" w16du:dateUtc="2024-11-09T12:09:00Z">
              <w:r>
                <w:rPr>
                  <w:rFonts w:ascii="Corbel" w:hAnsi="Corbel"/>
                  <w:color w:val="575757"/>
                  <w:lang w:eastAsia="ja-JP"/>
                </w:rPr>
                <w:fldChar w:fldCharType="separate"/>
              </w:r>
              <w:r>
                <w:rPr>
                  <w:rFonts w:ascii="Corbel" w:hAnsi="Corbel"/>
                  <w:color w:val="575757"/>
                  <w:lang w:eastAsia="ja-JP"/>
                </w:rPr>
                <w:t>8.2</w:t>
              </w:r>
              <w:r>
                <w:rPr>
                  <w:rFonts w:ascii="Corbel" w:hAnsi="Corbel"/>
                  <w:color w:val="575757"/>
                  <w:lang w:eastAsia="ja-JP"/>
                </w:rPr>
                <w:fldChar w:fldCharType="end"/>
              </w:r>
              <w:r w:rsidRPr="00F56967">
                <w:rPr>
                  <w:rFonts w:ascii="Corbel" w:hAnsi="Corbel"/>
                  <w:color w:val="575757"/>
                  <w:lang w:eastAsia="ja-JP"/>
                </w:rPr>
                <w:t xml:space="preserve">. </w:t>
              </w:r>
            </w:ins>
            <w:del w:id="301" w:author="Damian Struk" w:date="2024-11-09T13:09:00Z" w16du:dateUtc="2024-11-09T12:09:00Z">
              <w:r w:rsidDel="00287957">
                <w:rPr>
                  <w:rFonts w:ascii="Corbel" w:hAnsi="Corbel"/>
                  <w:color w:val="575757"/>
                  <w:lang w:eastAsia="ja-JP"/>
                </w:rPr>
                <w:delText xml:space="preserve">znamená zákon č. 304/2013 Sb., o </w:delText>
              </w:r>
              <w:r w:rsidRPr="00E40B08" w:rsidDel="00287957">
                <w:rPr>
                  <w:rFonts w:ascii="Corbel" w:hAnsi="Corbel"/>
                  <w:color w:val="575757"/>
                  <w:lang w:eastAsia="ja-JP"/>
                </w:rPr>
                <w:delText>veřejných rejstřících právnických a</w:delText>
              </w:r>
              <w:r w:rsidDel="00287957">
                <w:rPr>
                  <w:rFonts w:ascii="Corbel" w:hAnsi="Corbel"/>
                  <w:color w:val="575757"/>
                  <w:lang w:eastAsia="ja-JP"/>
                </w:rPr>
                <w:delText> </w:delText>
              </w:r>
              <w:r w:rsidRPr="00E40B08" w:rsidDel="00287957">
                <w:rPr>
                  <w:rFonts w:ascii="Corbel" w:hAnsi="Corbel"/>
                  <w:color w:val="575757"/>
                  <w:lang w:eastAsia="ja-JP"/>
                </w:rPr>
                <w:delText>fyzických osob</w:delText>
              </w:r>
              <w:r w:rsidDel="00287957">
                <w:rPr>
                  <w:rFonts w:ascii="Corbel" w:hAnsi="Corbel"/>
                  <w:color w:val="575757"/>
                  <w:lang w:eastAsia="ja-JP"/>
                </w:rPr>
                <w:delText>, ve znění pozdějších předpisů.</w:delText>
              </w:r>
            </w:del>
          </w:p>
        </w:tc>
      </w:tr>
      <w:tr w:rsidR="00080DEB" w:rsidRPr="00F56967" w14:paraId="02CF6C4F" w14:textId="77777777" w:rsidTr="00080DEB">
        <w:tblPrEx>
          <w:tblW w:w="9498" w:type="dxa"/>
          <w:tblInd w:w="567" w:type="dxa"/>
          <w:tblLayout w:type="fixed"/>
          <w:tblPrExChange w:id="302" w:author="Damian Struk" w:date="2024-11-09T13:09:00Z" w16du:dateUtc="2024-11-09T12:09:00Z">
            <w:tblPrEx>
              <w:tblW w:w="9498" w:type="dxa"/>
              <w:tblInd w:w="567" w:type="dxa"/>
              <w:tblLayout w:type="fixed"/>
            </w:tblPrEx>
          </w:tblPrExChange>
        </w:tblPrEx>
        <w:tc>
          <w:tcPr>
            <w:tcW w:w="709" w:type="dxa"/>
            <w:tcPrChange w:id="303" w:author="Damian Struk" w:date="2024-11-09T13:09:00Z" w16du:dateUtc="2024-11-09T12:09:00Z">
              <w:tcPr>
                <w:tcW w:w="709" w:type="dxa"/>
              </w:tcPr>
            </w:tcPrChange>
          </w:tcPr>
          <w:p w14:paraId="0D3D7E2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04" w:author="Damian Struk" w:date="2024-11-09T13:09:00Z" w16du:dateUtc="2024-11-09T12:09:00Z">
              <w:tcPr>
                <w:tcW w:w="2226" w:type="dxa"/>
              </w:tcPr>
            </w:tcPrChange>
          </w:tcPr>
          <w:p w14:paraId="0B1C82C5" w14:textId="09A8FE6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del w:id="305" w:author="Damian Struk" w:date="2024-11-09T13:09:00Z" w16du:dateUtc="2024-11-09T12:09:00Z">
              <w:r w:rsidRPr="00F56967" w:rsidDel="003F0591">
                <w:rPr>
                  <w:rFonts w:ascii="Corbel" w:hAnsi="Corbel"/>
                  <w:b/>
                  <w:color w:val="575757"/>
                  <w:lang w:eastAsia="ja-JP"/>
                </w:rPr>
                <w:delText>Záruky</w:delText>
              </w:r>
            </w:del>
          </w:p>
        </w:tc>
        <w:tc>
          <w:tcPr>
            <w:tcW w:w="6563" w:type="dxa"/>
            <w:tcPrChange w:id="306" w:author="Damian Struk" w:date="2024-11-09T13:09:00Z" w16du:dateUtc="2024-11-09T12:09:00Z">
              <w:tcPr>
                <w:tcW w:w="6563" w:type="dxa"/>
              </w:tcPr>
            </w:tcPrChange>
          </w:tcPr>
          <w:p w14:paraId="5FD17DAE" w14:textId="130D8B63"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del w:id="307" w:author="Damian Struk" w:date="2024-11-09T13:09:00Z" w16du:dateUtc="2024-11-09T12:09:00Z">
              <w:r w:rsidRPr="00F56967" w:rsidDel="003F0591">
                <w:rPr>
                  <w:rFonts w:ascii="Corbel" w:hAnsi="Corbel"/>
                  <w:color w:val="575757"/>
                  <w:lang w:eastAsia="ja-JP"/>
                </w:rPr>
                <w:delText>má význam uvedený v článku</w:delText>
              </w:r>
              <w:r w:rsidDel="003F0591">
                <w:rPr>
                  <w:rFonts w:ascii="Corbel" w:hAnsi="Corbel"/>
                  <w:color w:val="575757"/>
                  <w:lang w:eastAsia="ja-JP"/>
                </w:rPr>
                <w:delText xml:space="preserve"> </w:delText>
              </w:r>
              <w:r w:rsidDel="003F0591">
                <w:rPr>
                  <w:rFonts w:ascii="Corbel" w:hAnsi="Corbel"/>
                  <w:color w:val="575757"/>
                  <w:lang w:eastAsia="ja-JP"/>
                </w:rPr>
                <w:fldChar w:fldCharType="begin"/>
              </w:r>
              <w:r w:rsidDel="003F0591">
                <w:rPr>
                  <w:rFonts w:ascii="Corbel" w:hAnsi="Corbel"/>
                  <w:color w:val="575757"/>
                  <w:lang w:eastAsia="ja-JP"/>
                </w:rPr>
                <w:delInstrText xml:space="preserve"> REF _Ref102339319 \r \h </w:delInstrText>
              </w:r>
              <w:r w:rsidDel="003F0591">
                <w:rPr>
                  <w:rFonts w:ascii="Corbel" w:hAnsi="Corbel"/>
                  <w:color w:val="575757"/>
                  <w:lang w:eastAsia="ja-JP"/>
                </w:rPr>
              </w:r>
              <w:r w:rsidDel="003F0591">
                <w:rPr>
                  <w:rFonts w:ascii="Corbel" w:hAnsi="Corbel"/>
                  <w:color w:val="575757"/>
                  <w:lang w:eastAsia="ja-JP"/>
                </w:rPr>
                <w:fldChar w:fldCharType="separate"/>
              </w:r>
              <w:r w:rsidDel="003F0591">
                <w:rPr>
                  <w:rFonts w:ascii="Corbel" w:hAnsi="Corbel"/>
                  <w:color w:val="575757"/>
                  <w:lang w:eastAsia="ja-JP"/>
                </w:rPr>
                <w:delText>8.2</w:delText>
              </w:r>
              <w:r w:rsidDel="003F0591">
                <w:rPr>
                  <w:rFonts w:ascii="Corbel" w:hAnsi="Corbel"/>
                  <w:color w:val="575757"/>
                  <w:lang w:eastAsia="ja-JP"/>
                </w:rPr>
                <w:fldChar w:fldCharType="end"/>
              </w:r>
              <w:r w:rsidRPr="00F56967" w:rsidDel="003F0591">
                <w:rPr>
                  <w:rFonts w:ascii="Corbel" w:hAnsi="Corbel"/>
                  <w:color w:val="575757"/>
                  <w:lang w:eastAsia="ja-JP"/>
                </w:rPr>
                <w:delText xml:space="preserve">. </w:delText>
              </w:r>
            </w:del>
          </w:p>
        </w:tc>
      </w:tr>
    </w:tbl>
    <w:p w14:paraId="6A7ABBFC" w14:textId="690036A4" w:rsidR="00E22DF6" w:rsidRPr="00F56967" w:rsidRDefault="00E7403D" w:rsidP="00230CA2">
      <w:pPr>
        <w:pStyle w:val="Heading3"/>
        <w:widowControl w:val="0"/>
        <w:rPr>
          <w:rFonts w:ascii="Corbel" w:hAnsi="Corbel"/>
          <w:color w:val="575757"/>
          <w:sz w:val="22"/>
          <w:szCs w:val="22"/>
        </w:rPr>
      </w:pPr>
      <w:r w:rsidRPr="00F56967">
        <w:rPr>
          <w:rFonts w:ascii="Corbel" w:hAnsi="Corbel"/>
          <w:color w:val="575757"/>
          <w:sz w:val="22"/>
          <w:szCs w:val="22"/>
        </w:rPr>
        <w:t>Při výkladu této Smlouvy budou používána níže uvedená výkladová pravidla, pokud ze Smlouvy nebo z</w:t>
      </w:r>
      <w:r w:rsidR="00A12E1C">
        <w:rPr>
          <w:rFonts w:ascii="Corbel" w:hAnsi="Corbel"/>
          <w:color w:val="575757"/>
          <w:sz w:val="22"/>
          <w:szCs w:val="22"/>
        </w:rPr>
        <w:t> </w:t>
      </w:r>
      <w:r w:rsidRPr="00F56967">
        <w:rPr>
          <w:rFonts w:ascii="Corbel" w:hAnsi="Corbel"/>
          <w:color w:val="575757"/>
          <w:sz w:val="22"/>
          <w:szCs w:val="22"/>
        </w:rPr>
        <w:t>jejího kontextu nevyplývá jinak</w:t>
      </w:r>
      <w:r w:rsidR="00E22DF6" w:rsidRPr="00F56967">
        <w:rPr>
          <w:rFonts w:ascii="Corbel" w:hAnsi="Corbel"/>
          <w:color w:val="575757"/>
          <w:sz w:val="22"/>
          <w:szCs w:val="22"/>
        </w:rPr>
        <w:t>.</w:t>
      </w:r>
    </w:p>
    <w:p w14:paraId="018A8F9D" w14:textId="77777777" w:rsidR="00977EE5"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Smlouvu</w:t>
      </w:r>
      <w:r w:rsidRPr="00F56967">
        <w:rPr>
          <w:color w:val="575757"/>
          <w:szCs w:val="22"/>
        </w:rPr>
        <w:t xml:space="preserve">“, rozumí se tím odkaz na tuto Smlouvu, včetně jejích </w:t>
      </w:r>
      <w:r w:rsidR="005F1015" w:rsidRPr="00F56967">
        <w:rPr>
          <w:color w:val="575757"/>
          <w:szCs w:val="22"/>
        </w:rPr>
        <w:t>p</w:t>
      </w:r>
      <w:r w:rsidRPr="00F56967">
        <w:rPr>
          <w:color w:val="575757"/>
          <w:szCs w:val="22"/>
        </w:rPr>
        <w:t>říloh</w:t>
      </w:r>
      <w:r w:rsidR="00E22DF6" w:rsidRPr="00F56967">
        <w:rPr>
          <w:color w:val="575757"/>
          <w:szCs w:val="22"/>
        </w:rPr>
        <w:t>.</w:t>
      </w:r>
    </w:p>
    <w:p w14:paraId="3BB43514" w14:textId="77777777" w:rsidR="00E06A82" w:rsidRPr="00F56967" w:rsidRDefault="00E7403D" w:rsidP="00230CA2">
      <w:pPr>
        <w:pStyle w:val="NoSpacing"/>
        <w:widowControl w:val="0"/>
        <w:rPr>
          <w:color w:val="575757"/>
          <w:szCs w:val="22"/>
        </w:rPr>
      </w:pPr>
      <w:r w:rsidRPr="00F56967">
        <w:rPr>
          <w:color w:val="575757"/>
          <w:szCs w:val="22"/>
        </w:rPr>
        <w:t xml:space="preserve">Kde se v této Smlouvě odkazuje na </w:t>
      </w:r>
      <w:r w:rsidR="00C3526E" w:rsidRPr="00F56967">
        <w:rPr>
          <w:color w:val="575757"/>
          <w:szCs w:val="22"/>
        </w:rPr>
        <w:t>„</w:t>
      </w:r>
      <w:r w:rsidR="00C3526E" w:rsidRPr="00F56967">
        <w:rPr>
          <w:i/>
          <w:color w:val="575757"/>
          <w:szCs w:val="22"/>
        </w:rPr>
        <w:t>preambuli</w:t>
      </w:r>
      <w:r w:rsidR="00C3526E" w:rsidRPr="00F56967">
        <w:rPr>
          <w:color w:val="575757"/>
          <w:szCs w:val="22"/>
        </w:rPr>
        <w:t xml:space="preserve">“, </w:t>
      </w:r>
      <w:r w:rsidRPr="00F56967">
        <w:rPr>
          <w:color w:val="575757"/>
          <w:szCs w:val="22"/>
        </w:rPr>
        <w:t>„</w:t>
      </w:r>
      <w:r w:rsidRPr="00F56967">
        <w:rPr>
          <w:i/>
          <w:color w:val="575757"/>
          <w:szCs w:val="22"/>
        </w:rPr>
        <w:t>články</w:t>
      </w:r>
      <w:r w:rsidRPr="00F56967">
        <w:rPr>
          <w:color w:val="575757"/>
          <w:szCs w:val="22"/>
        </w:rPr>
        <w:t xml:space="preserve">“ </w:t>
      </w:r>
      <w:r w:rsidR="00CA3307" w:rsidRPr="00F56967">
        <w:rPr>
          <w:color w:val="575757"/>
          <w:szCs w:val="22"/>
        </w:rPr>
        <w:t>nebo „</w:t>
      </w:r>
      <w:r w:rsidR="00C3526E" w:rsidRPr="00F56967">
        <w:rPr>
          <w:i/>
          <w:color w:val="575757"/>
          <w:szCs w:val="22"/>
        </w:rPr>
        <w:t>p</w:t>
      </w:r>
      <w:r w:rsidR="00CA3307" w:rsidRPr="00F56967">
        <w:rPr>
          <w:i/>
          <w:color w:val="575757"/>
          <w:szCs w:val="22"/>
        </w:rPr>
        <w:t>řílohy</w:t>
      </w:r>
      <w:r w:rsidR="00CA3307" w:rsidRPr="00F56967">
        <w:rPr>
          <w:color w:val="575757"/>
          <w:szCs w:val="22"/>
        </w:rPr>
        <w:t xml:space="preserve">“ </w:t>
      </w:r>
      <w:r w:rsidRPr="00F56967">
        <w:rPr>
          <w:color w:val="575757"/>
          <w:szCs w:val="22"/>
        </w:rPr>
        <w:t xml:space="preserve">bez další specifikace, rozumí se tím </w:t>
      </w:r>
      <w:r w:rsidR="00634F81" w:rsidRPr="00F56967">
        <w:rPr>
          <w:color w:val="575757"/>
          <w:szCs w:val="22"/>
        </w:rPr>
        <w:t xml:space="preserve">ujednání </w:t>
      </w:r>
      <w:r w:rsidR="00CA3307" w:rsidRPr="00F56967">
        <w:rPr>
          <w:color w:val="575757"/>
          <w:szCs w:val="22"/>
        </w:rPr>
        <w:t xml:space="preserve">a přílohy </w:t>
      </w:r>
      <w:r w:rsidRPr="00F56967">
        <w:rPr>
          <w:color w:val="575757"/>
          <w:szCs w:val="22"/>
        </w:rPr>
        <w:t>této Smlouvy</w:t>
      </w:r>
      <w:r w:rsidR="00CA3307" w:rsidRPr="00F56967">
        <w:rPr>
          <w:color w:val="575757"/>
          <w:szCs w:val="22"/>
        </w:rPr>
        <w:t xml:space="preserve">, přičemž směřuje-li odkaz k článku, který sestává z několika </w:t>
      </w:r>
      <w:proofErr w:type="spellStart"/>
      <w:r w:rsidR="00CA3307" w:rsidRPr="00F56967">
        <w:rPr>
          <w:color w:val="575757"/>
          <w:szCs w:val="22"/>
        </w:rPr>
        <w:t>podčlánků</w:t>
      </w:r>
      <w:proofErr w:type="spellEnd"/>
      <w:r w:rsidR="00CA3307" w:rsidRPr="00F56967">
        <w:rPr>
          <w:color w:val="575757"/>
          <w:szCs w:val="22"/>
        </w:rPr>
        <w:t>, odstavců, bodů nebo písmen, rozumí se tím odkaz na prav</w:t>
      </w:r>
      <w:r w:rsidR="009E02D2" w:rsidRPr="00F56967">
        <w:rPr>
          <w:color w:val="575757"/>
          <w:szCs w:val="22"/>
        </w:rPr>
        <w:t>idla obsažená ve všech těchto ujednáních</w:t>
      </w:r>
      <w:r w:rsidR="00CA3307" w:rsidRPr="00F56967">
        <w:rPr>
          <w:color w:val="575757"/>
          <w:szCs w:val="22"/>
        </w:rPr>
        <w:t xml:space="preserve"> Smlouvy</w:t>
      </w:r>
      <w:r w:rsidR="00E06A82" w:rsidRPr="00F56967">
        <w:rPr>
          <w:color w:val="575757"/>
          <w:szCs w:val="22"/>
        </w:rPr>
        <w:t>.</w:t>
      </w:r>
    </w:p>
    <w:p w14:paraId="0B651F34" w14:textId="77777777" w:rsidR="00E06A82"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dny</w:t>
      </w:r>
      <w:r w:rsidRPr="00F56967">
        <w:rPr>
          <w:color w:val="575757"/>
          <w:szCs w:val="22"/>
        </w:rPr>
        <w:t>“, rozumí se tím kalendářní dny</w:t>
      </w:r>
      <w:r w:rsidR="00E06A82" w:rsidRPr="00F56967">
        <w:rPr>
          <w:color w:val="575757"/>
          <w:szCs w:val="22"/>
        </w:rPr>
        <w:t>.</w:t>
      </w:r>
    </w:p>
    <w:p w14:paraId="416AD227" w14:textId="77777777" w:rsidR="00E7403D"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pracovní dny</w:t>
      </w:r>
      <w:r w:rsidRPr="00F56967">
        <w:rPr>
          <w:color w:val="575757"/>
          <w:szCs w:val="22"/>
        </w:rPr>
        <w:t xml:space="preserve">“, rozumí se tím každý den </w:t>
      </w:r>
      <w:r w:rsidR="00CA3307" w:rsidRPr="00F56967">
        <w:rPr>
          <w:color w:val="575757"/>
          <w:szCs w:val="22"/>
        </w:rPr>
        <w:t xml:space="preserve">s výjimkou </w:t>
      </w:r>
      <w:r w:rsidRPr="00F56967">
        <w:rPr>
          <w:color w:val="575757"/>
          <w:szCs w:val="22"/>
        </w:rPr>
        <w:t xml:space="preserve">sobot, </w:t>
      </w:r>
      <w:r w:rsidR="005B29AA" w:rsidRPr="00F56967">
        <w:rPr>
          <w:color w:val="575757"/>
          <w:szCs w:val="22"/>
        </w:rPr>
        <w:lastRenderedPageBreak/>
        <w:t>neděl</w:t>
      </w:r>
      <w:r w:rsidR="00F1317F" w:rsidRPr="00F56967">
        <w:rPr>
          <w:color w:val="575757"/>
          <w:szCs w:val="22"/>
        </w:rPr>
        <w:t>í</w:t>
      </w:r>
      <w:r w:rsidRPr="00F56967">
        <w:rPr>
          <w:color w:val="575757"/>
          <w:szCs w:val="22"/>
        </w:rPr>
        <w:t xml:space="preserve"> a státních svátků </w:t>
      </w:r>
      <w:r w:rsidR="00CA3307" w:rsidRPr="00F56967">
        <w:rPr>
          <w:color w:val="575757"/>
          <w:szCs w:val="22"/>
        </w:rPr>
        <w:t xml:space="preserve">ve smyslu </w:t>
      </w:r>
      <w:r w:rsidR="005F1015" w:rsidRPr="00F56967">
        <w:rPr>
          <w:color w:val="575757"/>
          <w:szCs w:val="22"/>
          <w:lang w:eastAsia="ja-JP"/>
        </w:rPr>
        <w:t>zákona č. 245/2000 Sb., o státních svátcích, o ostatních svátcích, o významných dnech a o dnech pracovního klidu, ve znění pozdějších předpisů</w:t>
      </w:r>
      <w:r w:rsidR="00CA3307" w:rsidRPr="00F56967">
        <w:rPr>
          <w:color w:val="575757"/>
          <w:szCs w:val="22"/>
        </w:rPr>
        <w:t>.</w:t>
      </w:r>
    </w:p>
    <w:p w14:paraId="3A0CE7DA" w14:textId="77777777" w:rsidR="004F7AF0"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osobu</w:t>
      </w:r>
      <w:r w:rsidRPr="00F56967">
        <w:rPr>
          <w:color w:val="575757"/>
          <w:szCs w:val="22"/>
        </w:rPr>
        <w:t>“ či „</w:t>
      </w:r>
      <w:r w:rsidRPr="00F56967">
        <w:rPr>
          <w:i/>
          <w:color w:val="575757"/>
          <w:szCs w:val="22"/>
        </w:rPr>
        <w:t>osoby</w:t>
      </w:r>
      <w:r w:rsidRPr="00F56967">
        <w:rPr>
          <w:color w:val="575757"/>
          <w:szCs w:val="22"/>
        </w:rPr>
        <w:t xml:space="preserve">“, rozumí se tím jakékoli fyzické osoby, právnické osoby, jejich sdružení, sdružení těchto sdružení, spolky </w:t>
      </w:r>
      <w:r w:rsidR="00CA3307" w:rsidRPr="00F56967">
        <w:rPr>
          <w:color w:val="575757"/>
          <w:szCs w:val="22"/>
        </w:rPr>
        <w:t xml:space="preserve">a pobočné spolky, jiná podnikatelská seskupení </w:t>
      </w:r>
      <w:r w:rsidRPr="00F56967">
        <w:rPr>
          <w:color w:val="575757"/>
          <w:szCs w:val="22"/>
        </w:rPr>
        <w:t>či veřejnoprávní korporace bez ohledu na to, zda mají právní osobnost či nikoli</w:t>
      </w:r>
      <w:r w:rsidR="004F7AF0" w:rsidRPr="00F56967">
        <w:rPr>
          <w:color w:val="575757"/>
          <w:szCs w:val="22"/>
        </w:rPr>
        <w:t>.</w:t>
      </w:r>
    </w:p>
    <w:p w14:paraId="1C276D31" w14:textId="483D25DE" w:rsidR="00CA3307" w:rsidRPr="00F56967" w:rsidRDefault="00CA3307" w:rsidP="00230CA2">
      <w:pPr>
        <w:pStyle w:val="NoSpacing"/>
        <w:widowControl w:val="0"/>
        <w:rPr>
          <w:rStyle w:val="Emphasis"/>
          <w:i w:val="0"/>
          <w:iCs w:val="0"/>
          <w:color w:val="575757"/>
          <w:szCs w:val="22"/>
        </w:rPr>
      </w:pPr>
      <w:bookmarkStart w:id="308" w:name="_Ref449361207"/>
      <w:r w:rsidRPr="00F56967">
        <w:rPr>
          <w:color w:val="575757"/>
          <w:szCs w:val="22"/>
        </w:rPr>
        <w:t>Kde se v této Smlouvě odkazuje na „</w:t>
      </w:r>
      <w:r w:rsidR="00ED2D3D">
        <w:rPr>
          <w:i/>
          <w:color w:val="575757"/>
          <w:szCs w:val="22"/>
        </w:rPr>
        <w:t>obvyklý</w:t>
      </w:r>
      <w:r w:rsidRPr="00F56967">
        <w:rPr>
          <w:i/>
          <w:color w:val="575757"/>
          <w:szCs w:val="22"/>
        </w:rPr>
        <w:t xml:space="preserve"> chod</w:t>
      </w:r>
      <w:r w:rsidRPr="00F56967">
        <w:rPr>
          <w:color w:val="575757"/>
          <w:szCs w:val="22"/>
        </w:rPr>
        <w:t>“</w:t>
      </w:r>
      <w:r w:rsidR="00786B21" w:rsidRPr="00F56967">
        <w:rPr>
          <w:color w:val="575757"/>
          <w:szCs w:val="22"/>
        </w:rPr>
        <w:t>, „</w:t>
      </w:r>
      <w:r w:rsidR="00ED2D3D">
        <w:rPr>
          <w:i/>
          <w:color w:val="575757"/>
          <w:szCs w:val="22"/>
        </w:rPr>
        <w:t>obvyklý</w:t>
      </w:r>
      <w:r w:rsidR="00786B21" w:rsidRPr="00F56967">
        <w:rPr>
          <w:i/>
          <w:color w:val="575757"/>
          <w:szCs w:val="22"/>
        </w:rPr>
        <w:t xml:space="preserve"> provoz</w:t>
      </w:r>
      <w:r w:rsidR="00786B21" w:rsidRPr="00F56967">
        <w:rPr>
          <w:color w:val="575757"/>
          <w:szCs w:val="22"/>
        </w:rPr>
        <w:t>“</w:t>
      </w:r>
      <w:r w:rsidR="004262E1">
        <w:rPr>
          <w:color w:val="575757"/>
          <w:szCs w:val="22"/>
        </w:rPr>
        <w:t>,</w:t>
      </w:r>
      <w:r w:rsidRPr="00F56967">
        <w:rPr>
          <w:color w:val="575757"/>
          <w:szCs w:val="22"/>
        </w:rPr>
        <w:t xml:space="preserve"> „</w:t>
      </w:r>
      <w:r w:rsidR="00ED2D3D">
        <w:rPr>
          <w:i/>
          <w:color w:val="575757"/>
          <w:szCs w:val="22"/>
        </w:rPr>
        <w:t>obvyklou</w:t>
      </w:r>
      <w:r w:rsidRPr="00F56967">
        <w:rPr>
          <w:i/>
          <w:color w:val="575757"/>
          <w:szCs w:val="22"/>
        </w:rPr>
        <w:t xml:space="preserve"> činnost</w:t>
      </w:r>
      <w:r w:rsidRPr="00F56967">
        <w:rPr>
          <w:color w:val="575757"/>
          <w:szCs w:val="22"/>
        </w:rPr>
        <w:t>“</w:t>
      </w:r>
      <w:r w:rsidR="004262E1">
        <w:rPr>
          <w:color w:val="575757"/>
          <w:szCs w:val="22"/>
        </w:rPr>
        <w:t xml:space="preserve"> či jiný ekvivalent těchto pojmů</w:t>
      </w:r>
      <w:r w:rsidRPr="00F56967">
        <w:rPr>
          <w:color w:val="575757"/>
          <w:szCs w:val="22"/>
        </w:rPr>
        <w:t xml:space="preserve">, rozumí se tím zajištění chodu </w:t>
      </w:r>
      <w:r w:rsidR="00D84CE9">
        <w:rPr>
          <w:color w:val="575757"/>
          <w:szCs w:val="22"/>
        </w:rPr>
        <w:t>s</w:t>
      </w:r>
      <w:r w:rsidR="00356041">
        <w:rPr>
          <w:color w:val="575757"/>
          <w:szCs w:val="22"/>
        </w:rPr>
        <w:t xml:space="preserve">polečnosti </w:t>
      </w:r>
      <w:r w:rsidRPr="00F56967">
        <w:rPr>
          <w:color w:val="575757"/>
          <w:szCs w:val="22"/>
        </w:rPr>
        <w:t>s péčí řádného hospodáře za</w:t>
      </w:r>
      <w:r w:rsidR="00A12E1C">
        <w:rPr>
          <w:color w:val="575757"/>
          <w:szCs w:val="22"/>
        </w:rPr>
        <w:t> </w:t>
      </w:r>
      <w:r w:rsidRPr="00F56967">
        <w:rPr>
          <w:color w:val="575757"/>
          <w:szCs w:val="22"/>
        </w:rPr>
        <w:t>podmínek obvyklých v běžném obchodním styku</w:t>
      </w:r>
      <w:r w:rsidR="00634F81" w:rsidRPr="00F56967">
        <w:rPr>
          <w:color w:val="575757"/>
          <w:szCs w:val="22"/>
        </w:rPr>
        <w:t xml:space="preserve"> a v podnikatelském odvětví, ve kterém </w:t>
      </w:r>
      <w:r w:rsidR="00D84CE9">
        <w:rPr>
          <w:color w:val="575757"/>
          <w:szCs w:val="22"/>
        </w:rPr>
        <w:t>daná s</w:t>
      </w:r>
      <w:r w:rsidR="00356041">
        <w:rPr>
          <w:color w:val="575757"/>
          <w:szCs w:val="22"/>
        </w:rPr>
        <w:t xml:space="preserve">polečnost </w:t>
      </w:r>
      <w:r w:rsidR="00D84CE9">
        <w:rPr>
          <w:color w:val="575757"/>
          <w:szCs w:val="22"/>
        </w:rPr>
        <w:t>v</w:t>
      </w:r>
      <w:r w:rsidR="00634F81" w:rsidRPr="00F56967">
        <w:rPr>
          <w:color w:val="575757"/>
          <w:szCs w:val="22"/>
        </w:rPr>
        <w:t>ykonáv</w:t>
      </w:r>
      <w:r w:rsidR="004262E1">
        <w:rPr>
          <w:color w:val="575757"/>
          <w:szCs w:val="22"/>
        </w:rPr>
        <w:t>á</w:t>
      </w:r>
      <w:r w:rsidR="00634F81" w:rsidRPr="00F56967">
        <w:rPr>
          <w:color w:val="575757"/>
          <w:szCs w:val="22"/>
        </w:rPr>
        <w:t xml:space="preserve"> svou činnost</w:t>
      </w:r>
      <w:r w:rsidRPr="00F56967">
        <w:rPr>
          <w:color w:val="575757"/>
          <w:szCs w:val="22"/>
        </w:rPr>
        <w:t>.</w:t>
      </w:r>
      <w:r w:rsidR="00862935" w:rsidRPr="00F56967">
        <w:rPr>
          <w:color w:val="575757"/>
          <w:szCs w:val="22"/>
        </w:rPr>
        <w:t xml:space="preserve"> </w:t>
      </w:r>
      <w:bookmarkEnd w:id="308"/>
    </w:p>
    <w:p w14:paraId="2F949FDB" w14:textId="77777777" w:rsidR="004F7AF0" w:rsidRPr="00F56967" w:rsidRDefault="00E7403D" w:rsidP="00230CA2">
      <w:pPr>
        <w:pStyle w:val="NoSpacing"/>
        <w:widowControl w:val="0"/>
        <w:rPr>
          <w:color w:val="575757"/>
          <w:szCs w:val="22"/>
        </w:rPr>
      </w:pPr>
      <w:r w:rsidRPr="00F56967">
        <w:rPr>
          <w:rStyle w:val="Emphasis"/>
          <w:i w:val="0"/>
          <w:color w:val="575757"/>
          <w:szCs w:val="22"/>
        </w:rPr>
        <w:t>Pojmy</w:t>
      </w:r>
      <w:r w:rsidRPr="00F56967">
        <w:rPr>
          <w:rStyle w:val="apple-converted-space"/>
          <w:color w:val="575757"/>
          <w:szCs w:val="22"/>
        </w:rPr>
        <w:t> </w:t>
      </w:r>
      <w:r w:rsidRPr="00F56967">
        <w:rPr>
          <w:color w:val="575757"/>
          <w:szCs w:val="22"/>
        </w:rPr>
        <w:t>definované v této Smlouvě v</w:t>
      </w:r>
      <w:r w:rsidR="002D1B40" w:rsidRPr="00F56967">
        <w:rPr>
          <w:rStyle w:val="apple-converted-space"/>
          <w:color w:val="575757"/>
          <w:szCs w:val="22"/>
        </w:rPr>
        <w:t xml:space="preserve"> </w:t>
      </w:r>
      <w:r w:rsidRPr="00F56967">
        <w:rPr>
          <w:rStyle w:val="Emphasis"/>
          <w:i w:val="0"/>
          <w:color w:val="575757"/>
          <w:szCs w:val="22"/>
        </w:rPr>
        <w:t>jednotném čísle zahrnují</w:t>
      </w:r>
      <w:r w:rsidR="002D1B40" w:rsidRPr="00F56967">
        <w:rPr>
          <w:rStyle w:val="apple-converted-space"/>
          <w:color w:val="575757"/>
          <w:szCs w:val="22"/>
        </w:rPr>
        <w:t xml:space="preserve"> </w:t>
      </w:r>
      <w:r w:rsidRPr="00F56967">
        <w:rPr>
          <w:color w:val="575757"/>
          <w:szCs w:val="22"/>
        </w:rPr>
        <w:t xml:space="preserve">i množné </w:t>
      </w:r>
      <w:r w:rsidRPr="00F56967">
        <w:rPr>
          <w:rStyle w:val="Emphasis"/>
          <w:i w:val="0"/>
          <w:color w:val="575757"/>
          <w:szCs w:val="22"/>
        </w:rPr>
        <w:t>číslo</w:t>
      </w:r>
      <w:r w:rsidR="002D1B40" w:rsidRPr="00F56967">
        <w:rPr>
          <w:rStyle w:val="apple-converted-space"/>
          <w:color w:val="575757"/>
          <w:szCs w:val="22"/>
        </w:rPr>
        <w:t xml:space="preserve"> </w:t>
      </w:r>
      <w:r w:rsidRPr="00F56967">
        <w:rPr>
          <w:color w:val="575757"/>
          <w:szCs w:val="22"/>
        </w:rPr>
        <w:t>a naopak</w:t>
      </w:r>
      <w:r w:rsidR="004F7AF0" w:rsidRPr="00F56967">
        <w:rPr>
          <w:color w:val="575757"/>
          <w:szCs w:val="22"/>
        </w:rPr>
        <w:t>.</w:t>
      </w:r>
    </w:p>
    <w:p w14:paraId="73C57118" w14:textId="77777777" w:rsidR="00555C4C" w:rsidRPr="00F56967" w:rsidRDefault="00CB3FE7" w:rsidP="00230CA2">
      <w:pPr>
        <w:pStyle w:val="NoSpacing"/>
        <w:widowControl w:val="0"/>
        <w:rPr>
          <w:color w:val="575757"/>
          <w:szCs w:val="22"/>
        </w:rPr>
      </w:pPr>
      <w:r w:rsidRPr="00F56967">
        <w:rPr>
          <w:color w:val="575757"/>
          <w:szCs w:val="22"/>
        </w:rPr>
        <w:t xml:space="preserve">Nadpisy </w:t>
      </w:r>
      <w:r w:rsidR="00E7403D" w:rsidRPr="00F56967">
        <w:rPr>
          <w:color w:val="575757"/>
          <w:szCs w:val="22"/>
        </w:rPr>
        <w:t>po</w:t>
      </w:r>
      <w:r w:rsidRPr="00F56967">
        <w:rPr>
          <w:color w:val="575757"/>
          <w:szCs w:val="22"/>
        </w:rPr>
        <w:t xml:space="preserve">užité v této Smlouvě slouží pouze </w:t>
      </w:r>
      <w:r w:rsidR="005F0E69" w:rsidRPr="00F56967">
        <w:rPr>
          <w:color w:val="575757"/>
          <w:szCs w:val="22"/>
        </w:rPr>
        <w:t>pro přehlednost</w:t>
      </w:r>
      <w:r w:rsidRPr="00F56967">
        <w:rPr>
          <w:color w:val="575757"/>
          <w:szCs w:val="22"/>
        </w:rPr>
        <w:t xml:space="preserve"> a nemají vliv na výklad této Smlouvy</w:t>
      </w:r>
      <w:r w:rsidR="00555C4C" w:rsidRPr="00F56967">
        <w:rPr>
          <w:color w:val="575757"/>
          <w:szCs w:val="22"/>
        </w:rPr>
        <w:t>.</w:t>
      </w:r>
    </w:p>
    <w:p w14:paraId="78908C11" w14:textId="77777777" w:rsidR="009038E8" w:rsidRPr="0061191C" w:rsidRDefault="00555C4C" w:rsidP="00230CA2">
      <w:pPr>
        <w:pStyle w:val="NoSpacing"/>
        <w:widowControl w:val="0"/>
        <w:rPr>
          <w:color w:val="575757"/>
          <w:szCs w:val="22"/>
        </w:rPr>
      </w:pPr>
      <w:r w:rsidRPr="0061191C">
        <w:rPr>
          <w:color w:val="575757"/>
          <w:szCs w:val="22"/>
        </w:rPr>
        <w:t>Kde se v této Smlouvě odkazuje na povinnost „</w:t>
      </w:r>
      <w:r w:rsidRPr="0061191C">
        <w:rPr>
          <w:i/>
          <w:color w:val="575757"/>
          <w:szCs w:val="22"/>
        </w:rPr>
        <w:t>zajistit</w:t>
      </w:r>
      <w:r w:rsidRPr="0061191C">
        <w:rPr>
          <w:color w:val="575757"/>
          <w:szCs w:val="22"/>
        </w:rPr>
        <w:t xml:space="preserve">“ splnění určité povinnosti ze strany třetí osoby, rozumí se tím povinnost dle § 1769 věta </w:t>
      </w:r>
      <w:r w:rsidR="00A25B1D" w:rsidRPr="0061191C">
        <w:rPr>
          <w:color w:val="575757"/>
          <w:szCs w:val="22"/>
        </w:rPr>
        <w:t>druhá</w:t>
      </w:r>
      <w:r w:rsidRPr="0061191C">
        <w:rPr>
          <w:color w:val="575757"/>
          <w:szCs w:val="22"/>
        </w:rPr>
        <w:t xml:space="preserve"> Občanského zákoníku</w:t>
      </w:r>
      <w:r w:rsidR="00CB3FE7" w:rsidRPr="0061191C">
        <w:rPr>
          <w:color w:val="575757"/>
          <w:szCs w:val="22"/>
        </w:rPr>
        <w:t>.</w:t>
      </w:r>
    </w:p>
    <w:p w14:paraId="5C5A6D2C" w14:textId="318B30D2" w:rsidR="00CB3FE7" w:rsidRPr="00F56967" w:rsidRDefault="00DE478F" w:rsidP="00343319">
      <w:pPr>
        <w:pStyle w:val="Heading1"/>
        <w:keepNext/>
        <w:ind w:left="567" w:hanging="567"/>
        <w:rPr>
          <w:rFonts w:ascii="Corbel" w:hAnsi="Corbel"/>
          <w:color w:val="575757"/>
          <w:szCs w:val="22"/>
        </w:rPr>
      </w:pPr>
      <w:bookmarkStart w:id="309" w:name="_Ref381262523"/>
      <w:r>
        <w:rPr>
          <w:rFonts w:ascii="Corbel" w:hAnsi="Corbel"/>
          <w:color w:val="575757"/>
          <w:szCs w:val="22"/>
        </w:rPr>
        <w:t>Účel a p</w:t>
      </w:r>
      <w:r w:rsidR="00CB3FE7" w:rsidRPr="00F56967">
        <w:rPr>
          <w:rFonts w:ascii="Corbel" w:hAnsi="Corbel"/>
          <w:color w:val="575757"/>
          <w:szCs w:val="22"/>
        </w:rPr>
        <w:t>ředmět Smlouvy</w:t>
      </w:r>
      <w:bookmarkEnd w:id="309"/>
    </w:p>
    <w:p w14:paraId="09A91F67" w14:textId="79FD95F8" w:rsidR="005F1CC8" w:rsidRDefault="005F1CC8" w:rsidP="00343319">
      <w:pPr>
        <w:pStyle w:val="Heading3"/>
        <w:keepNext/>
        <w:widowControl w:val="0"/>
        <w:rPr>
          <w:rFonts w:ascii="Corbel" w:hAnsi="Corbel"/>
          <w:color w:val="575757"/>
          <w:sz w:val="22"/>
          <w:szCs w:val="22"/>
        </w:rPr>
      </w:pPr>
      <w:bookmarkStart w:id="310" w:name="_Ref445464787"/>
      <w:r>
        <w:rPr>
          <w:rFonts w:ascii="Corbel" w:hAnsi="Corbel"/>
          <w:color w:val="575757"/>
          <w:sz w:val="22"/>
          <w:szCs w:val="22"/>
        </w:rPr>
        <w:t>Účelem této Smlouvy je převést vlastnická práva k</w:t>
      </w:r>
      <w:r w:rsidR="00AC241F">
        <w:rPr>
          <w:rFonts w:ascii="Corbel" w:hAnsi="Corbel"/>
          <w:color w:val="575757"/>
          <w:sz w:val="22"/>
          <w:szCs w:val="22"/>
        </w:rPr>
        <w:t> </w:t>
      </w:r>
      <w:r>
        <w:rPr>
          <w:rFonts w:ascii="Corbel" w:hAnsi="Corbel"/>
          <w:color w:val="575757"/>
          <w:sz w:val="22"/>
          <w:szCs w:val="22"/>
        </w:rPr>
        <w:t>Podílům</w:t>
      </w:r>
      <w:r w:rsidR="00AC241F">
        <w:rPr>
          <w:rFonts w:ascii="Corbel" w:hAnsi="Corbel"/>
          <w:color w:val="575757"/>
          <w:sz w:val="22"/>
          <w:szCs w:val="22"/>
        </w:rPr>
        <w:t>, nezatížený</w:t>
      </w:r>
      <w:r w:rsidR="001A3FBB">
        <w:rPr>
          <w:rFonts w:ascii="Corbel" w:hAnsi="Corbel"/>
          <w:color w:val="575757"/>
          <w:sz w:val="22"/>
          <w:szCs w:val="22"/>
        </w:rPr>
        <w:t>m</w:t>
      </w:r>
      <w:r w:rsidR="00AC241F">
        <w:rPr>
          <w:rFonts w:ascii="Corbel" w:hAnsi="Corbel"/>
          <w:color w:val="575757"/>
          <w:sz w:val="22"/>
          <w:szCs w:val="22"/>
        </w:rPr>
        <w:t xml:space="preserve"> žádnými Právy třetích osob, </w:t>
      </w:r>
      <w:r>
        <w:rPr>
          <w:rFonts w:ascii="Corbel" w:hAnsi="Corbel"/>
          <w:color w:val="575757"/>
          <w:sz w:val="22"/>
          <w:szCs w:val="22"/>
        </w:rPr>
        <w:t>z Prodávajících na Kupujícího za podmínek sjednaných v této Smlouvě.</w:t>
      </w:r>
    </w:p>
    <w:p w14:paraId="670A41E7" w14:textId="7C389981" w:rsidR="00FE31E7" w:rsidRDefault="00FE31E7" w:rsidP="00230CA2">
      <w:pPr>
        <w:pStyle w:val="Heading3"/>
        <w:widowControl w:val="0"/>
        <w:rPr>
          <w:rFonts w:ascii="Corbel" w:hAnsi="Corbel"/>
          <w:color w:val="575757"/>
          <w:sz w:val="22"/>
          <w:szCs w:val="22"/>
        </w:rPr>
      </w:pPr>
      <w:r>
        <w:rPr>
          <w:rFonts w:ascii="Corbel" w:hAnsi="Corbel"/>
          <w:color w:val="575757"/>
          <w:sz w:val="22"/>
          <w:szCs w:val="22"/>
        </w:rPr>
        <w:t>Smluvní strany prohlašují a potvrzují, že základním účelem této Smlouvy je nabytí 100% majetkové účasti v obou Společnostech ze strany Kupujícího, a tudíž Smluvní strany nemají zájem na částečném plnění této Smlouvy.</w:t>
      </w:r>
    </w:p>
    <w:p w14:paraId="141B1AB6" w14:textId="5016012A" w:rsidR="00C3526E" w:rsidRPr="00F56967" w:rsidRDefault="00C3526E" w:rsidP="00230CA2">
      <w:pPr>
        <w:pStyle w:val="Heading3"/>
        <w:widowControl w:val="0"/>
        <w:rPr>
          <w:rFonts w:ascii="Corbel" w:hAnsi="Corbel"/>
          <w:color w:val="575757"/>
          <w:sz w:val="22"/>
          <w:szCs w:val="22"/>
        </w:rPr>
      </w:pPr>
      <w:r w:rsidRPr="00F56967">
        <w:rPr>
          <w:rFonts w:ascii="Corbel" w:hAnsi="Corbel"/>
          <w:color w:val="575757"/>
          <w:sz w:val="22"/>
          <w:szCs w:val="22"/>
        </w:rPr>
        <w:t>Předmětem této Smlouvy je zejména sjednání podmínek převodu vlastnick</w:t>
      </w:r>
      <w:r w:rsidR="00555C4C" w:rsidRPr="00F56967">
        <w:rPr>
          <w:rFonts w:ascii="Corbel" w:hAnsi="Corbel"/>
          <w:color w:val="575757"/>
          <w:sz w:val="22"/>
          <w:szCs w:val="22"/>
        </w:rPr>
        <w:t>ého</w:t>
      </w:r>
      <w:r w:rsidRPr="00F56967">
        <w:rPr>
          <w:rFonts w:ascii="Corbel" w:hAnsi="Corbel"/>
          <w:color w:val="575757"/>
          <w:sz w:val="22"/>
          <w:szCs w:val="22"/>
        </w:rPr>
        <w:t xml:space="preserve"> práv</w:t>
      </w:r>
      <w:r w:rsidR="00555C4C" w:rsidRPr="00F56967">
        <w:rPr>
          <w:rFonts w:ascii="Corbel" w:hAnsi="Corbel"/>
          <w:color w:val="575757"/>
          <w:sz w:val="22"/>
          <w:szCs w:val="22"/>
        </w:rPr>
        <w:t>a</w:t>
      </w:r>
      <w:r w:rsidRPr="00F56967">
        <w:rPr>
          <w:rFonts w:ascii="Corbel" w:hAnsi="Corbel"/>
          <w:color w:val="575757"/>
          <w:sz w:val="22"/>
          <w:szCs w:val="22"/>
        </w:rPr>
        <w:t xml:space="preserve"> k</w:t>
      </w:r>
      <w:r w:rsidR="00C7740F">
        <w:rPr>
          <w:rFonts w:ascii="Corbel" w:hAnsi="Corbel"/>
          <w:color w:val="575757"/>
          <w:sz w:val="22"/>
          <w:szCs w:val="22"/>
        </w:rPr>
        <w:t> </w:t>
      </w:r>
      <w:r w:rsidRPr="00F56967">
        <w:rPr>
          <w:rFonts w:ascii="Corbel" w:hAnsi="Corbel"/>
          <w:color w:val="575757"/>
          <w:sz w:val="22"/>
          <w:szCs w:val="22"/>
        </w:rPr>
        <w:t>Podíl</w:t>
      </w:r>
      <w:r w:rsidR="009016C0">
        <w:rPr>
          <w:rFonts w:ascii="Corbel" w:hAnsi="Corbel"/>
          <w:color w:val="575757"/>
          <w:sz w:val="22"/>
          <w:szCs w:val="22"/>
        </w:rPr>
        <w:t>ům</w:t>
      </w:r>
      <w:r w:rsidR="00C7740F">
        <w:rPr>
          <w:rFonts w:ascii="Corbel" w:hAnsi="Corbel"/>
          <w:color w:val="575757"/>
          <w:sz w:val="22"/>
          <w:szCs w:val="22"/>
        </w:rPr>
        <w:t xml:space="preserve"> </w:t>
      </w:r>
      <w:r w:rsidRPr="00F56967">
        <w:rPr>
          <w:rFonts w:ascii="Corbel" w:hAnsi="Corbel"/>
          <w:color w:val="575757"/>
          <w:sz w:val="22"/>
          <w:szCs w:val="22"/>
        </w:rPr>
        <w:t>z </w:t>
      </w:r>
      <w:r w:rsidR="00F359B7">
        <w:rPr>
          <w:rFonts w:ascii="Corbel" w:hAnsi="Corbel"/>
          <w:color w:val="575757"/>
          <w:sz w:val="22"/>
          <w:szCs w:val="22"/>
        </w:rPr>
        <w:t>Prod</w:t>
      </w:r>
      <w:r w:rsidR="00555C4C" w:rsidRPr="00F56967">
        <w:rPr>
          <w:rFonts w:ascii="Corbel" w:hAnsi="Corbel"/>
          <w:color w:val="575757"/>
          <w:sz w:val="22"/>
          <w:szCs w:val="22"/>
        </w:rPr>
        <w:t>ávající</w:t>
      </w:r>
      <w:r w:rsidR="009016C0">
        <w:rPr>
          <w:rFonts w:ascii="Corbel" w:hAnsi="Corbel"/>
          <w:color w:val="575757"/>
          <w:sz w:val="22"/>
          <w:szCs w:val="22"/>
        </w:rPr>
        <w:t>c</w:t>
      </w:r>
      <w:r w:rsidRPr="00F56967">
        <w:rPr>
          <w:rFonts w:ascii="Corbel" w:hAnsi="Corbel"/>
          <w:color w:val="575757"/>
          <w:sz w:val="22"/>
          <w:szCs w:val="22"/>
        </w:rPr>
        <w:t xml:space="preserve">h na </w:t>
      </w:r>
      <w:r w:rsidR="00F359B7">
        <w:rPr>
          <w:rFonts w:ascii="Corbel" w:hAnsi="Corbel"/>
          <w:color w:val="575757"/>
          <w:sz w:val="22"/>
          <w:szCs w:val="22"/>
        </w:rPr>
        <w:t>Kup</w:t>
      </w:r>
      <w:r w:rsidRPr="00F56967">
        <w:rPr>
          <w:rFonts w:ascii="Corbel" w:hAnsi="Corbel"/>
          <w:color w:val="575757"/>
          <w:sz w:val="22"/>
          <w:szCs w:val="22"/>
        </w:rPr>
        <w:t>ujícího</w:t>
      </w:r>
      <w:r w:rsidR="002D5409">
        <w:rPr>
          <w:rFonts w:ascii="Corbel" w:hAnsi="Corbel"/>
          <w:color w:val="575757"/>
          <w:sz w:val="22"/>
          <w:szCs w:val="22"/>
        </w:rPr>
        <w:t xml:space="preserve"> a uskutečnění popsaného převodu Podílů na Kupujícího</w:t>
      </w:r>
      <w:r w:rsidRPr="00F56967">
        <w:rPr>
          <w:rFonts w:ascii="Corbel" w:hAnsi="Corbel"/>
          <w:color w:val="575757"/>
          <w:sz w:val="22"/>
          <w:szCs w:val="22"/>
        </w:rPr>
        <w:t xml:space="preserve">, jakož i </w:t>
      </w:r>
      <w:r w:rsidR="00D5718B">
        <w:rPr>
          <w:rFonts w:ascii="Corbel" w:hAnsi="Corbel"/>
          <w:color w:val="575757"/>
          <w:sz w:val="22"/>
          <w:szCs w:val="22"/>
        </w:rPr>
        <w:t xml:space="preserve">úprava </w:t>
      </w:r>
      <w:r w:rsidRPr="00F56967">
        <w:rPr>
          <w:rFonts w:ascii="Corbel" w:hAnsi="Corbel"/>
          <w:color w:val="575757"/>
          <w:sz w:val="22"/>
          <w:szCs w:val="22"/>
        </w:rPr>
        <w:t xml:space="preserve">práv a povinností Smluvních stran spojených s uskutečněním </w:t>
      </w:r>
      <w:r w:rsidR="005F1CC8">
        <w:rPr>
          <w:rFonts w:ascii="Corbel" w:hAnsi="Corbel"/>
          <w:color w:val="575757"/>
          <w:sz w:val="22"/>
          <w:szCs w:val="22"/>
        </w:rPr>
        <w:t xml:space="preserve">a vypořádáním </w:t>
      </w:r>
      <w:r w:rsidR="002D5409">
        <w:rPr>
          <w:rFonts w:ascii="Corbel" w:hAnsi="Corbel"/>
          <w:color w:val="575757"/>
          <w:sz w:val="22"/>
          <w:szCs w:val="22"/>
        </w:rPr>
        <w:t>Transakce</w:t>
      </w:r>
      <w:r w:rsidRPr="00F56967">
        <w:rPr>
          <w:rFonts w:ascii="Corbel" w:hAnsi="Corbel"/>
          <w:color w:val="575757"/>
          <w:sz w:val="22"/>
          <w:szCs w:val="22"/>
        </w:rPr>
        <w:t>.</w:t>
      </w:r>
      <w:r w:rsidR="00631D1D">
        <w:rPr>
          <w:rFonts w:ascii="Corbel" w:hAnsi="Corbel"/>
          <w:color w:val="575757"/>
          <w:sz w:val="22"/>
          <w:szCs w:val="22"/>
        </w:rPr>
        <w:t xml:space="preserve"> Předmětem této Smlouvy je rovněž úprava práva a povinností Smluvních stran </w:t>
      </w:r>
      <w:r w:rsidR="002D5409">
        <w:rPr>
          <w:rFonts w:ascii="Corbel" w:hAnsi="Corbel"/>
          <w:color w:val="575757"/>
          <w:sz w:val="22"/>
          <w:szCs w:val="22"/>
        </w:rPr>
        <w:t xml:space="preserve">ode Dne Podpisu </w:t>
      </w:r>
      <w:r w:rsidR="00631D1D">
        <w:rPr>
          <w:rFonts w:ascii="Corbel" w:hAnsi="Corbel"/>
          <w:color w:val="575757"/>
          <w:sz w:val="22"/>
          <w:szCs w:val="22"/>
        </w:rPr>
        <w:t>do Dne vypořádání</w:t>
      </w:r>
      <w:r w:rsidR="002D5409">
        <w:rPr>
          <w:rFonts w:ascii="Corbel" w:hAnsi="Corbel"/>
          <w:color w:val="575757"/>
          <w:sz w:val="22"/>
          <w:szCs w:val="22"/>
        </w:rPr>
        <w:t xml:space="preserve"> a dále úprava některých práv a povinností Smluvních stran po Dni vypořádání</w:t>
      </w:r>
      <w:r w:rsidR="00631D1D">
        <w:rPr>
          <w:rFonts w:ascii="Corbel" w:hAnsi="Corbel"/>
          <w:color w:val="575757"/>
          <w:sz w:val="22"/>
          <w:szCs w:val="22"/>
        </w:rPr>
        <w:t>.</w:t>
      </w:r>
    </w:p>
    <w:p w14:paraId="481CE125" w14:textId="25E03551" w:rsidR="00DE478F" w:rsidRPr="00F56967" w:rsidRDefault="005F1CC8" w:rsidP="003C5C52">
      <w:pPr>
        <w:pStyle w:val="Heading1"/>
        <w:keepNext/>
        <w:ind w:left="567" w:hanging="567"/>
        <w:rPr>
          <w:rFonts w:ascii="Corbel" w:hAnsi="Corbel"/>
          <w:color w:val="575757"/>
          <w:szCs w:val="22"/>
        </w:rPr>
      </w:pPr>
      <w:bookmarkStart w:id="311" w:name="_Ref101974716"/>
      <w:bookmarkStart w:id="312" w:name="_Ref381258015"/>
      <w:bookmarkStart w:id="313" w:name="_Ref448413825"/>
      <w:bookmarkStart w:id="314" w:name="_Ref448314922"/>
      <w:bookmarkEnd w:id="310"/>
      <w:r>
        <w:rPr>
          <w:rFonts w:ascii="Corbel" w:hAnsi="Corbel"/>
          <w:color w:val="575757"/>
          <w:szCs w:val="22"/>
        </w:rPr>
        <w:t>Převod Podílů</w:t>
      </w:r>
      <w:bookmarkEnd w:id="311"/>
    </w:p>
    <w:p w14:paraId="3F211379" w14:textId="0D513038" w:rsidR="00D5718B" w:rsidRDefault="00D5718B" w:rsidP="003C5C52">
      <w:pPr>
        <w:pStyle w:val="Heading3"/>
        <w:keepNext/>
        <w:widowControl w:val="0"/>
        <w:rPr>
          <w:rFonts w:ascii="Corbel" w:hAnsi="Corbel"/>
          <w:color w:val="575757"/>
          <w:sz w:val="22"/>
          <w:szCs w:val="22"/>
        </w:rPr>
      </w:pPr>
      <w:bookmarkStart w:id="315" w:name="_Ref101974722"/>
      <w:r>
        <w:rPr>
          <w:rFonts w:ascii="Corbel" w:hAnsi="Corbel"/>
          <w:color w:val="575757"/>
          <w:sz w:val="22"/>
          <w:szCs w:val="22"/>
        </w:rPr>
        <w:t>Prodávající 1 tímto</w:t>
      </w:r>
      <w:r w:rsidR="003C5C52">
        <w:rPr>
          <w:rFonts w:ascii="Corbel" w:hAnsi="Corbel"/>
          <w:color w:val="575757"/>
          <w:sz w:val="22"/>
          <w:szCs w:val="22"/>
        </w:rPr>
        <w:t xml:space="preserve"> za podmínek daných touto Smlouvou</w:t>
      </w:r>
      <w:r>
        <w:rPr>
          <w:rFonts w:ascii="Corbel" w:hAnsi="Corbel"/>
          <w:color w:val="575757"/>
          <w:sz w:val="22"/>
          <w:szCs w:val="22"/>
        </w:rPr>
        <w:t xml:space="preserve"> převádí vlastnické právo k</w:t>
      </w:r>
      <w:r w:rsidR="00AC241F">
        <w:rPr>
          <w:rFonts w:ascii="Corbel" w:hAnsi="Corbel"/>
          <w:color w:val="575757"/>
          <w:sz w:val="22"/>
          <w:szCs w:val="22"/>
        </w:rPr>
        <w:t> Podílu 1 za Kupní cenu 1</w:t>
      </w:r>
      <w:r w:rsidR="00AE0DA7">
        <w:rPr>
          <w:rFonts w:ascii="Corbel" w:hAnsi="Corbel"/>
          <w:color w:val="575757"/>
          <w:sz w:val="22"/>
          <w:szCs w:val="22"/>
        </w:rPr>
        <w:t xml:space="preserve"> </w:t>
      </w:r>
      <w:r w:rsidR="00AC241F">
        <w:rPr>
          <w:rFonts w:ascii="Corbel" w:hAnsi="Corbel"/>
          <w:color w:val="575757"/>
          <w:sz w:val="22"/>
          <w:szCs w:val="22"/>
        </w:rPr>
        <w:t>na Kupujícího.</w:t>
      </w:r>
      <w:r w:rsidR="0039570C">
        <w:rPr>
          <w:rFonts w:ascii="Corbel" w:hAnsi="Corbel"/>
          <w:color w:val="575757"/>
          <w:sz w:val="22"/>
          <w:szCs w:val="22"/>
        </w:rPr>
        <w:t xml:space="preserve"> Kupující tímto Podíl 1 od Prodávajícího 1 přijímá do svého výlučného vlastnictví a zavazuje se za převod vlastnického práva k</w:t>
      </w:r>
      <w:r w:rsidR="00AE0DA7">
        <w:rPr>
          <w:rFonts w:ascii="Corbel" w:hAnsi="Corbel"/>
          <w:color w:val="575757"/>
          <w:sz w:val="22"/>
          <w:szCs w:val="22"/>
        </w:rPr>
        <w:t> </w:t>
      </w:r>
      <w:r w:rsidR="0039570C">
        <w:rPr>
          <w:rFonts w:ascii="Corbel" w:hAnsi="Corbel"/>
          <w:color w:val="575757"/>
          <w:sz w:val="22"/>
          <w:szCs w:val="22"/>
        </w:rPr>
        <w:t>Podílu</w:t>
      </w:r>
      <w:r w:rsidR="00AE0DA7">
        <w:rPr>
          <w:rFonts w:ascii="Corbel" w:hAnsi="Corbel"/>
          <w:color w:val="575757"/>
          <w:sz w:val="22"/>
          <w:szCs w:val="22"/>
        </w:rPr>
        <w:t xml:space="preserve"> 1 zaplatit Prodávajícímu 1 Kupní cenu 1.</w:t>
      </w:r>
      <w:bookmarkEnd w:id="315"/>
    </w:p>
    <w:p w14:paraId="41FC91C0" w14:textId="6CAEF1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2</w:t>
      </w:r>
      <w:r>
        <w:rPr>
          <w:rFonts w:ascii="Corbel" w:hAnsi="Corbel"/>
          <w:color w:val="575757"/>
          <w:sz w:val="22"/>
          <w:szCs w:val="22"/>
        </w:rPr>
        <w:t xml:space="preserve"> tímto </w:t>
      </w:r>
      <w:r w:rsidR="003C5C52">
        <w:rPr>
          <w:rFonts w:ascii="Corbel" w:hAnsi="Corbel"/>
          <w:color w:val="575757"/>
          <w:sz w:val="22"/>
          <w:szCs w:val="22"/>
        </w:rPr>
        <w:t xml:space="preserve">za podmínek daných touto Smlouvou </w:t>
      </w:r>
      <w:r>
        <w:rPr>
          <w:rFonts w:ascii="Corbel" w:hAnsi="Corbel"/>
          <w:color w:val="575757"/>
          <w:sz w:val="22"/>
          <w:szCs w:val="22"/>
        </w:rPr>
        <w:t xml:space="preserve">převádí vlastnické právo k Podílu </w:t>
      </w:r>
      <w:r w:rsidR="00BF0215">
        <w:rPr>
          <w:rFonts w:ascii="Corbel" w:hAnsi="Corbel"/>
          <w:color w:val="575757"/>
          <w:sz w:val="22"/>
          <w:szCs w:val="22"/>
        </w:rPr>
        <w:t>2</w:t>
      </w:r>
      <w:r>
        <w:rPr>
          <w:rFonts w:ascii="Corbel" w:hAnsi="Corbel"/>
          <w:color w:val="575757"/>
          <w:sz w:val="22"/>
          <w:szCs w:val="22"/>
        </w:rPr>
        <w:t xml:space="preserve"> za Kupní cenu </w:t>
      </w:r>
      <w:r w:rsidR="00BF0215">
        <w:rPr>
          <w:rFonts w:ascii="Corbel" w:hAnsi="Corbel"/>
          <w:color w:val="575757"/>
          <w:sz w:val="22"/>
          <w:szCs w:val="22"/>
        </w:rPr>
        <w:t>2</w:t>
      </w:r>
      <w:r>
        <w:rPr>
          <w:rFonts w:ascii="Corbel" w:hAnsi="Corbel"/>
          <w:color w:val="575757"/>
          <w:sz w:val="22"/>
          <w:szCs w:val="22"/>
        </w:rPr>
        <w:t xml:space="preserve"> na Kupujícího. Kupující tímto Podíl </w:t>
      </w:r>
      <w:r w:rsidR="00BF0215">
        <w:rPr>
          <w:rFonts w:ascii="Corbel" w:hAnsi="Corbel"/>
          <w:color w:val="575757"/>
          <w:sz w:val="22"/>
          <w:szCs w:val="22"/>
        </w:rPr>
        <w:t>2</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2</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2</w:t>
      </w:r>
      <w:r>
        <w:rPr>
          <w:rFonts w:ascii="Corbel" w:hAnsi="Corbel"/>
          <w:color w:val="575757"/>
          <w:sz w:val="22"/>
          <w:szCs w:val="22"/>
        </w:rPr>
        <w:t>.</w:t>
      </w:r>
    </w:p>
    <w:p w14:paraId="78E972A6" w14:textId="54B42F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3</w:t>
      </w:r>
      <w:r>
        <w:rPr>
          <w:rFonts w:ascii="Corbel" w:hAnsi="Corbel"/>
          <w:color w:val="575757"/>
          <w:sz w:val="22"/>
          <w:szCs w:val="22"/>
        </w:rPr>
        <w:t xml:space="preserve"> za Kupní cenu </w:t>
      </w:r>
      <w:r w:rsidR="00BF0215">
        <w:rPr>
          <w:rFonts w:ascii="Corbel" w:hAnsi="Corbel"/>
          <w:color w:val="575757"/>
          <w:sz w:val="22"/>
          <w:szCs w:val="22"/>
        </w:rPr>
        <w:t>3</w:t>
      </w:r>
      <w:r>
        <w:rPr>
          <w:rFonts w:ascii="Corbel" w:hAnsi="Corbel"/>
          <w:color w:val="575757"/>
          <w:sz w:val="22"/>
          <w:szCs w:val="22"/>
        </w:rPr>
        <w:t xml:space="preserve"> na Kupujícího. Kupující tímto Podíl </w:t>
      </w:r>
      <w:r w:rsidR="00BF0215">
        <w:rPr>
          <w:rFonts w:ascii="Corbel" w:hAnsi="Corbel"/>
          <w:color w:val="575757"/>
          <w:sz w:val="22"/>
          <w:szCs w:val="22"/>
        </w:rPr>
        <w:t>3</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3</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3</w:t>
      </w:r>
      <w:r>
        <w:rPr>
          <w:rFonts w:ascii="Corbel" w:hAnsi="Corbel"/>
          <w:color w:val="575757"/>
          <w:sz w:val="22"/>
          <w:szCs w:val="22"/>
        </w:rPr>
        <w:t>.</w:t>
      </w:r>
    </w:p>
    <w:p w14:paraId="32176EDB" w14:textId="08C8BFA1"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lastRenderedPageBreak/>
        <w:t xml:space="preserve">Prodávající </w:t>
      </w:r>
      <w:r w:rsidR="00BF0215">
        <w:rPr>
          <w:rFonts w:ascii="Corbel" w:hAnsi="Corbel"/>
          <w:color w:val="575757"/>
          <w:sz w:val="22"/>
          <w:szCs w:val="22"/>
        </w:rPr>
        <w:t>2</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4</w:t>
      </w:r>
      <w:r>
        <w:rPr>
          <w:rFonts w:ascii="Corbel" w:hAnsi="Corbel"/>
          <w:color w:val="575757"/>
          <w:sz w:val="22"/>
          <w:szCs w:val="22"/>
        </w:rPr>
        <w:t xml:space="preserve"> za Kupní cenu </w:t>
      </w:r>
      <w:r w:rsidR="00BF0215">
        <w:rPr>
          <w:rFonts w:ascii="Corbel" w:hAnsi="Corbel"/>
          <w:color w:val="575757"/>
          <w:sz w:val="22"/>
          <w:szCs w:val="22"/>
        </w:rPr>
        <w:t>4</w:t>
      </w:r>
      <w:r>
        <w:rPr>
          <w:rFonts w:ascii="Corbel" w:hAnsi="Corbel"/>
          <w:color w:val="575757"/>
          <w:sz w:val="22"/>
          <w:szCs w:val="22"/>
        </w:rPr>
        <w:t xml:space="preserve"> na Kupujícího. Kupující tímto Podíl </w:t>
      </w:r>
      <w:r w:rsidR="00BF0215">
        <w:rPr>
          <w:rFonts w:ascii="Corbel" w:hAnsi="Corbel"/>
          <w:color w:val="575757"/>
          <w:sz w:val="22"/>
          <w:szCs w:val="22"/>
        </w:rPr>
        <w:t>4</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4</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4</w:t>
      </w:r>
      <w:r>
        <w:rPr>
          <w:rFonts w:ascii="Corbel" w:hAnsi="Corbel"/>
          <w:color w:val="575757"/>
          <w:sz w:val="22"/>
          <w:szCs w:val="22"/>
        </w:rPr>
        <w:t>.</w:t>
      </w:r>
    </w:p>
    <w:p w14:paraId="4F3DCD1F" w14:textId="0BD00489" w:rsidR="00AE0DA7" w:rsidRDefault="00AE0DA7" w:rsidP="00AE0DA7">
      <w:pPr>
        <w:pStyle w:val="Heading3"/>
        <w:widowControl w:val="0"/>
        <w:rPr>
          <w:rFonts w:ascii="Corbel" w:hAnsi="Corbel"/>
          <w:color w:val="575757"/>
          <w:sz w:val="22"/>
          <w:szCs w:val="22"/>
        </w:rPr>
      </w:pPr>
      <w:bookmarkStart w:id="316" w:name="_Ref101974727"/>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5</w:t>
      </w:r>
      <w:r>
        <w:rPr>
          <w:rFonts w:ascii="Corbel" w:hAnsi="Corbel"/>
          <w:color w:val="575757"/>
          <w:sz w:val="22"/>
          <w:szCs w:val="22"/>
        </w:rPr>
        <w:t xml:space="preserve"> za Kupní cenu </w:t>
      </w:r>
      <w:r w:rsidR="00BF0215">
        <w:rPr>
          <w:rFonts w:ascii="Corbel" w:hAnsi="Corbel"/>
          <w:color w:val="575757"/>
          <w:sz w:val="22"/>
          <w:szCs w:val="22"/>
        </w:rPr>
        <w:t>5</w:t>
      </w:r>
      <w:r>
        <w:rPr>
          <w:rFonts w:ascii="Corbel" w:hAnsi="Corbel"/>
          <w:color w:val="575757"/>
          <w:sz w:val="22"/>
          <w:szCs w:val="22"/>
        </w:rPr>
        <w:t xml:space="preserve"> na Kupujícího. Kupující tímto Podíl </w:t>
      </w:r>
      <w:r w:rsidR="00BF0215">
        <w:rPr>
          <w:rFonts w:ascii="Corbel" w:hAnsi="Corbel"/>
          <w:color w:val="575757"/>
          <w:sz w:val="22"/>
          <w:szCs w:val="22"/>
        </w:rPr>
        <w:t>5</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5</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5</w:t>
      </w:r>
      <w:r>
        <w:rPr>
          <w:rFonts w:ascii="Corbel" w:hAnsi="Corbel"/>
          <w:color w:val="575757"/>
          <w:sz w:val="22"/>
          <w:szCs w:val="22"/>
        </w:rPr>
        <w:t>.</w:t>
      </w:r>
      <w:bookmarkEnd w:id="316"/>
    </w:p>
    <w:p w14:paraId="27B7C067" w14:textId="3AEF126C" w:rsidR="00040E7D" w:rsidRPr="00F56967" w:rsidRDefault="00347650" w:rsidP="009200E4">
      <w:pPr>
        <w:pStyle w:val="Heading1"/>
        <w:ind w:left="567" w:hanging="567"/>
        <w:rPr>
          <w:rFonts w:ascii="Corbel" w:hAnsi="Corbel"/>
          <w:color w:val="575757"/>
          <w:szCs w:val="22"/>
        </w:rPr>
      </w:pPr>
      <w:r w:rsidRPr="00F56967">
        <w:rPr>
          <w:rFonts w:ascii="Corbel" w:hAnsi="Corbel"/>
          <w:color w:val="575757"/>
          <w:szCs w:val="22"/>
        </w:rPr>
        <w:t>Kupní cena</w:t>
      </w:r>
      <w:bookmarkEnd w:id="312"/>
      <w:bookmarkEnd w:id="313"/>
      <w:r w:rsidR="005030F7" w:rsidRPr="00F56967">
        <w:rPr>
          <w:rFonts w:ascii="Corbel" w:hAnsi="Corbel"/>
          <w:color w:val="575757"/>
          <w:szCs w:val="22"/>
        </w:rPr>
        <w:t xml:space="preserve"> </w:t>
      </w:r>
      <w:bookmarkEnd w:id="314"/>
    </w:p>
    <w:p w14:paraId="6B4F2401" w14:textId="7D332B5D" w:rsidR="005B2350" w:rsidRDefault="00F61381" w:rsidP="00230CA2">
      <w:pPr>
        <w:pStyle w:val="Heading3"/>
        <w:widowControl w:val="0"/>
        <w:rPr>
          <w:rFonts w:ascii="Corbel" w:hAnsi="Corbel"/>
          <w:color w:val="575757"/>
          <w:sz w:val="22"/>
          <w:szCs w:val="22"/>
        </w:rPr>
      </w:pPr>
      <w:bookmarkStart w:id="317" w:name="_Ref99374422"/>
      <w:bookmarkStart w:id="318" w:name="_Ref524965394"/>
      <w:bookmarkStart w:id="319" w:name="_Ref426542280"/>
      <w:bookmarkStart w:id="320" w:name="_Ref381190027"/>
      <w:r w:rsidRPr="00F56967">
        <w:rPr>
          <w:rFonts w:ascii="Corbel" w:hAnsi="Corbel"/>
          <w:color w:val="575757"/>
          <w:sz w:val="22"/>
          <w:szCs w:val="22"/>
        </w:rPr>
        <w:t xml:space="preserve">Smluvní strany </w:t>
      </w:r>
      <w:r w:rsidR="00B246EC">
        <w:rPr>
          <w:rFonts w:ascii="Corbel" w:hAnsi="Corbel"/>
          <w:color w:val="575757"/>
          <w:sz w:val="22"/>
          <w:szCs w:val="22"/>
        </w:rPr>
        <w:t>se dohodly</w:t>
      </w:r>
      <w:r w:rsidRPr="00F56967">
        <w:rPr>
          <w:rFonts w:ascii="Corbel" w:hAnsi="Corbel"/>
          <w:color w:val="575757"/>
          <w:sz w:val="22"/>
          <w:szCs w:val="22"/>
        </w:rPr>
        <w:t xml:space="preserve">, že </w:t>
      </w:r>
      <w:r w:rsidR="00B110C8" w:rsidRPr="00F56967">
        <w:rPr>
          <w:rFonts w:ascii="Corbel" w:hAnsi="Corbel"/>
          <w:color w:val="575757"/>
          <w:sz w:val="22"/>
          <w:szCs w:val="22"/>
        </w:rPr>
        <w:t xml:space="preserve">hodnota </w:t>
      </w:r>
      <w:r w:rsidRPr="00F56967">
        <w:rPr>
          <w:rFonts w:ascii="Corbel" w:hAnsi="Corbel"/>
          <w:color w:val="575757"/>
          <w:sz w:val="22"/>
          <w:szCs w:val="22"/>
        </w:rPr>
        <w:t>Podíl</w:t>
      </w:r>
      <w:r w:rsidR="00B75389">
        <w:rPr>
          <w:rFonts w:ascii="Corbel" w:hAnsi="Corbel"/>
          <w:color w:val="575757"/>
          <w:sz w:val="22"/>
          <w:szCs w:val="22"/>
        </w:rPr>
        <w:t>ů</w:t>
      </w:r>
      <w:r w:rsidR="00C7740F">
        <w:rPr>
          <w:rFonts w:ascii="Corbel" w:hAnsi="Corbel"/>
          <w:color w:val="575757"/>
          <w:sz w:val="22"/>
          <w:szCs w:val="22"/>
        </w:rPr>
        <w:t xml:space="preserve"> </w:t>
      </w:r>
      <w:r w:rsidR="00B110C8" w:rsidRPr="00F56967">
        <w:rPr>
          <w:rFonts w:ascii="Corbel" w:hAnsi="Corbel"/>
          <w:color w:val="575757"/>
          <w:sz w:val="22"/>
          <w:szCs w:val="22"/>
        </w:rPr>
        <w:t xml:space="preserve">určená na základě </w:t>
      </w:r>
      <w:r w:rsidR="00B75389">
        <w:rPr>
          <w:rFonts w:ascii="Corbel" w:hAnsi="Corbel"/>
          <w:color w:val="575757"/>
          <w:sz w:val="22"/>
          <w:szCs w:val="22"/>
        </w:rPr>
        <w:t xml:space="preserve">dohody Smluvních stran </w:t>
      </w:r>
      <w:r w:rsidR="00B110C8" w:rsidRPr="00F56967">
        <w:rPr>
          <w:rFonts w:ascii="Corbel" w:hAnsi="Corbel"/>
          <w:color w:val="575757"/>
          <w:sz w:val="22"/>
          <w:szCs w:val="22"/>
        </w:rPr>
        <w:t xml:space="preserve">činí </w:t>
      </w:r>
      <w:r w:rsidR="005B2350">
        <w:rPr>
          <w:rFonts w:ascii="Corbel" w:hAnsi="Corbel"/>
          <w:color w:val="575757"/>
          <w:sz w:val="22"/>
          <w:szCs w:val="22"/>
        </w:rPr>
        <w:t>následující částky:</w:t>
      </w:r>
      <w:bookmarkEnd w:id="317"/>
    </w:p>
    <w:p w14:paraId="4F5CF7DF" w14:textId="2A5E60CB" w:rsidR="007B3E60" w:rsidRDefault="0033293F" w:rsidP="005B2350">
      <w:pPr>
        <w:pStyle w:val="NoSpacing"/>
      </w:pPr>
      <w:bookmarkStart w:id="321" w:name="_Hlk102055743"/>
      <w:proofErr w:type="spellStart"/>
      <w:proofErr w:type="gramStart"/>
      <w:r w:rsidRPr="0033293F">
        <w:rPr>
          <w:highlight w:val="black"/>
        </w:rPr>
        <w:t>{{price_share_1}}</w:t>
      </w:r>
      <w:proofErr w:type="spellEnd"/>
      <w:r>
        <w:t xml:space="preserve">  </w:t>
      </w:r>
      <w:r w:rsidR="005B2350" w:rsidRPr="005B2350">
        <w:t>Kč</w:t>
      </w:r>
      <w:proofErr w:type="gramEnd"/>
      <w:r w:rsidR="005B2350" w:rsidRPr="005B2350">
        <w:t xml:space="preserve"> za Podíl 1</w:t>
      </w:r>
      <w:bookmarkEnd w:id="318"/>
      <w:r w:rsidR="00F011A2">
        <w:t xml:space="preserve"> („</w:t>
      </w:r>
      <w:r w:rsidR="00F011A2" w:rsidRPr="00F011A2">
        <w:rPr>
          <w:b/>
          <w:bCs/>
        </w:rPr>
        <w:t>Kupní cena 1</w:t>
      </w:r>
      <w:r w:rsidR="00F011A2">
        <w:t>“)</w:t>
      </w:r>
      <w:r w:rsidR="005B2350">
        <w:t>;</w:t>
      </w:r>
    </w:p>
    <w:p w14:paraId="11E2A23F" w14:textId="2FDC666C" w:rsidR="005B2350" w:rsidRPr="005B2350" w:rsidRDefault="0033293F" w:rsidP="005B2350">
      <w:pPr>
        <w:pStyle w:val="NoSpacing"/>
      </w:pPr>
      <w:proofErr w:type="spellStart"/>
      <w:proofErr w:type="gramStart"/>
      <w:r w:rsidRPr="0033293F">
        <w:rPr>
          <w:highlight w:val="black"/>
        </w:rPr>
        <w:t>{{price_share_2}}</w:t>
      </w:r>
      <w:proofErr w:type="spellEnd"/>
      <w:r>
        <w:t xml:space="preserve"> </w:t>
      </w:r>
      <w:r w:rsidR="00F36B7C">
        <w:t xml:space="preserve"> </w:t>
      </w:r>
      <w:r w:rsidR="005B2350" w:rsidRPr="005B2350">
        <w:t>Kč</w:t>
      </w:r>
      <w:proofErr w:type="gramEnd"/>
      <w:r w:rsidR="005B2350" w:rsidRPr="005B2350">
        <w:t xml:space="preserve"> za Podíl </w:t>
      </w:r>
      <w:r w:rsidR="005B2350">
        <w:t>2</w:t>
      </w:r>
      <w:r w:rsidR="00F011A2">
        <w:t xml:space="preserve"> („</w:t>
      </w:r>
      <w:r w:rsidR="00F011A2" w:rsidRPr="00F011A2">
        <w:rPr>
          <w:b/>
          <w:bCs/>
        </w:rPr>
        <w:t xml:space="preserve">Kupní cena </w:t>
      </w:r>
      <w:r w:rsidR="00F011A2">
        <w:rPr>
          <w:b/>
          <w:bCs/>
        </w:rPr>
        <w:t>2</w:t>
      </w:r>
      <w:r w:rsidR="00F011A2">
        <w:t>“)</w:t>
      </w:r>
      <w:r w:rsidR="005B2350">
        <w:t>;</w:t>
      </w:r>
    </w:p>
    <w:p w14:paraId="3E77034F" w14:textId="0ED60AAB" w:rsidR="005B2350" w:rsidRPr="00F02CD6" w:rsidRDefault="0033293F" w:rsidP="005B2350">
      <w:pPr>
        <w:pStyle w:val="NoSpacing"/>
      </w:pPr>
      <w:proofErr w:type="spellStart"/>
      <w:proofErr w:type="gramStart"/>
      <w:r w:rsidRPr="0033293F">
        <w:rPr>
          <w:highlight w:val="black"/>
        </w:rPr>
        <w:t>{{price_share_3}}</w:t>
      </w:r>
      <w:proofErr w:type="spellEnd"/>
      <w:r>
        <w:t xml:space="preserve"> </w:t>
      </w:r>
      <w:r w:rsidR="00F36B7C" w:rsidRPr="00F02CD6">
        <w:t xml:space="preserve"> </w:t>
      </w:r>
      <w:r w:rsidR="005B2350" w:rsidRPr="00F02CD6">
        <w:t>Kč</w:t>
      </w:r>
      <w:proofErr w:type="gramEnd"/>
      <w:r w:rsidR="005B2350" w:rsidRPr="00F02CD6">
        <w:t xml:space="preserve"> za Podíl 3</w:t>
      </w:r>
      <w:r w:rsidR="00F011A2" w:rsidRPr="00F02CD6">
        <w:t xml:space="preserve"> („</w:t>
      </w:r>
      <w:r w:rsidR="00F011A2" w:rsidRPr="00F02CD6">
        <w:rPr>
          <w:b/>
          <w:bCs/>
        </w:rPr>
        <w:t>Kupní cena 3</w:t>
      </w:r>
      <w:r w:rsidR="00F011A2" w:rsidRPr="00F02CD6">
        <w:t>“)</w:t>
      </w:r>
      <w:r w:rsidR="005B2350" w:rsidRPr="00F02CD6">
        <w:t>;</w:t>
      </w:r>
    </w:p>
    <w:p w14:paraId="76C6BEEB" w14:textId="1533D87A" w:rsidR="005B2350" w:rsidRPr="00F02CD6" w:rsidRDefault="0033293F" w:rsidP="005B2350">
      <w:pPr>
        <w:pStyle w:val="NoSpacing"/>
      </w:pPr>
      <w:proofErr w:type="spellStart"/>
      <w:proofErr w:type="gramStart"/>
      <w:r w:rsidRPr="0033293F">
        <w:rPr>
          <w:highlight w:val="black"/>
        </w:rPr>
        <w:t>{{price_share_4}}</w:t>
      </w:r>
      <w:proofErr w:type="spellEnd"/>
      <w:r>
        <w:t xml:space="preserve"> </w:t>
      </w:r>
      <w:r w:rsidR="00F36B7C" w:rsidRPr="00F02CD6">
        <w:t xml:space="preserve"> </w:t>
      </w:r>
      <w:r w:rsidR="005B2350" w:rsidRPr="00F02CD6">
        <w:t>Kč</w:t>
      </w:r>
      <w:proofErr w:type="gramEnd"/>
      <w:r w:rsidR="005B2350" w:rsidRPr="00F02CD6">
        <w:t xml:space="preserve"> za Podíl 4</w:t>
      </w:r>
      <w:r w:rsidR="00F011A2" w:rsidRPr="00F02CD6">
        <w:t xml:space="preserve"> („</w:t>
      </w:r>
      <w:r w:rsidR="00F011A2" w:rsidRPr="00F02CD6">
        <w:rPr>
          <w:b/>
          <w:bCs/>
        </w:rPr>
        <w:t>Kupní cena 4</w:t>
      </w:r>
      <w:r w:rsidR="00F011A2" w:rsidRPr="00F02CD6">
        <w:t>“)</w:t>
      </w:r>
      <w:r w:rsidR="005B2350" w:rsidRPr="00F02CD6">
        <w:t>; a</w:t>
      </w:r>
    </w:p>
    <w:p w14:paraId="341C356E" w14:textId="78CB4EFB" w:rsidR="005B2350" w:rsidRDefault="0033293F" w:rsidP="005B2350">
      <w:pPr>
        <w:pStyle w:val="NoSpacing"/>
      </w:pPr>
      <w:proofErr w:type="spellStart"/>
      <w:proofErr w:type="gramStart"/>
      <w:r w:rsidRPr="0033293F">
        <w:rPr>
          <w:highlight w:val="black"/>
        </w:rPr>
        <w:t>{{price_share_5}}</w:t>
      </w:r>
      <w:proofErr w:type="spellEnd"/>
      <w:r w:rsidRPr="00F02CD6">
        <w:t xml:space="preserve"> </w:t>
      </w:r>
      <w:r w:rsidR="00F36B7C" w:rsidRPr="00F02CD6">
        <w:t xml:space="preserve"> </w:t>
      </w:r>
      <w:r w:rsidR="005B2350" w:rsidRPr="00F02CD6">
        <w:t>Kč</w:t>
      </w:r>
      <w:proofErr w:type="gramEnd"/>
      <w:r w:rsidR="005B2350" w:rsidRPr="00F02CD6">
        <w:t xml:space="preserve"> z</w:t>
      </w:r>
      <w:r w:rsidR="005B2350" w:rsidRPr="005B2350">
        <w:t xml:space="preserve">a Podíl </w:t>
      </w:r>
      <w:r w:rsidR="005B2350">
        <w:t>5</w:t>
      </w:r>
      <w:r w:rsidR="00F011A2">
        <w:t xml:space="preserve"> („</w:t>
      </w:r>
      <w:r w:rsidR="00F011A2" w:rsidRPr="00F011A2">
        <w:rPr>
          <w:b/>
          <w:bCs/>
        </w:rPr>
        <w:t xml:space="preserve">Kupní cena </w:t>
      </w:r>
      <w:r w:rsidR="00F011A2">
        <w:rPr>
          <w:b/>
          <w:bCs/>
        </w:rPr>
        <w:t>5</w:t>
      </w:r>
      <w:r w:rsidR="00F011A2">
        <w:t>“)</w:t>
      </w:r>
      <w:r w:rsidR="00D81CFA">
        <w:t>.</w:t>
      </w:r>
      <w:bookmarkEnd w:id="321"/>
    </w:p>
    <w:p w14:paraId="1C343CA3" w14:textId="565732B9" w:rsidR="00B246EC" w:rsidRDefault="0082221B" w:rsidP="00B246EC">
      <w:pPr>
        <w:pStyle w:val="Heading3"/>
        <w:widowControl w:val="0"/>
        <w:rPr>
          <w:rFonts w:ascii="Corbel" w:hAnsi="Corbel"/>
          <w:color w:val="575757"/>
          <w:sz w:val="22"/>
          <w:szCs w:val="22"/>
        </w:rPr>
      </w:pPr>
      <w:r>
        <w:rPr>
          <w:rFonts w:ascii="Corbel" w:hAnsi="Corbel"/>
          <w:color w:val="575757"/>
          <w:sz w:val="22"/>
          <w:szCs w:val="22"/>
        </w:rPr>
        <w:t xml:space="preserve">Prodávající </w:t>
      </w:r>
      <w:r w:rsidR="00462F94">
        <w:rPr>
          <w:rFonts w:ascii="Corbel" w:hAnsi="Corbel"/>
          <w:color w:val="575757"/>
          <w:sz w:val="22"/>
          <w:szCs w:val="22"/>
        </w:rPr>
        <w:t>zaplatí</w:t>
      </w:r>
      <w:r>
        <w:rPr>
          <w:rFonts w:ascii="Corbel" w:hAnsi="Corbel"/>
          <w:color w:val="575757"/>
          <w:sz w:val="22"/>
          <w:szCs w:val="22"/>
        </w:rPr>
        <w:t xml:space="preserve"> Kupní cenu</w:t>
      </w:r>
      <w:r w:rsidR="00462F94">
        <w:rPr>
          <w:rFonts w:ascii="Corbel" w:hAnsi="Corbel"/>
          <w:color w:val="575757"/>
          <w:sz w:val="22"/>
          <w:szCs w:val="22"/>
        </w:rPr>
        <w:t xml:space="preserve"> Prodávajícím</w:t>
      </w:r>
      <w:r>
        <w:rPr>
          <w:rFonts w:ascii="Corbel" w:hAnsi="Corbel"/>
          <w:color w:val="575757"/>
          <w:sz w:val="22"/>
          <w:szCs w:val="22"/>
        </w:rPr>
        <w:t xml:space="preserve"> </w:t>
      </w:r>
      <w:r w:rsidR="0039570C">
        <w:rPr>
          <w:rFonts w:ascii="Corbel" w:hAnsi="Corbel"/>
          <w:color w:val="575757"/>
          <w:sz w:val="22"/>
          <w:szCs w:val="22"/>
        </w:rPr>
        <w:t xml:space="preserve">za a podle </w:t>
      </w:r>
      <w:r w:rsidR="00B246EC">
        <w:rPr>
          <w:rFonts w:ascii="Corbel" w:hAnsi="Corbel"/>
          <w:color w:val="575757"/>
          <w:sz w:val="22"/>
          <w:szCs w:val="22"/>
        </w:rPr>
        <w:t xml:space="preserve">podmínek čl. </w:t>
      </w:r>
      <w:r w:rsidR="00B246EC">
        <w:rPr>
          <w:rFonts w:ascii="Corbel" w:hAnsi="Corbel"/>
          <w:color w:val="575757"/>
          <w:sz w:val="22"/>
          <w:szCs w:val="22"/>
        </w:rPr>
        <w:fldChar w:fldCharType="begin"/>
      </w:r>
      <w:r w:rsidR="00B246EC">
        <w:rPr>
          <w:rFonts w:ascii="Corbel" w:hAnsi="Corbel"/>
          <w:color w:val="575757"/>
          <w:sz w:val="22"/>
          <w:szCs w:val="22"/>
        </w:rPr>
        <w:instrText xml:space="preserve"> REF _Ref448223883 \r \h </w:instrText>
      </w:r>
      <w:r w:rsidR="00B246EC">
        <w:rPr>
          <w:rFonts w:ascii="Corbel" w:hAnsi="Corbel"/>
          <w:color w:val="575757"/>
          <w:sz w:val="22"/>
          <w:szCs w:val="22"/>
        </w:rPr>
      </w:r>
      <w:r w:rsidR="00B246EC">
        <w:rPr>
          <w:rFonts w:ascii="Corbel" w:hAnsi="Corbel"/>
          <w:color w:val="575757"/>
          <w:sz w:val="22"/>
          <w:szCs w:val="22"/>
        </w:rPr>
        <w:fldChar w:fldCharType="separate"/>
      </w:r>
      <w:r w:rsidR="00633A59">
        <w:rPr>
          <w:rFonts w:ascii="Corbel" w:hAnsi="Corbel"/>
          <w:color w:val="575757"/>
          <w:sz w:val="22"/>
          <w:szCs w:val="22"/>
        </w:rPr>
        <w:t>7</w:t>
      </w:r>
      <w:r w:rsidR="00B246EC">
        <w:rPr>
          <w:rFonts w:ascii="Corbel" w:hAnsi="Corbel"/>
          <w:color w:val="575757"/>
          <w:sz w:val="22"/>
          <w:szCs w:val="22"/>
        </w:rPr>
        <w:fldChar w:fldCharType="end"/>
      </w:r>
      <w:r w:rsidR="0039570C">
        <w:rPr>
          <w:rFonts w:ascii="Corbel" w:hAnsi="Corbel"/>
          <w:color w:val="575757"/>
          <w:sz w:val="22"/>
          <w:szCs w:val="22"/>
        </w:rPr>
        <w:t xml:space="preserve"> této Smlouvy</w:t>
      </w:r>
      <w:r w:rsidR="00462F94">
        <w:rPr>
          <w:rFonts w:ascii="Corbel" w:hAnsi="Corbel"/>
          <w:color w:val="575757"/>
          <w:sz w:val="22"/>
          <w:szCs w:val="22"/>
        </w:rPr>
        <w:t xml:space="preserve"> při vypořádání Transakce v Den vypořádání.</w:t>
      </w:r>
    </w:p>
    <w:p w14:paraId="664C125B" w14:textId="5E74BCF0" w:rsidR="00155CA2" w:rsidRPr="00F56967" w:rsidRDefault="001421D7" w:rsidP="00711427">
      <w:pPr>
        <w:pStyle w:val="Heading1"/>
        <w:keepNext/>
        <w:ind w:left="567" w:hanging="567"/>
        <w:rPr>
          <w:rFonts w:ascii="Corbel" w:hAnsi="Corbel"/>
          <w:color w:val="575757"/>
          <w:szCs w:val="22"/>
        </w:rPr>
      </w:pPr>
      <w:bookmarkStart w:id="322" w:name="_Ref445464877"/>
      <w:bookmarkStart w:id="323" w:name="_Ref381261915"/>
      <w:bookmarkEnd w:id="319"/>
      <w:bookmarkEnd w:id="320"/>
      <w:r>
        <w:rPr>
          <w:rFonts w:ascii="Corbel" w:hAnsi="Corbel"/>
          <w:color w:val="575757"/>
          <w:szCs w:val="22"/>
        </w:rPr>
        <w:t xml:space="preserve">Platnost a účinnost Smlouvy, </w:t>
      </w:r>
      <w:r w:rsidR="00945C0D" w:rsidRPr="00F56967">
        <w:rPr>
          <w:rFonts w:ascii="Corbel" w:hAnsi="Corbel"/>
          <w:color w:val="575757"/>
          <w:szCs w:val="22"/>
        </w:rPr>
        <w:t xml:space="preserve">Odkládací </w:t>
      </w:r>
      <w:bookmarkEnd w:id="322"/>
      <w:r w:rsidR="006D46E4" w:rsidRPr="00F56967">
        <w:rPr>
          <w:rFonts w:ascii="Corbel" w:hAnsi="Corbel"/>
          <w:color w:val="575757"/>
          <w:szCs w:val="22"/>
        </w:rPr>
        <w:t>podmínky</w:t>
      </w:r>
    </w:p>
    <w:p w14:paraId="10316E25" w14:textId="7D2355E5" w:rsidR="001421D7" w:rsidRDefault="001421D7" w:rsidP="00711427">
      <w:pPr>
        <w:pStyle w:val="Heading3"/>
        <w:keepNext/>
        <w:widowControl w:val="0"/>
        <w:rPr>
          <w:rFonts w:ascii="Corbel" w:hAnsi="Corbel"/>
          <w:color w:val="575757"/>
          <w:sz w:val="22"/>
          <w:szCs w:val="22"/>
        </w:rPr>
      </w:pPr>
      <w:bookmarkStart w:id="324" w:name="_Ref448223414"/>
      <w:bookmarkStart w:id="325" w:name="_Ref491967475"/>
      <w:r>
        <w:rPr>
          <w:rFonts w:ascii="Corbel" w:hAnsi="Corbel"/>
          <w:color w:val="575757"/>
          <w:sz w:val="22"/>
          <w:szCs w:val="22"/>
        </w:rPr>
        <w:t>Tato Smlouva nabývá platnosti v Den podpisu.</w:t>
      </w:r>
    </w:p>
    <w:p w14:paraId="7EE3E0C1" w14:textId="7765C25F" w:rsidR="00794A5F" w:rsidRDefault="00794A5F" w:rsidP="003C5C52">
      <w:pPr>
        <w:pStyle w:val="Heading3"/>
        <w:widowControl w:val="0"/>
        <w:rPr>
          <w:rFonts w:ascii="Corbel" w:hAnsi="Corbel"/>
          <w:color w:val="575757"/>
          <w:sz w:val="22"/>
          <w:szCs w:val="22"/>
        </w:rPr>
      </w:pPr>
      <w:bookmarkStart w:id="326" w:name="_Ref101976482"/>
      <w:r w:rsidRPr="00794A5F">
        <w:rPr>
          <w:rFonts w:ascii="Corbel" w:hAnsi="Corbel"/>
          <w:color w:val="575757"/>
          <w:sz w:val="22"/>
          <w:szCs w:val="22"/>
        </w:rPr>
        <w:t>T</w:t>
      </w:r>
      <w:r w:rsidR="001421D7" w:rsidRPr="00794A5F">
        <w:rPr>
          <w:rFonts w:ascii="Corbel" w:hAnsi="Corbel"/>
          <w:color w:val="575757"/>
          <w:sz w:val="22"/>
          <w:szCs w:val="22"/>
        </w:rPr>
        <w:t>ato Smlouva</w:t>
      </w:r>
      <w:r>
        <w:rPr>
          <w:rFonts w:ascii="Corbel" w:hAnsi="Corbel"/>
          <w:color w:val="575757"/>
          <w:sz w:val="22"/>
          <w:szCs w:val="22"/>
        </w:rPr>
        <w:t xml:space="preserve"> s výjimkou jejího článku</w:t>
      </w:r>
      <w:r w:rsidRPr="00794A5F">
        <w:rPr>
          <w:rFonts w:ascii="Corbel" w:hAnsi="Corbel"/>
          <w:color w:val="575757"/>
          <w:sz w:val="22"/>
          <w:szCs w:val="22"/>
        </w:rPr>
        <w:t xml:space="preserve"> </w:t>
      </w:r>
      <w:r w:rsidRPr="00794A5F">
        <w:rPr>
          <w:rFonts w:ascii="Corbel" w:hAnsi="Corbel"/>
          <w:color w:val="575757"/>
          <w:sz w:val="22"/>
          <w:szCs w:val="22"/>
        </w:rPr>
        <w:fldChar w:fldCharType="begin"/>
      </w:r>
      <w:r w:rsidRPr="00794A5F">
        <w:rPr>
          <w:rFonts w:ascii="Corbel" w:hAnsi="Corbel"/>
          <w:color w:val="575757"/>
          <w:sz w:val="22"/>
          <w:szCs w:val="22"/>
        </w:rPr>
        <w:instrText xml:space="preserve"> REF _Ref101974716 \r \h </w:instrText>
      </w:r>
      <w:r w:rsidRPr="00794A5F">
        <w:rPr>
          <w:rFonts w:ascii="Corbel" w:hAnsi="Corbel"/>
          <w:color w:val="575757"/>
          <w:sz w:val="22"/>
          <w:szCs w:val="22"/>
        </w:rPr>
      </w:r>
      <w:r w:rsidRPr="00794A5F">
        <w:rPr>
          <w:rFonts w:ascii="Corbel" w:hAnsi="Corbel"/>
          <w:color w:val="575757"/>
          <w:sz w:val="22"/>
          <w:szCs w:val="22"/>
        </w:rPr>
        <w:fldChar w:fldCharType="separate"/>
      </w:r>
      <w:r w:rsidR="00633A59">
        <w:rPr>
          <w:rFonts w:ascii="Corbel" w:hAnsi="Corbel"/>
          <w:color w:val="575757"/>
          <w:sz w:val="22"/>
          <w:szCs w:val="22"/>
        </w:rPr>
        <w:t>3</w:t>
      </w:r>
      <w:r w:rsidRPr="00794A5F">
        <w:rPr>
          <w:rFonts w:ascii="Corbel" w:hAnsi="Corbel"/>
          <w:color w:val="575757"/>
          <w:sz w:val="22"/>
          <w:szCs w:val="22"/>
        </w:rPr>
        <w:fldChar w:fldCharType="end"/>
      </w:r>
      <w:r w:rsidRPr="00794A5F">
        <w:rPr>
          <w:rFonts w:ascii="Corbel" w:hAnsi="Corbel"/>
          <w:color w:val="575757"/>
          <w:sz w:val="22"/>
          <w:szCs w:val="22"/>
        </w:rPr>
        <w:t xml:space="preserve"> nabývá</w:t>
      </w:r>
      <w:r w:rsidR="001421D7" w:rsidRPr="00794A5F">
        <w:rPr>
          <w:rFonts w:ascii="Corbel" w:hAnsi="Corbel"/>
          <w:color w:val="575757"/>
          <w:sz w:val="22"/>
          <w:szCs w:val="22"/>
        </w:rPr>
        <w:t xml:space="preserve"> účinnosti dnem jejího zveřejnění v Registru smluv </w:t>
      </w:r>
      <w:r w:rsidR="004304A6" w:rsidRPr="00794A5F">
        <w:rPr>
          <w:rFonts w:ascii="Corbel" w:hAnsi="Corbel"/>
          <w:color w:val="575757"/>
          <w:sz w:val="22"/>
          <w:szCs w:val="22"/>
        </w:rPr>
        <w:t>způsobem podle</w:t>
      </w:r>
      <w:r w:rsidR="001421D7" w:rsidRPr="00794A5F">
        <w:rPr>
          <w:rFonts w:ascii="Corbel" w:hAnsi="Corbel"/>
          <w:color w:val="575757"/>
          <w:sz w:val="22"/>
          <w:szCs w:val="22"/>
        </w:rPr>
        <w:t xml:space="preserve"> Zákona o registru smluv. Smluvní strany sjednávají, že</w:t>
      </w:r>
      <w:r w:rsidR="009E0823" w:rsidRPr="00794A5F">
        <w:rPr>
          <w:rFonts w:ascii="Corbel" w:hAnsi="Corbel"/>
          <w:color w:val="575757"/>
          <w:sz w:val="22"/>
          <w:szCs w:val="22"/>
        </w:rPr>
        <w:t> </w:t>
      </w:r>
      <w:r w:rsidR="001421D7" w:rsidRPr="00794A5F">
        <w:rPr>
          <w:rFonts w:ascii="Corbel" w:hAnsi="Corbel"/>
          <w:color w:val="575757"/>
          <w:sz w:val="22"/>
          <w:szCs w:val="22"/>
        </w:rPr>
        <w:t>tato Smlouva bude zveřejněna v Registru smluv Kupujícím ve zveřejnitelném znění, tj.</w:t>
      </w:r>
      <w:r w:rsidR="004304A6" w:rsidRPr="00794A5F">
        <w:rPr>
          <w:rFonts w:ascii="Corbel" w:hAnsi="Corbel"/>
          <w:color w:val="575757"/>
          <w:sz w:val="22"/>
          <w:szCs w:val="22"/>
        </w:rPr>
        <w:t> </w:t>
      </w:r>
      <w:r w:rsidR="001421D7" w:rsidRPr="00794A5F">
        <w:rPr>
          <w:rFonts w:ascii="Corbel" w:hAnsi="Corbel"/>
          <w:color w:val="575757"/>
          <w:sz w:val="22"/>
          <w:szCs w:val="22"/>
        </w:rPr>
        <w:t>po</w:t>
      </w:r>
      <w:r w:rsidR="004304A6" w:rsidRPr="00794A5F">
        <w:rPr>
          <w:rFonts w:ascii="Corbel" w:hAnsi="Corbel"/>
          <w:color w:val="575757"/>
          <w:sz w:val="22"/>
          <w:szCs w:val="22"/>
        </w:rPr>
        <w:t> </w:t>
      </w:r>
      <w:r w:rsidR="001421D7" w:rsidRPr="00794A5F">
        <w:rPr>
          <w:rFonts w:ascii="Corbel" w:hAnsi="Corbel"/>
          <w:color w:val="575757"/>
          <w:sz w:val="22"/>
          <w:szCs w:val="22"/>
        </w:rPr>
        <w:t>anonymizování údajů (metadat)</w:t>
      </w:r>
      <w:r w:rsidR="00CB0512" w:rsidRPr="00794A5F">
        <w:rPr>
          <w:rFonts w:ascii="Corbel" w:hAnsi="Corbel"/>
          <w:color w:val="575757"/>
          <w:sz w:val="22"/>
          <w:szCs w:val="22"/>
        </w:rPr>
        <w:t xml:space="preserve"> tvořících</w:t>
      </w:r>
      <w:r w:rsidR="001421D7" w:rsidRPr="00794A5F">
        <w:rPr>
          <w:rFonts w:ascii="Corbel" w:hAnsi="Corbel"/>
          <w:color w:val="575757"/>
          <w:sz w:val="22"/>
          <w:szCs w:val="22"/>
        </w:rPr>
        <w:t xml:space="preserve"> obchodní tajemství, nejpozději do </w:t>
      </w:r>
      <w:r w:rsidR="001421D7" w:rsidRPr="00901023">
        <w:rPr>
          <w:rFonts w:ascii="Corbel" w:hAnsi="Corbel"/>
          <w:color w:val="575757"/>
          <w:sz w:val="22"/>
          <w:szCs w:val="22"/>
        </w:rPr>
        <w:t>30</w:t>
      </w:r>
      <w:r w:rsidR="001421D7" w:rsidRPr="00794A5F">
        <w:rPr>
          <w:rFonts w:ascii="Corbel" w:hAnsi="Corbel"/>
          <w:color w:val="575757"/>
          <w:sz w:val="22"/>
          <w:szCs w:val="22"/>
        </w:rPr>
        <w:t xml:space="preserve"> dnů ode Dne podpisu.</w:t>
      </w:r>
      <w:bookmarkEnd w:id="326"/>
      <w:r w:rsidRPr="00794A5F">
        <w:rPr>
          <w:rFonts w:ascii="Corbel" w:hAnsi="Corbel"/>
          <w:color w:val="575757"/>
          <w:sz w:val="22"/>
          <w:szCs w:val="22"/>
        </w:rPr>
        <w:t xml:space="preserve"> </w:t>
      </w:r>
      <w:bookmarkStart w:id="327" w:name="_Ref102336524"/>
    </w:p>
    <w:p w14:paraId="6E6D1653" w14:textId="114DFF19" w:rsidR="001421D7" w:rsidRPr="00794A5F" w:rsidRDefault="00535427" w:rsidP="00F36B7C">
      <w:pPr>
        <w:pStyle w:val="Heading3"/>
        <w:widowControl w:val="0"/>
        <w:rPr>
          <w:rFonts w:ascii="Corbel" w:hAnsi="Corbel"/>
          <w:color w:val="575757"/>
          <w:sz w:val="22"/>
          <w:szCs w:val="22"/>
        </w:rPr>
      </w:pPr>
      <w:r w:rsidRPr="00794A5F">
        <w:rPr>
          <w:rFonts w:ascii="Corbel" w:hAnsi="Corbel"/>
          <w:color w:val="575757"/>
          <w:sz w:val="22"/>
          <w:szCs w:val="22"/>
        </w:rPr>
        <w:t xml:space="preserve">Nabytí účinnosti </w:t>
      </w:r>
      <w:r w:rsidR="00D81CFA" w:rsidRPr="00794A5F">
        <w:rPr>
          <w:rFonts w:ascii="Corbel" w:hAnsi="Corbel"/>
          <w:color w:val="575757"/>
          <w:sz w:val="22"/>
          <w:szCs w:val="22"/>
        </w:rPr>
        <w:t>čl</w:t>
      </w:r>
      <w:r w:rsidR="00794A5F">
        <w:rPr>
          <w:rFonts w:ascii="Corbel" w:hAnsi="Corbel"/>
          <w:color w:val="575757"/>
          <w:sz w:val="22"/>
          <w:szCs w:val="22"/>
        </w:rPr>
        <w:t>ánku</w:t>
      </w:r>
      <w:r w:rsidR="00D81CFA" w:rsidRPr="00794A5F">
        <w:rPr>
          <w:rFonts w:ascii="Corbel" w:hAnsi="Corbel"/>
          <w:color w:val="575757"/>
          <w:sz w:val="22"/>
          <w:szCs w:val="22"/>
        </w:rPr>
        <w:t xml:space="preserve"> </w:t>
      </w:r>
      <w:r w:rsidR="00D81CFA" w:rsidRPr="00794A5F">
        <w:rPr>
          <w:rFonts w:ascii="Corbel" w:hAnsi="Corbel"/>
          <w:color w:val="575757"/>
          <w:sz w:val="22"/>
          <w:szCs w:val="22"/>
        </w:rPr>
        <w:fldChar w:fldCharType="begin"/>
      </w:r>
      <w:r w:rsidR="00D81CFA" w:rsidRPr="00794A5F">
        <w:rPr>
          <w:rFonts w:ascii="Corbel" w:hAnsi="Corbel"/>
          <w:color w:val="575757"/>
          <w:sz w:val="22"/>
          <w:szCs w:val="22"/>
        </w:rPr>
        <w:instrText xml:space="preserve"> REF _Ref101974716 \r \h </w:instrText>
      </w:r>
      <w:r w:rsidR="00D81CFA" w:rsidRPr="00794A5F">
        <w:rPr>
          <w:rFonts w:ascii="Corbel" w:hAnsi="Corbel"/>
          <w:color w:val="575757"/>
          <w:sz w:val="22"/>
          <w:szCs w:val="22"/>
        </w:rPr>
      </w:r>
      <w:r w:rsidR="00D81CFA" w:rsidRPr="00794A5F">
        <w:rPr>
          <w:rFonts w:ascii="Corbel" w:hAnsi="Corbel"/>
          <w:color w:val="575757"/>
          <w:sz w:val="22"/>
          <w:szCs w:val="22"/>
        </w:rPr>
        <w:fldChar w:fldCharType="separate"/>
      </w:r>
      <w:r w:rsidR="00633A59">
        <w:rPr>
          <w:rFonts w:ascii="Corbel" w:hAnsi="Corbel"/>
          <w:color w:val="575757"/>
          <w:sz w:val="22"/>
          <w:szCs w:val="22"/>
        </w:rPr>
        <w:t>3</w:t>
      </w:r>
      <w:r w:rsidR="00D81CFA" w:rsidRPr="00794A5F">
        <w:rPr>
          <w:rFonts w:ascii="Corbel" w:hAnsi="Corbel"/>
          <w:color w:val="575757"/>
          <w:sz w:val="22"/>
          <w:szCs w:val="22"/>
        </w:rPr>
        <w:fldChar w:fldCharType="end"/>
      </w:r>
      <w:r w:rsidR="00D81CFA" w:rsidRPr="00794A5F">
        <w:rPr>
          <w:rFonts w:ascii="Corbel" w:hAnsi="Corbel"/>
          <w:color w:val="575757"/>
          <w:sz w:val="22"/>
          <w:szCs w:val="22"/>
        </w:rPr>
        <w:t xml:space="preserve"> </w:t>
      </w:r>
      <w:r w:rsidRPr="00794A5F">
        <w:rPr>
          <w:rFonts w:ascii="Corbel" w:hAnsi="Corbel"/>
          <w:color w:val="575757"/>
          <w:sz w:val="22"/>
          <w:szCs w:val="22"/>
        </w:rPr>
        <w:t>je podmíněno tím, že</w:t>
      </w:r>
      <w:r w:rsidR="00B20251">
        <w:rPr>
          <w:rFonts w:ascii="Corbel" w:hAnsi="Corbel"/>
          <w:color w:val="575757"/>
          <w:sz w:val="22"/>
          <w:szCs w:val="22"/>
        </w:rPr>
        <w:t xml:space="preserve"> budou splněny veškeré níže uvedené odkládací podmínky</w:t>
      </w:r>
      <w:r w:rsidR="00F03952" w:rsidRPr="00794A5F">
        <w:rPr>
          <w:rFonts w:ascii="Corbel" w:hAnsi="Corbel"/>
          <w:color w:val="575757"/>
          <w:sz w:val="22"/>
          <w:szCs w:val="22"/>
        </w:rPr>
        <w:t>:</w:t>
      </w:r>
      <w:bookmarkEnd w:id="327"/>
    </w:p>
    <w:p w14:paraId="4C6289E8" w14:textId="1CC69436" w:rsidR="00CC2E1B" w:rsidRPr="00DE4AAC" w:rsidRDefault="00535427" w:rsidP="00230CA2">
      <w:pPr>
        <w:pStyle w:val="NoSpacing"/>
        <w:widowControl w:val="0"/>
        <w:rPr>
          <w:color w:val="575757"/>
          <w:szCs w:val="22"/>
        </w:rPr>
      </w:pPr>
      <w:r>
        <w:rPr>
          <w:color w:val="575757"/>
          <w:szCs w:val="22"/>
        </w:rPr>
        <w:t>Tato</w:t>
      </w:r>
      <w:r w:rsidR="009E0823">
        <w:rPr>
          <w:color w:val="575757"/>
          <w:szCs w:val="22"/>
        </w:rPr>
        <w:t xml:space="preserve"> Smlouva</w:t>
      </w:r>
      <w:r>
        <w:rPr>
          <w:color w:val="575757"/>
          <w:szCs w:val="22"/>
        </w:rPr>
        <w:t xml:space="preserve"> bude řádně zveřejněna v Registru smluv v souladu s</w:t>
      </w:r>
      <w:r w:rsidR="00794A5F">
        <w:rPr>
          <w:color w:val="575757"/>
          <w:szCs w:val="22"/>
        </w:rPr>
        <w:t> </w:t>
      </w:r>
      <w:r>
        <w:rPr>
          <w:color w:val="575757"/>
          <w:szCs w:val="22"/>
        </w:rPr>
        <w:t>čl</w:t>
      </w:r>
      <w:r w:rsidR="00794A5F">
        <w:rPr>
          <w:color w:val="575757"/>
          <w:szCs w:val="22"/>
        </w:rPr>
        <w:t>ánkem</w:t>
      </w:r>
      <w:r>
        <w:rPr>
          <w:color w:val="575757"/>
          <w:szCs w:val="22"/>
        </w:rPr>
        <w:t xml:space="preserve"> </w:t>
      </w:r>
      <w:r>
        <w:rPr>
          <w:rFonts w:ascii="Georgia" w:hAnsi="Georgia"/>
          <w:color w:val="575757"/>
          <w:sz w:val="21"/>
        </w:rPr>
        <w:fldChar w:fldCharType="begin"/>
      </w:r>
      <w:r>
        <w:rPr>
          <w:color w:val="575757"/>
          <w:szCs w:val="22"/>
        </w:rPr>
        <w:instrText xml:space="preserve"> REF _Ref101976482 \r \h </w:instrText>
      </w:r>
      <w:r>
        <w:rPr>
          <w:rFonts w:ascii="Georgia" w:hAnsi="Georgia"/>
          <w:color w:val="575757"/>
          <w:sz w:val="21"/>
        </w:rPr>
      </w:r>
      <w:r>
        <w:rPr>
          <w:rFonts w:ascii="Georgia" w:hAnsi="Georgia"/>
          <w:color w:val="575757"/>
          <w:sz w:val="21"/>
        </w:rPr>
        <w:fldChar w:fldCharType="separate"/>
      </w:r>
      <w:r w:rsidR="00633A59">
        <w:rPr>
          <w:color w:val="575757"/>
          <w:szCs w:val="22"/>
        </w:rPr>
        <w:t>5.2</w:t>
      </w:r>
      <w:r>
        <w:rPr>
          <w:rFonts w:ascii="Georgia" w:hAnsi="Georgia"/>
          <w:color w:val="575757"/>
          <w:sz w:val="21"/>
        </w:rPr>
        <w:fldChar w:fldCharType="end"/>
      </w:r>
      <w:r>
        <w:rPr>
          <w:color w:val="575757"/>
          <w:szCs w:val="22"/>
        </w:rPr>
        <w:t>;</w:t>
      </w:r>
      <w:bookmarkStart w:id="328" w:name="_Ref450084813"/>
      <w:bookmarkEnd w:id="324"/>
      <w:bookmarkEnd w:id="325"/>
    </w:p>
    <w:p w14:paraId="3A6A66CD" w14:textId="14218B0C" w:rsidR="00535427" w:rsidRDefault="00535427" w:rsidP="00230CA2">
      <w:pPr>
        <w:pStyle w:val="NoSpacing"/>
        <w:widowControl w:val="0"/>
        <w:rPr>
          <w:color w:val="575757"/>
          <w:szCs w:val="22"/>
        </w:rPr>
      </w:pPr>
      <w:r w:rsidRPr="00206A46">
        <w:rPr>
          <w:color w:val="575757"/>
        </w:rPr>
        <w:t>Společnost AGROBIOPLYN se stane výlučným vlastníkem Pozemku</w:t>
      </w:r>
      <w:r w:rsidRPr="00DE4AAC">
        <w:rPr>
          <w:color w:val="575757"/>
          <w:szCs w:val="22"/>
        </w:rPr>
        <w:t>;</w:t>
      </w:r>
    </w:p>
    <w:p w14:paraId="76D21796" w14:textId="65E00FEB" w:rsidR="00B75389" w:rsidRPr="0022683B" w:rsidRDefault="00B75389" w:rsidP="00230CA2">
      <w:pPr>
        <w:pStyle w:val="NoSpacing"/>
        <w:widowControl w:val="0"/>
        <w:rPr>
          <w:color w:val="575757"/>
          <w:szCs w:val="22"/>
        </w:rPr>
      </w:pPr>
      <w:r w:rsidRPr="0022683B">
        <w:rPr>
          <w:color w:val="575757"/>
          <w:szCs w:val="22"/>
        </w:rPr>
        <w:t>Dojde k</w:t>
      </w:r>
      <w:r w:rsidR="00F25F5C" w:rsidRPr="0022683B">
        <w:rPr>
          <w:color w:val="575757"/>
          <w:szCs w:val="22"/>
        </w:rPr>
        <w:t xml:space="preserve"> přijetí a nabytí </w:t>
      </w:r>
      <w:r w:rsidR="008966C6" w:rsidRPr="0022683B">
        <w:rPr>
          <w:color w:val="575757"/>
          <w:szCs w:val="22"/>
        </w:rPr>
        <w:t xml:space="preserve">platnosti i </w:t>
      </w:r>
      <w:r w:rsidRPr="0022683B">
        <w:rPr>
          <w:color w:val="575757"/>
          <w:szCs w:val="22"/>
        </w:rPr>
        <w:t>účinn</w:t>
      </w:r>
      <w:r w:rsidR="00F25F5C" w:rsidRPr="0022683B">
        <w:rPr>
          <w:color w:val="575757"/>
          <w:szCs w:val="22"/>
        </w:rPr>
        <w:t xml:space="preserve">osti </w:t>
      </w:r>
      <w:r w:rsidRPr="0022683B">
        <w:rPr>
          <w:color w:val="575757"/>
          <w:szCs w:val="22"/>
        </w:rPr>
        <w:t>změn</w:t>
      </w:r>
      <w:r w:rsidR="00F25F5C" w:rsidRPr="0022683B">
        <w:rPr>
          <w:color w:val="575757"/>
          <w:szCs w:val="22"/>
        </w:rPr>
        <w:t>y</w:t>
      </w:r>
      <w:r w:rsidRPr="0022683B">
        <w:rPr>
          <w:color w:val="575757"/>
          <w:szCs w:val="22"/>
        </w:rPr>
        <w:t xml:space="preserve"> územního plánu obce Chrást</w:t>
      </w:r>
      <w:r w:rsidR="00FB1483" w:rsidRPr="0022683B">
        <w:rPr>
          <w:color w:val="575757"/>
          <w:szCs w:val="22"/>
        </w:rPr>
        <w:t xml:space="preserve"> u Poříčan</w:t>
      </w:r>
      <w:r w:rsidRPr="0022683B">
        <w:rPr>
          <w:color w:val="575757"/>
          <w:szCs w:val="22"/>
        </w:rPr>
        <w:t>,</w:t>
      </w:r>
      <w:r w:rsidR="00F25F5C" w:rsidRPr="0022683B">
        <w:rPr>
          <w:color w:val="575757"/>
          <w:szCs w:val="22"/>
        </w:rPr>
        <w:t xml:space="preserve"> oznámené k projednání jako „Změna č. 2</w:t>
      </w:r>
      <w:r w:rsidR="00DD5656" w:rsidRPr="0022683B">
        <w:rPr>
          <w:color w:val="575757"/>
          <w:szCs w:val="22"/>
        </w:rPr>
        <w:t>A</w:t>
      </w:r>
      <w:r w:rsidR="00F25F5C" w:rsidRPr="0022683B">
        <w:rPr>
          <w:color w:val="575757"/>
          <w:szCs w:val="22"/>
        </w:rPr>
        <w:t xml:space="preserve"> Územního plánu Chrástu“</w:t>
      </w:r>
      <w:r w:rsidR="00BF0F9D" w:rsidRPr="0022683B">
        <w:rPr>
          <w:color w:val="575757"/>
          <w:szCs w:val="22"/>
        </w:rPr>
        <w:t xml:space="preserve"> zpracovaná I/2022</w:t>
      </w:r>
      <w:r w:rsidR="00F25F5C" w:rsidRPr="0022683B">
        <w:rPr>
          <w:color w:val="575757"/>
          <w:szCs w:val="22"/>
        </w:rPr>
        <w:t>,</w:t>
      </w:r>
      <w:r w:rsidR="00BF0F9D" w:rsidRPr="0022683B">
        <w:rPr>
          <w:color w:val="575757"/>
          <w:szCs w:val="22"/>
        </w:rPr>
        <w:t xml:space="preserve"> jejímž zpracovatelem je ŽALUDA, projektová kancelář,</w:t>
      </w:r>
      <w:r w:rsidR="00F25F5C" w:rsidRPr="0022683B">
        <w:rPr>
          <w:color w:val="575757"/>
          <w:szCs w:val="22"/>
        </w:rPr>
        <w:t xml:space="preserve"> kterou se mění Územní plán Chrástu, vydaný Zastupitelstvem obce Chrást, který nabyl účinnosti dne 26.9.2018, již dříve změněný Změnou č.</w:t>
      </w:r>
      <w:r w:rsidR="00711287" w:rsidRPr="0022683B">
        <w:rPr>
          <w:color w:val="575757"/>
          <w:szCs w:val="22"/>
        </w:rPr>
        <w:t> </w:t>
      </w:r>
      <w:r w:rsidR="00F25F5C" w:rsidRPr="0022683B">
        <w:rPr>
          <w:color w:val="575757"/>
          <w:szCs w:val="22"/>
        </w:rPr>
        <w:t>1 Územního plánu Chrástu, vydanou Zastupitelstvem obce Chrást usnesením č. 1/21 s</w:t>
      </w:r>
      <w:r w:rsidR="00CB44E1" w:rsidRPr="0022683B">
        <w:rPr>
          <w:color w:val="575757"/>
          <w:szCs w:val="22"/>
        </w:rPr>
        <w:t> </w:t>
      </w:r>
      <w:r w:rsidR="00F25F5C" w:rsidRPr="0022683B">
        <w:rPr>
          <w:color w:val="575757"/>
          <w:szCs w:val="22"/>
        </w:rPr>
        <w:t>nabytím účinnosti ke dni 19.3.2021</w:t>
      </w:r>
      <w:r w:rsidR="002D6629" w:rsidRPr="0022683B">
        <w:rPr>
          <w:color w:val="575757"/>
          <w:szCs w:val="22"/>
        </w:rPr>
        <w:t xml:space="preserve">, a </w:t>
      </w:r>
      <w:r w:rsidRPr="0022683B">
        <w:rPr>
          <w:color w:val="575757"/>
          <w:szCs w:val="22"/>
        </w:rPr>
        <w:t>která</w:t>
      </w:r>
      <w:r w:rsidR="00F52D65" w:rsidRPr="0022683B">
        <w:rPr>
          <w:color w:val="575757"/>
          <w:szCs w:val="22"/>
        </w:rPr>
        <w:t xml:space="preserve"> umožní </w:t>
      </w:r>
      <w:r w:rsidR="003A716F" w:rsidRPr="0022683B">
        <w:rPr>
          <w:color w:val="575757"/>
          <w:szCs w:val="22"/>
        </w:rPr>
        <w:t xml:space="preserve">přestavbu BPS na </w:t>
      </w:r>
      <w:r w:rsidR="00F52D65" w:rsidRPr="0022683B">
        <w:rPr>
          <w:color w:val="575757"/>
          <w:szCs w:val="22"/>
        </w:rPr>
        <w:t>komunální odpadov</w:t>
      </w:r>
      <w:r w:rsidR="003A716F" w:rsidRPr="0022683B">
        <w:rPr>
          <w:color w:val="575757"/>
          <w:szCs w:val="22"/>
        </w:rPr>
        <w:t>ou</w:t>
      </w:r>
      <w:r w:rsidR="00F52D65" w:rsidRPr="0022683B">
        <w:rPr>
          <w:color w:val="575757"/>
          <w:szCs w:val="22"/>
        </w:rPr>
        <w:t xml:space="preserve"> bioplynov</w:t>
      </w:r>
      <w:r w:rsidR="003A716F" w:rsidRPr="0022683B">
        <w:rPr>
          <w:color w:val="575757"/>
          <w:szCs w:val="22"/>
        </w:rPr>
        <w:t>ou</w:t>
      </w:r>
      <w:r w:rsidR="00F52D65" w:rsidRPr="0022683B">
        <w:rPr>
          <w:color w:val="575757"/>
          <w:szCs w:val="22"/>
        </w:rPr>
        <w:t xml:space="preserve"> stanic</w:t>
      </w:r>
      <w:r w:rsidR="003A716F" w:rsidRPr="0022683B">
        <w:rPr>
          <w:color w:val="575757"/>
          <w:szCs w:val="22"/>
        </w:rPr>
        <w:t xml:space="preserve">i a výstavbu komunální odpadové bioplynové stanice na </w:t>
      </w:r>
      <w:r w:rsidR="00EE23CB" w:rsidRPr="0022683B">
        <w:rPr>
          <w:color w:val="575757"/>
          <w:szCs w:val="22"/>
        </w:rPr>
        <w:t>P</w:t>
      </w:r>
      <w:r w:rsidR="003A716F" w:rsidRPr="0022683B">
        <w:rPr>
          <w:color w:val="575757"/>
          <w:szCs w:val="22"/>
        </w:rPr>
        <w:t>ozemku</w:t>
      </w:r>
      <w:r w:rsidR="00F52D65" w:rsidRPr="0022683B">
        <w:rPr>
          <w:color w:val="575757"/>
          <w:szCs w:val="22"/>
        </w:rPr>
        <w:t>;</w:t>
      </w:r>
    </w:p>
    <w:p w14:paraId="42E5579F" w14:textId="17A21D8D" w:rsidR="00FB1483" w:rsidRDefault="00794A5F" w:rsidP="00230CA2">
      <w:pPr>
        <w:pStyle w:val="NoSpacing"/>
        <w:widowControl w:val="0"/>
        <w:rPr>
          <w:color w:val="575757"/>
          <w:szCs w:val="22"/>
        </w:rPr>
      </w:pPr>
      <w:r>
        <w:rPr>
          <w:color w:val="575757"/>
          <w:szCs w:val="22"/>
        </w:rPr>
        <w:t>Zastupitelstvo</w:t>
      </w:r>
      <w:r w:rsidR="00FB1483">
        <w:rPr>
          <w:color w:val="575757"/>
          <w:szCs w:val="22"/>
        </w:rPr>
        <w:t xml:space="preserve"> hl. m. Prahy </w:t>
      </w:r>
      <w:r>
        <w:rPr>
          <w:color w:val="575757"/>
          <w:szCs w:val="22"/>
        </w:rPr>
        <w:t>schválí</w:t>
      </w:r>
      <w:r w:rsidR="00FB1483">
        <w:rPr>
          <w:color w:val="575757"/>
          <w:szCs w:val="22"/>
        </w:rPr>
        <w:t xml:space="preserve"> zvýšení základního kapitálu Kupujícího o částku </w:t>
      </w:r>
      <w:r w:rsidR="00FB1483" w:rsidRPr="00F02CD6">
        <w:rPr>
          <w:color w:val="575757"/>
          <w:szCs w:val="22"/>
        </w:rPr>
        <w:lastRenderedPageBreak/>
        <w:t>159.202.000</w:t>
      </w:r>
      <w:r w:rsidRPr="00F02CD6">
        <w:rPr>
          <w:color w:val="575757"/>
          <w:szCs w:val="22"/>
        </w:rPr>
        <w:t> </w:t>
      </w:r>
      <w:r w:rsidR="00FB1483" w:rsidRPr="00F02CD6">
        <w:rPr>
          <w:color w:val="575757"/>
          <w:szCs w:val="22"/>
        </w:rPr>
        <w:t>Kč</w:t>
      </w:r>
      <w:r w:rsidR="00FC7146">
        <w:rPr>
          <w:color w:val="575757"/>
          <w:szCs w:val="22"/>
        </w:rPr>
        <w:t>;</w:t>
      </w:r>
      <w:r>
        <w:rPr>
          <w:color w:val="575757"/>
          <w:szCs w:val="22"/>
        </w:rPr>
        <w:t xml:space="preserve"> a</w:t>
      </w:r>
    </w:p>
    <w:p w14:paraId="54776DB5" w14:textId="4003AA7B" w:rsidR="00F52D65" w:rsidRPr="00F56967" w:rsidRDefault="00F52D65" w:rsidP="00230CA2">
      <w:pPr>
        <w:pStyle w:val="NoSpacing"/>
        <w:widowControl w:val="0"/>
        <w:rPr>
          <w:color w:val="575757"/>
          <w:szCs w:val="22"/>
        </w:rPr>
      </w:pPr>
      <w:r>
        <w:rPr>
          <w:color w:val="575757"/>
          <w:szCs w:val="22"/>
        </w:rPr>
        <w:t xml:space="preserve">V době po Dni podpisu nenastane </w:t>
      </w:r>
      <w:r w:rsidR="00064418">
        <w:rPr>
          <w:color w:val="575757"/>
          <w:szCs w:val="22"/>
        </w:rPr>
        <w:t>Podstatná nepříznivá změna</w:t>
      </w:r>
      <w:r w:rsidR="00F6597C">
        <w:rPr>
          <w:color w:val="575757"/>
          <w:szCs w:val="22"/>
        </w:rPr>
        <w:t xml:space="preserve">, ledaže se Kupující </w:t>
      </w:r>
      <w:r w:rsidR="00606B26">
        <w:rPr>
          <w:color w:val="575757"/>
          <w:szCs w:val="22"/>
        </w:rPr>
        <w:t>písemně splnění této odkládací podmínky vzdá.</w:t>
      </w:r>
    </w:p>
    <w:bookmarkEnd w:id="328"/>
    <w:p w14:paraId="0150218F" w14:textId="45FED54B" w:rsidR="00022069" w:rsidRPr="00F56967" w:rsidRDefault="00B55FA0" w:rsidP="00230CA2">
      <w:pPr>
        <w:widowControl w:val="0"/>
        <w:spacing w:before="120" w:after="120" w:line="300" w:lineRule="exact"/>
        <w:ind w:left="567"/>
        <w:rPr>
          <w:rFonts w:ascii="Corbel" w:hAnsi="Corbel"/>
          <w:color w:val="575757"/>
        </w:rPr>
      </w:pPr>
      <w:r w:rsidRPr="00F56967">
        <w:rPr>
          <w:rFonts w:ascii="Corbel" w:hAnsi="Corbel"/>
          <w:color w:val="575757"/>
        </w:rPr>
        <w:t>(</w:t>
      </w:r>
      <w:r w:rsidR="00C1409A" w:rsidRPr="00F56967">
        <w:rPr>
          <w:rFonts w:ascii="Corbel" w:hAnsi="Corbel"/>
          <w:color w:val="575757"/>
        </w:rPr>
        <w:t xml:space="preserve">společně </w:t>
      </w:r>
      <w:r w:rsidRPr="00F56967">
        <w:rPr>
          <w:rFonts w:ascii="Corbel" w:hAnsi="Corbel"/>
          <w:color w:val="575757"/>
        </w:rPr>
        <w:t>„</w:t>
      </w:r>
      <w:r w:rsidRPr="00F56967">
        <w:rPr>
          <w:rFonts w:ascii="Corbel" w:hAnsi="Corbel"/>
          <w:b/>
          <w:color w:val="575757"/>
        </w:rPr>
        <w:t>Odkládací podmínk</w:t>
      </w:r>
      <w:r w:rsidR="006D46E4" w:rsidRPr="00F56967">
        <w:rPr>
          <w:rFonts w:ascii="Corbel" w:hAnsi="Corbel"/>
          <w:b/>
          <w:color w:val="575757"/>
        </w:rPr>
        <w:t>y</w:t>
      </w:r>
      <w:r w:rsidRPr="00F56967">
        <w:rPr>
          <w:rFonts w:ascii="Corbel" w:hAnsi="Corbel"/>
          <w:color w:val="575757"/>
        </w:rPr>
        <w:t>“)</w:t>
      </w:r>
      <w:r w:rsidR="002D65D7" w:rsidRPr="00F56967">
        <w:rPr>
          <w:rFonts w:ascii="Corbel" w:hAnsi="Corbel"/>
          <w:color w:val="575757"/>
        </w:rPr>
        <w:t>.</w:t>
      </w:r>
    </w:p>
    <w:p w14:paraId="3A005BF9" w14:textId="32F844CE" w:rsidR="009E5ABD" w:rsidRDefault="009E5ABD" w:rsidP="00230CA2">
      <w:pPr>
        <w:pStyle w:val="Heading3"/>
        <w:widowControl w:val="0"/>
        <w:rPr>
          <w:rFonts w:ascii="Corbel" w:hAnsi="Corbel"/>
          <w:color w:val="575757"/>
          <w:sz w:val="22"/>
          <w:szCs w:val="22"/>
        </w:rPr>
      </w:pPr>
      <w:bookmarkStart w:id="329" w:name="_Ref450088241"/>
      <w:bookmarkStart w:id="330" w:name="_Ref486341955"/>
      <w:bookmarkStart w:id="331" w:name="_Ref450137693"/>
      <w:r>
        <w:rPr>
          <w:rFonts w:ascii="Corbel" w:hAnsi="Corbel"/>
          <w:color w:val="575757"/>
          <w:sz w:val="22"/>
          <w:szCs w:val="22"/>
        </w:rPr>
        <w:t xml:space="preserve">Okamžikem splnění </w:t>
      </w:r>
      <w:r w:rsidR="00FC7146">
        <w:rPr>
          <w:rFonts w:ascii="Corbel" w:hAnsi="Corbel"/>
          <w:color w:val="575757"/>
          <w:sz w:val="22"/>
          <w:szCs w:val="22"/>
        </w:rPr>
        <w:t>všech</w:t>
      </w:r>
      <w:r>
        <w:rPr>
          <w:rFonts w:ascii="Corbel" w:hAnsi="Corbel"/>
          <w:color w:val="575757"/>
          <w:sz w:val="22"/>
          <w:szCs w:val="22"/>
        </w:rPr>
        <w:t> Odkládacích podmínek nabývají ujednání obsažená v</w:t>
      </w:r>
      <w:r w:rsidR="00606B26">
        <w:rPr>
          <w:rFonts w:ascii="Corbel" w:hAnsi="Corbel"/>
          <w:color w:val="575757"/>
          <w:sz w:val="22"/>
          <w:szCs w:val="22"/>
        </w:rPr>
        <w:t> </w:t>
      </w:r>
      <w:r>
        <w:rPr>
          <w:rFonts w:ascii="Corbel" w:hAnsi="Corbel"/>
          <w:color w:val="575757"/>
          <w:sz w:val="22"/>
          <w:szCs w:val="22"/>
        </w:rPr>
        <w:t>čl</w:t>
      </w:r>
      <w:r w:rsidR="00606B26">
        <w:rPr>
          <w:rFonts w:ascii="Corbel" w:hAnsi="Corbel"/>
          <w:color w:val="575757"/>
          <w:sz w:val="22"/>
          <w:szCs w:val="22"/>
        </w:rPr>
        <w:t>ánku</w:t>
      </w:r>
      <w:r>
        <w:rPr>
          <w:rFonts w:ascii="Corbel" w:hAnsi="Corbel"/>
          <w:color w:val="575757"/>
          <w:sz w:val="22"/>
          <w:szCs w:val="22"/>
        </w:rPr>
        <w:t xml:space="preserve"> </w:t>
      </w:r>
      <w:r>
        <w:rPr>
          <w:rFonts w:ascii="Corbel" w:hAnsi="Corbel"/>
          <w:color w:val="575757"/>
          <w:sz w:val="22"/>
          <w:szCs w:val="22"/>
        </w:rPr>
        <w:fldChar w:fldCharType="begin"/>
      </w:r>
      <w:r>
        <w:rPr>
          <w:rFonts w:ascii="Corbel" w:hAnsi="Corbel"/>
          <w:color w:val="575757"/>
          <w:sz w:val="22"/>
          <w:szCs w:val="22"/>
        </w:rPr>
        <w:instrText xml:space="preserve"> REF _Ref101974716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3</w:t>
      </w:r>
      <w:r>
        <w:rPr>
          <w:rFonts w:ascii="Corbel" w:hAnsi="Corbel"/>
          <w:color w:val="575757"/>
          <w:sz w:val="22"/>
          <w:szCs w:val="22"/>
        </w:rPr>
        <w:fldChar w:fldCharType="end"/>
      </w:r>
      <w:r w:rsidR="00606B26">
        <w:rPr>
          <w:rFonts w:ascii="Corbel" w:hAnsi="Corbel"/>
          <w:color w:val="575757"/>
          <w:sz w:val="22"/>
          <w:szCs w:val="22"/>
        </w:rPr>
        <w:t xml:space="preserve"> </w:t>
      </w:r>
      <w:r>
        <w:rPr>
          <w:rFonts w:ascii="Corbel" w:hAnsi="Corbel"/>
          <w:color w:val="575757"/>
          <w:sz w:val="22"/>
          <w:szCs w:val="22"/>
        </w:rPr>
        <w:t>účinnosti, a to všechna tato ujednání</w:t>
      </w:r>
      <w:r w:rsidR="004304A6">
        <w:rPr>
          <w:rFonts w:ascii="Corbel" w:hAnsi="Corbel"/>
          <w:color w:val="575757"/>
          <w:sz w:val="22"/>
          <w:szCs w:val="22"/>
        </w:rPr>
        <w:t xml:space="preserve"> </w:t>
      </w:r>
      <w:r>
        <w:rPr>
          <w:rFonts w:ascii="Corbel" w:hAnsi="Corbel"/>
          <w:color w:val="575757"/>
          <w:sz w:val="22"/>
          <w:szCs w:val="22"/>
        </w:rPr>
        <w:t>současně</w:t>
      </w:r>
      <w:r w:rsidR="00FC7146">
        <w:rPr>
          <w:rFonts w:ascii="Corbel" w:hAnsi="Corbel"/>
          <w:color w:val="575757"/>
          <w:sz w:val="22"/>
          <w:szCs w:val="22"/>
        </w:rPr>
        <w:t xml:space="preserve"> k okamžiku splnění poslední z Odkládacích podmínek</w:t>
      </w:r>
      <w:r>
        <w:rPr>
          <w:rFonts w:ascii="Corbel" w:hAnsi="Corbel"/>
          <w:color w:val="575757"/>
          <w:sz w:val="22"/>
          <w:szCs w:val="22"/>
        </w:rPr>
        <w:t>.</w:t>
      </w:r>
      <w:r w:rsidR="004304A6">
        <w:rPr>
          <w:rFonts w:ascii="Corbel" w:hAnsi="Corbel"/>
          <w:color w:val="575757"/>
          <w:sz w:val="22"/>
          <w:szCs w:val="22"/>
        </w:rPr>
        <w:t xml:space="preserve"> Stanoví-li tato Smlouva jak</w:t>
      </w:r>
      <w:r w:rsidR="00AB6A4A">
        <w:rPr>
          <w:rFonts w:ascii="Corbel" w:hAnsi="Corbel"/>
          <w:color w:val="575757"/>
          <w:sz w:val="22"/>
          <w:szCs w:val="22"/>
        </w:rPr>
        <w:t>ý</w:t>
      </w:r>
      <w:r w:rsidR="004304A6">
        <w:rPr>
          <w:rFonts w:ascii="Corbel" w:hAnsi="Corbel"/>
          <w:color w:val="575757"/>
          <w:sz w:val="22"/>
          <w:szCs w:val="22"/>
        </w:rPr>
        <w:t>koli závazek Smluvní strany (právo nebo povinnost) v návaznosti na</w:t>
      </w:r>
      <w:r w:rsidR="00FC7146">
        <w:rPr>
          <w:rFonts w:ascii="Corbel" w:hAnsi="Corbel"/>
          <w:color w:val="575757"/>
          <w:sz w:val="22"/>
          <w:szCs w:val="22"/>
        </w:rPr>
        <w:t> </w:t>
      </w:r>
      <w:r w:rsidR="004304A6">
        <w:rPr>
          <w:rFonts w:ascii="Corbel" w:hAnsi="Corbel"/>
          <w:color w:val="575757"/>
          <w:sz w:val="22"/>
          <w:szCs w:val="22"/>
        </w:rPr>
        <w:t>kterékoli z ujednání obsažených v</w:t>
      </w:r>
      <w:r w:rsidR="00606B26">
        <w:rPr>
          <w:rFonts w:ascii="Corbel" w:hAnsi="Corbel"/>
          <w:color w:val="575757"/>
          <w:sz w:val="22"/>
          <w:szCs w:val="22"/>
        </w:rPr>
        <w:t> </w:t>
      </w:r>
      <w:r w:rsidR="004304A6">
        <w:rPr>
          <w:rFonts w:ascii="Corbel" w:hAnsi="Corbel"/>
          <w:color w:val="575757"/>
          <w:sz w:val="22"/>
          <w:szCs w:val="22"/>
        </w:rPr>
        <w:t>čl</w:t>
      </w:r>
      <w:r w:rsidR="00606B26">
        <w:rPr>
          <w:rFonts w:ascii="Corbel" w:hAnsi="Corbel"/>
          <w:color w:val="575757"/>
          <w:sz w:val="22"/>
          <w:szCs w:val="22"/>
        </w:rPr>
        <w:t>ánku</w:t>
      </w:r>
      <w:r w:rsidR="004304A6">
        <w:rPr>
          <w:rFonts w:ascii="Corbel" w:hAnsi="Corbel"/>
          <w:color w:val="575757"/>
          <w:sz w:val="22"/>
          <w:szCs w:val="22"/>
        </w:rPr>
        <w:t xml:space="preserve"> </w:t>
      </w:r>
      <w:r w:rsidR="004304A6">
        <w:rPr>
          <w:rFonts w:ascii="Corbel" w:hAnsi="Corbel"/>
          <w:color w:val="575757"/>
          <w:sz w:val="22"/>
          <w:szCs w:val="22"/>
        </w:rPr>
        <w:fldChar w:fldCharType="begin"/>
      </w:r>
      <w:r w:rsidR="004304A6">
        <w:rPr>
          <w:rFonts w:ascii="Corbel" w:hAnsi="Corbel"/>
          <w:color w:val="575757"/>
          <w:sz w:val="22"/>
          <w:szCs w:val="22"/>
        </w:rPr>
        <w:instrText xml:space="preserve"> REF _Ref101974716 \r \h </w:instrText>
      </w:r>
      <w:r w:rsidR="004304A6">
        <w:rPr>
          <w:rFonts w:ascii="Corbel" w:hAnsi="Corbel"/>
          <w:color w:val="575757"/>
          <w:sz w:val="22"/>
          <w:szCs w:val="22"/>
        </w:rPr>
      </w:r>
      <w:r w:rsidR="004304A6">
        <w:rPr>
          <w:rFonts w:ascii="Corbel" w:hAnsi="Corbel"/>
          <w:color w:val="575757"/>
          <w:sz w:val="22"/>
          <w:szCs w:val="22"/>
        </w:rPr>
        <w:fldChar w:fldCharType="separate"/>
      </w:r>
      <w:r w:rsidR="00633A59">
        <w:rPr>
          <w:rFonts w:ascii="Corbel" w:hAnsi="Corbel"/>
          <w:color w:val="575757"/>
          <w:sz w:val="22"/>
          <w:szCs w:val="22"/>
        </w:rPr>
        <w:t>3</w:t>
      </w:r>
      <w:r w:rsidR="004304A6">
        <w:rPr>
          <w:rFonts w:ascii="Corbel" w:hAnsi="Corbel"/>
          <w:color w:val="575757"/>
          <w:sz w:val="22"/>
          <w:szCs w:val="22"/>
        </w:rPr>
        <w:fldChar w:fldCharType="end"/>
      </w:r>
      <w:r w:rsidR="004304A6">
        <w:rPr>
          <w:rFonts w:ascii="Corbel" w:hAnsi="Corbel"/>
          <w:color w:val="575757"/>
          <w:sz w:val="22"/>
          <w:szCs w:val="22"/>
        </w:rPr>
        <w:t xml:space="preserve">, nabývá takový závazek účinnosti nejdříve okamžikem, kdy </w:t>
      </w:r>
      <w:r w:rsidR="00A41B6B">
        <w:rPr>
          <w:rFonts w:ascii="Corbel" w:hAnsi="Corbel"/>
          <w:color w:val="575757"/>
          <w:sz w:val="22"/>
          <w:szCs w:val="22"/>
        </w:rPr>
        <w:t>se stanou účinnými ujednání obsažená v</w:t>
      </w:r>
      <w:r w:rsidR="00606B26">
        <w:rPr>
          <w:rFonts w:ascii="Corbel" w:hAnsi="Corbel"/>
          <w:color w:val="575757"/>
          <w:sz w:val="22"/>
          <w:szCs w:val="22"/>
        </w:rPr>
        <w:t> </w:t>
      </w:r>
      <w:r w:rsidR="00A41B6B">
        <w:rPr>
          <w:rFonts w:ascii="Corbel" w:hAnsi="Corbel"/>
          <w:color w:val="575757"/>
          <w:sz w:val="22"/>
          <w:szCs w:val="22"/>
        </w:rPr>
        <w:t>čl</w:t>
      </w:r>
      <w:r w:rsidR="00606B26">
        <w:rPr>
          <w:rFonts w:ascii="Corbel" w:hAnsi="Corbel"/>
          <w:color w:val="575757"/>
          <w:sz w:val="22"/>
          <w:szCs w:val="22"/>
        </w:rPr>
        <w:t>ánku</w:t>
      </w:r>
      <w:r w:rsidR="00A41B6B">
        <w:rPr>
          <w:rFonts w:ascii="Corbel" w:hAnsi="Corbel"/>
          <w:color w:val="575757"/>
          <w:sz w:val="22"/>
          <w:szCs w:val="22"/>
        </w:rPr>
        <w:t xml:space="preserve"> </w:t>
      </w:r>
      <w:r w:rsidR="00A41B6B">
        <w:rPr>
          <w:rFonts w:ascii="Corbel" w:hAnsi="Corbel"/>
          <w:color w:val="575757"/>
          <w:sz w:val="22"/>
          <w:szCs w:val="22"/>
        </w:rPr>
        <w:fldChar w:fldCharType="begin"/>
      </w:r>
      <w:r w:rsidR="00A41B6B">
        <w:rPr>
          <w:rFonts w:ascii="Corbel" w:hAnsi="Corbel"/>
          <w:color w:val="575757"/>
          <w:sz w:val="22"/>
          <w:szCs w:val="22"/>
        </w:rPr>
        <w:instrText xml:space="preserve"> REF _Ref101974716 \r \h </w:instrText>
      </w:r>
      <w:r w:rsidR="00A41B6B">
        <w:rPr>
          <w:rFonts w:ascii="Corbel" w:hAnsi="Corbel"/>
          <w:color w:val="575757"/>
          <w:sz w:val="22"/>
          <w:szCs w:val="22"/>
        </w:rPr>
      </w:r>
      <w:r w:rsidR="00A41B6B">
        <w:rPr>
          <w:rFonts w:ascii="Corbel" w:hAnsi="Corbel"/>
          <w:color w:val="575757"/>
          <w:sz w:val="22"/>
          <w:szCs w:val="22"/>
        </w:rPr>
        <w:fldChar w:fldCharType="separate"/>
      </w:r>
      <w:r w:rsidR="00633A59">
        <w:rPr>
          <w:rFonts w:ascii="Corbel" w:hAnsi="Corbel"/>
          <w:color w:val="575757"/>
          <w:sz w:val="22"/>
          <w:szCs w:val="22"/>
        </w:rPr>
        <w:t>3</w:t>
      </w:r>
      <w:r w:rsidR="00A41B6B">
        <w:rPr>
          <w:rFonts w:ascii="Corbel" w:hAnsi="Corbel"/>
          <w:color w:val="575757"/>
          <w:sz w:val="22"/>
          <w:szCs w:val="22"/>
        </w:rPr>
        <w:fldChar w:fldCharType="end"/>
      </w:r>
      <w:r w:rsidR="002860E3">
        <w:rPr>
          <w:rFonts w:ascii="Corbel" w:hAnsi="Corbel"/>
          <w:color w:val="575757"/>
          <w:sz w:val="22"/>
          <w:szCs w:val="22"/>
        </w:rPr>
        <w:t>, nestaví-li tato Smlouva jinak.</w:t>
      </w:r>
    </w:p>
    <w:p w14:paraId="51B35589" w14:textId="505AB800" w:rsidR="00C1409A" w:rsidRPr="00F56967" w:rsidRDefault="00BE7629" w:rsidP="00230CA2">
      <w:pPr>
        <w:pStyle w:val="Heading3"/>
        <w:widowControl w:val="0"/>
        <w:rPr>
          <w:rFonts w:ascii="Corbel" w:hAnsi="Corbel"/>
          <w:color w:val="575757"/>
          <w:sz w:val="22"/>
          <w:szCs w:val="22"/>
        </w:rPr>
      </w:pPr>
      <w:r>
        <w:rPr>
          <w:rFonts w:ascii="Corbel" w:hAnsi="Corbel"/>
          <w:color w:val="575757"/>
          <w:sz w:val="22"/>
          <w:szCs w:val="22"/>
        </w:rPr>
        <w:t>Smluvní strany</w:t>
      </w:r>
      <w:r w:rsidR="007E34E4" w:rsidRPr="00F56967">
        <w:rPr>
          <w:rFonts w:ascii="Corbel" w:hAnsi="Corbel"/>
          <w:color w:val="575757"/>
          <w:sz w:val="22"/>
          <w:szCs w:val="22"/>
        </w:rPr>
        <w:t xml:space="preserve"> </w:t>
      </w:r>
      <w:r w:rsidR="00C1409A" w:rsidRPr="00F56967">
        <w:rPr>
          <w:rFonts w:ascii="Corbel" w:hAnsi="Corbel"/>
          <w:color w:val="575757"/>
          <w:sz w:val="22"/>
          <w:szCs w:val="22"/>
        </w:rPr>
        <w:t xml:space="preserve">se zavazují </w:t>
      </w:r>
      <w:r w:rsidR="00E525C0" w:rsidRPr="00F56967">
        <w:rPr>
          <w:rFonts w:ascii="Corbel" w:hAnsi="Corbel"/>
          <w:color w:val="575757"/>
          <w:sz w:val="22"/>
          <w:szCs w:val="22"/>
        </w:rPr>
        <w:t>vyvinout maximální úsilí, které na nich lze spravedlivě požadovat</w:t>
      </w:r>
      <w:r w:rsidR="00535427">
        <w:rPr>
          <w:rFonts w:ascii="Corbel" w:hAnsi="Corbel"/>
          <w:color w:val="575757"/>
          <w:sz w:val="22"/>
          <w:szCs w:val="22"/>
        </w:rPr>
        <w:t>,</w:t>
      </w:r>
      <w:r w:rsidR="00E106B8" w:rsidRPr="00F56967">
        <w:rPr>
          <w:rFonts w:ascii="Corbel" w:hAnsi="Corbel"/>
          <w:color w:val="575757"/>
          <w:sz w:val="22"/>
          <w:szCs w:val="22"/>
        </w:rPr>
        <w:t xml:space="preserve"> k tomu</w:t>
      </w:r>
      <w:r w:rsidR="00E525C0" w:rsidRPr="00F56967">
        <w:rPr>
          <w:rFonts w:ascii="Corbel" w:hAnsi="Corbel"/>
          <w:color w:val="575757"/>
          <w:sz w:val="22"/>
          <w:szCs w:val="22"/>
        </w:rPr>
        <w:t>, aby ke</w:t>
      </w:r>
      <w:r w:rsidR="00C1409A" w:rsidRPr="00F56967">
        <w:rPr>
          <w:rFonts w:ascii="Corbel" w:hAnsi="Corbel"/>
          <w:color w:val="575757"/>
          <w:sz w:val="22"/>
          <w:szCs w:val="22"/>
        </w:rPr>
        <w:t xml:space="preserve"> splnění Odkládací</w:t>
      </w:r>
      <w:r w:rsidR="00E525C0" w:rsidRPr="00F56967">
        <w:rPr>
          <w:rFonts w:ascii="Corbel" w:hAnsi="Corbel"/>
          <w:color w:val="575757"/>
          <w:sz w:val="22"/>
          <w:szCs w:val="22"/>
        </w:rPr>
        <w:t>ch</w:t>
      </w:r>
      <w:r w:rsidR="00C1409A" w:rsidRPr="00F56967">
        <w:rPr>
          <w:rFonts w:ascii="Corbel" w:hAnsi="Corbel"/>
          <w:color w:val="575757"/>
          <w:sz w:val="22"/>
          <w:szCs w:val="22"/>
        </w:rPr>
        <w:t xml:space="preserve"> podmín</w:t>
      </w:r>
      <w:r w:rsidR="00E525C0" w:rsidRPr="00F56967">
        <w:rPr>
          <w:rFonts w:ascii="Corbel" w:hAnsi="Corbel"/>
          <w:color w:val="575757"/>
          <w:sz w:val="22"/>
          <w:szCs w:val="22"/>
        </w:rPr>
        <w:t>e</w:t>
      </w:r>
      <w:r w:rsidR="00C1409A" w:rsidRPr="00F56967">
        <w:rPr>
          <w:rFonts w:ascii="Corbel" w:hAnsi="Corbel"/>
          <w:color w:val="575757"/>
          <w:sz w:val="22"/>
          <w:szCs w:val="22"/>
        </w:rPr>
        <w:t>k</w:t>
      </w:r>
      <w:r w:rsidR="00C41211" w:rsidRPr="00F56967">
        <w:rPr>
          <w:rFonts w:ascii="Corbel" w:hAnsi="Corbel"/>
          <w:color w:val="575757"/>
          <w:sz w:val="22"/>
          <w:szCs w:val="22"/>
        </w:rPr>
        <w:t xml:space="preserve"> </w:t>
      </w:r>
      <w:r w:rsidR="00E525C0" w:rsidRPr="00F56967">
        <w:rPr>
          <w:rFonts w:ascii="Corbel" w:hAnsi="Corbel"/>
          <w:color w:val="575757"/>
          <w:sz w:val="22"/>
          <w:szCs w:val="22"/>
        </w:rPr>
        <w:t xml:space="preserve">došlo </w:t>
      </w:r>
      <w:r w:rsidR="00C41211" w:rsidRPr="00F56967">
        <w:rPr>
          <w:rFonts w:ascii="Corbel" w:hAnsi="Corbel"/>
          <w:color w:val="575757"/>
          <w:sz w:val="22"/>
          <w:szCs w:val="22"/>
        </w:rPr>
        <w:t>v nejkratší možné době po</w:t>
      </w:r>
      <w:r w:rsidR="00535427">
        <w:rPr>
          <w:rFonts w:ascii="Corbel" w:hAnsi="Corbel"/>
          <w:color w:val="575757"/>
          <w:sz w:val="22"/>
          <w:szCs w:val="22"/>
        </w:rPr>
        <w:t xml:space="preserve"> Dni podpisu.</w:t>
      </w:r>
      <w:bookmarkEnd w:id="329"/>
      <w:bookmarkEnd w:id="330"/>
      <w:r w:rsidR="00206A46">
        <w:rPr>
          <w:rFonts w:ascii="Corbel" w:hAnsi="Corbel"/>
          <w:color w:val="575757"/>
          <w:sz w:val="22"/>
          <w:szCs w:val="22"/>
        </w:rPr>
        <w:t xml:space="preserve"> Prodávající 3 zejména vynaloží veškeré úsilí, aby došlo k úspěšnému vkladu vlastnického práva Společnosti AGROBIOPLYN k Pozemku do katastru nemovitostí. </w:t>
      </w:r>
    </w:p>
    <w:bookmarkEnd w:id="331"/>
    <w:p w14:paraId="37E7C682" w14:textId="4027D16C" w:rsidR="00A031C9" w:rsidRDefault="007E5F4A"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je povinna informovat ostatní Smluvní strany o splnění jakékoli Odkládací podmínky bez zbytečného odkladu poté, co </w:t>
      </w:r>
      <w:r w:rsidR="005B5AA5">
        <w:rPr>
          <w:rFonts w:ascii="Corbel" w:hAnsi="Corbel"/>
          <w:color w:val="575757"/>
          <w:sz w:val="22"/>
          <w:szCs w:val="22"/>
        </w:rPr>
        <w:t>se o jejím</w:t>
      </w:r>
      <w:r w:rsidRPr="00F56967">
        <w:rPr>
          <w:rFonts w:ascii="Corbel" w:hAnsi="Corbel"/>
          <w:color w:val="575757"/>
          <w:sz w:val="22"/>
          <w:szCs w:val="22"/>
        </w:rPr>
        <w:t xml:space="preserve"> splnění</w:t>
      </w:r>
      <w:r w:rsidR="005B5AA5">
        <w:rPr>
          <w:rFonts w:ascii="Corbel" w:hAnsi="Corbel"/>
          <w:color w:val="575757"/>
          <w:sz w:val="22"/>
          <w:szCs w:val="22"/>
        </w:rPr>
        <w:t xml:space="preserve"> dozví</w:t>
      </w:r>
      <w:r w:rsidRPr="00F56967">
        <w:rPr>
          <w:rFonts w:ascii="Corbel" w:hAnsi="Corbel"/>
          <w:color w:val="575757"/>
          <w:sz w:val="22"/>
          <w:szCs w:val="22"/>
        </w:rPr>
        <w:t>.</w:t>
      </w:r>
      <w:r w:rsidR="0050453B">
        <w:rPr>
          <w:rFonts w:ascii="Corbel" w:hAnsi="Corbel"/>
          <w:color w:val="575757"/>
          <w:sz w:val="22"/>
          <w:szCs w:val="22"/>
        </w:rPr>
        <w:t xml:space="preserve"> Na vyžádání </w:t>
      </w:r>
      <w:r w:rsidR="00606B26">
        <w:rPr>
          <w:rFonts w:ascii="Corbel" w:hAnsi="Corbel"/>
          <w:color w:val="575757"/>
          <w:sz w:val="22"/>
          <w:szCs w:val="22"/>
        </w:rPr>
        <w:t>Smluvní strany</w:t>
      </w:r>
      <w:r w:rsidR="0050453B">
        <w:rPr>
          <w:rFonts w:ascii="Corbel" w:hAnsi="Corbel"/>
          <w:color w:val="575757"/>
          <w:sz w:val="22"/>
          <w:szCs w:val="22"/>
        </w:rPr>
        <w:t xml:space="preserve"> jsou </w:t>
      </w:r>
      <w:r w:rsidR="00606B26">
        <w:rPr>
          <w:rFonts w:ascii="Corbel" w:hAnsi="Corbel"/>
          <w:color w:val="575757"/>
          <w:sz w:val="22"/>
          <w:szCs w:val="22"/>
        </w:rPr>
        <w:t>ostatní Smluvní strany</w:t>
      </w:r>
      <w:r w:rsidR="0050453B">
        <w:rPr>
          <w:rFonts w:ascii="Corbel" w:hAnsi="Corbel"/>
          <w:color w:val="575757"/>
          <w:sz w:val="22"/>
          <w:szCs w:val="22"/>
        </w:rPr>
        <w:t xml:space="preserve"> povinn</w:t>
      </w:r>
      <w:r w:rsidR="00606B26">
        <w:rPr>
          <w:rFonts w:ascii="Corbel" w:hAnsi="Corbel"/>
          <w:color w:val="575757"/>
          <w:sz w:val="22"/>
          <w:szCs w:val="22"/>
        </w:rPr>
        <w:t>y</w:t>
      </w:r>
      <w:r w:rsidR="0050453B">
        <w:rPr>
          <w:rFonts w:ascii="Corbel" w:hAnsi="Corbel"/>
          <w:color w:val="575757"/>
          <w:sz w:val="22"/>
          <w:szCs w:val="22"/>
        </w:rPr>
        <w:t xml:space="preserve"> prokázat splnění Odkládacích podmínek příslušnými písemnými dokumenty.</w:t>
      </w:r>
    </w:p>
    <w:p w14:paraId="529A055C" w14:textId="6EC2CFD1" w:rsidR="00E80AD8" w:rsidRPr="00E122AE" w:rsidRDefault="00E80AD8" w:rsidP="00E122AE">
      <w:pPr>
        <w:pStyle w:val="Heading3"/>
        <w:widowControl w:val="0"/>
        <w:rPr>
          <w:rFonts w:ascii="Corbel" w:hAnsi="Corbel"/>
          <w:color w:val="575757"/>
          <w:sz w:val="22"/>
          <w:szCs w:val="22"/>
        </w:rPr>
      </w:pPr>
      <w:r w:rsidRPr="00E122AE">
        <w:rPr>
          <w:rFonts w:ascii="Corbel" w:hAnsi="Corbel"/>
          <w:color w:val="575757"/>
          <w:sz w:val="22"/>
          <w:szCs w:val="22"/>
        </w:rPr>
        <w:t>Všichni Prodávající se v souvislosti s</w:t>
      </w:r>
      <w:r w:rsidR="00E122AE">
        <w:rPr>
          <w:rFonts w:ascii="Corbel" w:hAnsi="Corbel"/>
          <w:color w:val="575757"/>
          <w:sz w:val="22"/>
          <w:szCs w:val="22"/>
        </w:rPr>
        <w:t> </w:t>
      </w:r>
      <w:r w:rsidRPr="00E122AE">
        <w:rPr>
          <w:rFonts w:ascii="Corbel" w:hAnsi="Corbel"/>
          <w:color w:val="575757"/>
          <w:sz w:val="22"/>
          <w:szCs w:val="22"/>
        </w:rPr>
        <w:t>prodejem</w:t>
      </w:r>
      <w:r w:rsidR="00E122AE">
        <w:rPr>
          <w:rFonts w:ascii="Corbel" w:hAnsi="Corbel"/>
          <w:color w:val="575757"/>
          <w:sz w:val="22"/>
          <w:szCs w:val="22"/>
        </w:rPr>
        <w:t xml:space="preserve"> Podílů Kupujícímu</w:t>
      </w:r>
      <w:r w:rsidRPr="00E122AE">
        <w:rPr>
          <w:rFonts w:ascii="Corbel" w:hAnsi="Corbel"/>
          <w:color w:val="575757"/>
          <w:sz w:val="22"/>
          <w:szCs w:val="22"/>
        </w:rPr>
        <w:t xml:space="preserve"> tímto vzdávají </w:t>
      </w:r>
      <w:r w:rsidR="00E122AE">
        <w:rPr>
          <w:rFonts w:ascii="Corbel" w:hAnsi="Corbel"/>
          <w:color w:val="575757"/>
          <w:sz w:val="22"/>
          <w:szCs w:val="22"/>
        </w:rPr>
        <w:t>svých předkupních</w:t>
      </w:r>
      <w:r w:rsidRPr="00E122AE">
        <w:rPr>
          <w:rFonts w:ascii="Corbel" w:hAnsi="Corbel"/>
          <w:color w:val="575757"/>
          <w:sz w:val="22"/>
          <w:szCs w:val="22"/>
        </w:rPr>
        <w:t xml:space="preserve"> práv na získání</w:t>
      </w:r>
      <w:r w:rsidR="00E122AE">
        <w:rPr>
          <w:rFonts w:ascii="Corbel" w:hAnsi="Corbel"/>
          <w:color w:val="575757"/>
          <w:sz w:val="22"/>
          <w:szCs w:val="22"/>
        </w:rPr>
        <w:t xml:space="preserve"> ostatních Podílů</w:t>
      </w:r>
      <w:r w:rsidR="00382EF4">
        <w:rPr>
          <w:rFonts w:ascii="Corbel" w:hAnsi="Corbel"/>
          <w:color w:val="575757"/>
          <w:sz w:val="22"/>
          <w:szCs w:val="22"/>
        </w:rPr>
        <w:t xml:space="preserve"> ať už</w:t>
      </w:r>
      <w:r w:rsidR="000A1487">
        <w:rPr>
          <w:rFonts w:ascii="Corbel" w:hAnsi="Corbel"/>
          <w:color w:val="575757"/>
          <w:sz w:val="22"/>
          <w:szCs w:val="22"/>
        </w:rPr>
        <w:t xml:space="preserve"> takové předkupní právo</w:t>
      </w:r>
      <w:r w:rsidR="00382EF4">
        <w:rPr>
          <w:rFonts w:ascii="Corbel" w:hAnsi="Corbel"/>
          <w:color w:val="575757"/>
          <w:sz w:val="22"/>
          <w:szCs w:val="22"/>
        </w:rPr>
        <w:t xml:space="preserve"> vyplývá ze zákona, ze smlouvy či ze společenské smlouvy kterékoliv ze Společností</w:t>
      </w:r>
      <w:r w:rsidR="00E122AE">
        <w:rPr>
          <w:rFonts w:ascii="Corbel" w:hAnsi="Corbel"/>
          <w:color w:val="575757"/>
          <w:sz w:val="22"/>
          <w:szCs w:val="22"/>
        </w:rPr>
        <w:t>.</w:t>
      </w:r>
    </w:p>
    <w:p w14:paraId="0ABFFA01" w14:textId="57981C3A" w:rsidR="000C05BD" w:rsidRPr="00F56967" w:rsidRDefault="00CB2C32" w:rsidP="00E13F80">
      <w:pPr>
        <w:pStyle w:val="Heading1"/>
        <w:ind w:left="567" w:hanging="567"/>
        <w:rPr>
          <w:rFonts w:ascii="Corbel" w:hAnsi="Corbel"/>
          <w:color w:val="575757"/>
          <w:szCs w:val="22"/>
        </w:rPr>
      </w:pPr>
      <w:bookmarkStart w:id="332" w:name="_Ref486341964"/>
      <w:r w:rsidRPr="00F56967">
        <w:rPr>
          <w:rFonts w:ascii="Corbel" w:hAnsi="Corbel"/>
          <w:color w:val="575757"/>
          <w:szCs w:val="22"/>
        </w:rPr>
        <w:t>Práva a povinnosti Smluvní</w:t>
      </w:r>
      <w:r w:rsidR="006F50C9" w:rsidRPr="00F56967">
        <w:rPr>
          <w:rFonts w:ascii="Corbel" w:hAnsi="Corbel"/>
          <w:color w:val="575757"/>
          <w:szCs w:val="22"/>
        </w:rPr>
        <w:t>ch</w:t>
      </w:r>
      <w:r w:rsidRPr="00F56967">
        <w:rPr>
          <w:rFonts w:ascii="Corbel" w:hAnsi="Corbel"/>
          <w:color w:val="575757"/>
          <w:szCs w:val="22"/>
        </w:rPr>
        <w:t xml:space="preserve"> stran</w:t>
      </w:r>
      <w:bookmarkEnd w:id="332"/>
      <w:r w:rsidR="000A01D5">
        <w:rPr>
          <w:rFonts w:ascii="Corbel" w:hAnsi="Corbel"/>
          <w:color w:val="575757"/>
          <w:szCs w:val="22"/>
        </w:rPr>
        <w:t xml:space="preserve"> </w:t>
      </w:r>
      <w:r w:rsidR="004D6513">
        <w:rPr>
          <w:rFonts w:ascii="Corbel" w:hAnsi="Corbel"/>
          <w:color w:val="575757"/>
          <w:szCs w:val="22"/>
        </w:rPr>
        <w:t>mezi</w:t>
      </w:r>
      <w:r w:rsidR="000A01D5">
        <w:rPr>
          <w:rFonts w:ascii="Corbel" w:hAnsi="Corbel"/>
          <w:color w:val="575757"/>
          <w:szCs w:val="22"/>
        </w:rPr>
        <w:t xml:space="preserve"> Dn</w:t>
      </w:r>
      <w:r w:rsidR="004D6513">
        <w:rPr>
          <w:rFonts w:ascii="Corbel" w:hAnsi="Corbel"/>
          <w:color w:val="575757"/>
          <w:szCs w:val="22"/>
        </w:rPr>
        <w:t>em</w:t>
      </w:r>
      <w:r w:rsidR="000A01D5">
        <w:rPr>
          <w:rFonts w:ascii="Corbel" w:hAnsi="Corbel"/>
          <w:color w:val="575757"/>
          <w:szCs w:val="22"/>
        </w:rPr>
        <w:t xml:space="preserve"> podpisu</w:t>
      </w:r>
      <w:r w:rsidR="004D6513">
        <w:rPr>
          <w:rFonts w:ascii="Corbel" w:hAnsi="Corbel"/>
          <w:color w:val="575757"/>
          <w:szCs w:val="22"/>
        </w:rPr>
        <w:t xml:space="preserve"> a Dnem vypořádání</w:t>
      </w:r>
    </w:p>
    <w:p w14:paraId="794B3792" w14:textId="14011B02" w:rsidR="00804C39" w:rsidRPr="003C5C52" w:rsidRDefault="00804C39" w:rsidP="003C5C52">
      <w:pPr>
        <w:pStyle w:val="Heading3"/>
        <w:widowControl w:val="0"/>
        <w:rPr>
          <w:color w:val="575757"/>
        </w:rPr>
      </w:pPr>
      <w:bookmarkStart w:id="333" w:name="_Ref430015568"/>
      <w:r>
        <w:rPr>
          <w:rFonts w:ascii="Corbel" w:hAnsi="Corbel"/>
          <w:color w:val="575757"/>
          <w:sz w:val="22"/>
          <w:szCs w:val="22"/>
        </w:rPr>
        <w:t xml:space="preserve">Prodávající se zavazují zajistit, že ode Dne podpisu </w:t>
      </w:r>
      <w:r w:rsidRPr="00B20251">
        <w:rPr>
          <w:rFonts w:ascii="Corbel" w:hAnsi="Corbel"/>
          <w:color w:val="575757"/>
          <w:sz w:val="22"/>
          <w:szCs w:val="22"/>
        </w:rPr>
        <w:t>bud</w:t>
      </w:r>
      <w:r w:rsidR="001678CB" w:rsidRPr="00B20251">
        <w:rPr>
          <w:rFonts w:ascii="Corbel" w:hAnsi="Corbel"/>
          <w:color w:val="575757"/>
          <w:sz w:val="22"/>
          <w:szCs w:val="22"/>
        </w:rPr>
        <w:t>e každá ze S</w:t>
      </w:r>
      <w:r w:rsidRPr="00B20251">
        <w:rPr>
          <w:rFonts w:ascii="Corbel" w:hAnsi="Corbel"/>
          <w:color w:val="575757"/>
          <w:sz w:val="22"/>
          <w:szCs w:val="22"/>
        </w:rPr>
        <w:t>polečnost</w:t>
      </w:r>
      <w:r w:rsidR="001678CB" w:rsidRPr="00B20251">
        <w:rPr>
          <w:rFonts w:ascii="Corbel" w:hAnsi="Corbel"/>
          <w:color w:val="575757"/>
          <w:sz w:val="22"/>
          <w:szCs w:val="22"/>
        </w:rPr>
        <w:t>í</w:t>
      </w:r>
      <w:r w:rsidRPr="00B20251">
        <w:rPr>
          <w:rFonts w:ascii="Corbel" w:hAnsi="Corbel"/>
          <w:color w:val="575757"/>
          <w:sz w:val="22"/>
          <w:szCs w:val="22"/>
        </w:rPr>
        <w:t xml:space="preserve"> vykonávat </w:t>
      </w:r>
      <w:r w:rsidR="001678CB">
        <w:rPr>
          <w:rFonts w:ascii="Corbel" w:hAnsi="Corbel"/>
          <w:color w:val="575757"/>
          <w:sz w:val="22"/>
          <w:szCs w:val="22"/>
        </w:rPr>
        <w:t>jen svou obvyklou činnost</w:t>
      </w:r>
      <w:r w:rsidR="001678CB" w:rsidRPr="00B20251">
        <w:rPr>
          <w:rFonts w:ascii="Corbel" w:hAnsi="Corbel"/>
          <w:color w:val="575757"/>
          <w:sz w:val="22"/>
          <w:szCs w:val="22"/>
        </w:rPr>
        <w:t xml:space="preserve"> a </w:t>
      </w:r>
      <w:r w:rsidR="001678CB">
        <w:rPr>
          <w:rFonts w:ascii="Corbel" w:hAnsi="Corbel"/>
          <w:color w:val="575757"/>
          <w:sz w:val="22"/>
          <w:szCs w:val="22"/>
        </w:rPr>
        <w:t>její podnikatelská činnost bude provozována v rámci jejího obvyklého provozu.</w:t>
      </w:r>
    </w:p>
    <w:p w14:paraId="0A872BA0" w14:textId="5F882108" w:rsidR="00841476"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CF18E6"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00CF18E6" w:rsidRPr="00F56967">
        <w:rPr>
          <w:rFonts w:ascii="Corbel" w:hAnsi="Corbel"/>
          <w:color w:val="575757"/>
          <w:sz w:val="22"/>
          <w:szCs w:val="22"/>
        </w:rPr>
        <w:t>ujícího jakékoli jednání, jiný úkon ani nepřijm</w:t>
      </w:r>
      <w:r w:rsidR="00477E66">
        <w:rPr>
          <w:rFonts w:ascii="Corbel" w:hAnsi="Corbel"/>
          <w:color w:val="575757"/>
          <w:sz w:val="22"/>
          <w:szCs w:val="22"/>
        </w:rPr>
        <w:t>ou</w:t>
      </w:r>
      <w:r w:rsidR="00CF18E6" w:rsidRPr="00F56967">
        <w:rPr>
          <w:rFonts w:ascii="Corbel" w:hAnsi="Corbel"/>
          <w:color w:val="575757"/>
          <w:sz w:val="22"/>
          <w:szCs w:val="22"/>
        </w:rPr>
        <w:t xml:space="preserve"> jakékoli opatření, jež by mohlo přímo nebo nepřímo vést k porušení či k</w:t>
      </w:r>
      <w:r w:rsidR="007A3DB2">
        <w:rPr>
          <w:rFonts w:ascii="Corbel" w:hAnsi="Corbel"/>
          <w:color w:val="575757"/>
          <w:sz w:val="22"/>
          <w:szCs w:val="22"/>
        </w:rPr>
        <w:t> </w:t>
      </w:r>
      <w:r w:rsidR="00CF18E6" w:rsidRPr="00F56967">
        <w:rPr>
          <w:rFonts w:ascii="Corbel" w:hAnsi="Corbel"/>
          <w:color w:val="575757"/>
          <w:sz w:val="22"/>
          <w:szCs w:val="22"/>
        </w:rPr>
        <w:t>nesplnění</w:t>
      </w:r>
      <w:r w:rsidR="007A3DB2">
        <w:rPr>
          <w:rFonts w:ascii="Corbel" w:hAnsi="Corbel"/>
          <w:color w:val="575757"/>
          <w:sz w:val="22"/>
          <w:szCs w:val="22"/>
        </w:rPr>
        <w:t xml:space="preserve"> závazku z</w:t>
      </w:r>
      <w:r w:rsidR="00CF18E6" w:rsidRPr="00F56967">
        <w:rPr>
          <w:rFonts w:ascii="Corbel" w:hAnsi="Corbel"/>
          <w:color w:val="575757"/>
          <w:sz w:val="22"/>
          <w:szCs w:val="22"/>
        </w:rPr>
        <w:t xml:space="preserve"> této Smlouvy</w:t>
      </w:r>
      <w:r w:rsidR="000222BD">
        <w:rPr>
          <w:rFonts w:ascii="Corbel" w:hAnsi="Corbel"/>
          <w:color w:val="575757"/>
          <w:sz w:val="22"/>
          <w:szCs w:val="22"/>
        </w:rPr>
        <w:t>.</w:t>
      </w:r>
    </w:p>
    <w:p w14:paraId="01E6C026" w14:textId="21CCED8C" w:rsidR="003D5019" w:rsidRPr="00F56967" w:rsidRDefault="00841476" w:rsidP="00230CA2">
      <w:pPr>
        <w:pStyle w:val="Heading3"/>
        <w:widowControl w:val="0"/>
        <w:rPr>
          <w:rFonts w:ascii="Corbel" w:hAnsi="Corbel"/>
          <w:color w:val="575757"/>
          <w:sz w:val="22"/>
          <w:szCs w:val="22"/>
        </w:rPr>
      </w:pPr>
      <w:bookmarkStart w:id="334" w:name="_Ref102340349"/>
      <w:r>
        <w:rPr>
          <w:rFonts w:ascii="Corbel" w:hAnsi="Corbel"/>
          <w:color w:val="575757"/>
          <w:sz w:val="22"/>
          <w:szCs w:val="22"/>
        </w:rPr>
        <w:t>Prod</w:t>
      </w:r>
      <w:r w:rsidRPr="00F56967">
        <w:rPr>
          <w:rFonts w:ascii="Corbel" w:hAnsi="Corbel"/>
          <w:color w:val="575757"/>
          <w:sz w:val="22"/>
          <w:szCs w:val="22"/>
        </w:rPr>
        <w:t>ávající se zavazuj</w:t>
      </w:r>
      <w:r>
        <w:rPr>
          <w:rFonts w:ascii="Corbel" w:hAnsi="Corbel"/>
          <w:color w:val="575757"/>
          <w:sz w:val="22"/>
          <w:szCs w:val="22"/>
        </w:rPr>
        <w:t>í</w:t>
      </w:r>
      <w:r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Pr="00F56967">
        <w:rPr>
          <w:rFonts w:ascii="Corbel" w:hAnsi="Corbel"/>
          <w:color w:val="575757"/>
          <w:sz w:val="22"/>
          <w:szCs w:val="22"/>
        </w:rPr>
        <w:t>ujícího jakékoli jednání, jiný úkon ani nepřijm</w:t>
      </w:r>
      <w:r>
        <w:rPr>
          <w:rFonts w:ascii="Corbel" w:hAnsi="Corbel"/>
          <w:color w:val="575757"/>
          <w:sz w:val="22"/>
          <w:szCs w:val="22"/>
        </w:rPr>
        <w:t>ou</w:t>
      </w:r>
      <w:r w:rsidRPr="00F56967">
        <w:rPr>
          <w:rFonts w:ascii="Corbel" w:hAnsi="Corbel"/>
          <w:color w:val="575757"/>
          <w:sz w:val="22"/>
          <w:szCs w:val="22"/>
        </w:rPr>
        <w:t xml:space="preserve"> jakékoli opatření, jež by mohlo přímo nebo nepřímo</w:t>
      </w:r>
      <w:r>
        <w:rPr>
          <w:rFonts w:ascii="Corbel" w:hAnsi="Corbel"/>
          <w:color w:val="575757"/>
          <w:sz w:val="22"/>
          <w:szCs w:val="22"/>
        </w:rPr>
        <w:t>, samo o sobě či ve</w:t>
      </w:r>
      <w:r w:rsidR="00593F40">
        <w:rPr>
          <w:rFonts w:ascii="Corbel" w:hAnsi="Corbel"/>
          <w:color w:val="575757"/>
          <w:sz w:val="22"/>
          <w:szCs w:val="22"/>
        </w:rPr>
        <w:t> </w:t>
      </w:r>
      <w:r>
        <w:rPr>
          <w:rFonts w:ascii="Corbel" w:hAnsi="Corbel"/>
          <w:color w:val="575757"/>
          <w:sz w:val="22"/>
          <w:szCs w:val="22"/>
        </w:rPr>
        <w:t>spojení s jiným jednáním, jiným úkonem či jiným opatřením</w:t>
      </w:r>
      <w:r w:rsidRPr="00F56967">
        <w:rPr>
          <w:rFonts w:ascii="Corbel" w:hAnsi="Corbel"/>
          <w:color w:val="575757"/>
          <w:sz w:val="22"/>
          <w:szCs w:val="22"/>
        </w:rPr>
        <w:t xml:space="preserve"> vést </w:t>
      </w:r>
      <w:r>
        <w:rPr>
          <w:rFonts w:ascii="Corbel" w:hAnsi="Corbel"/>
          <w:color w:val="575757"/>
          <w:sz w:val="22"/>
          <w:szCs w:val="22"/>
        </w:rPr>
        <w:t>k</w:t>
      </w:r>
      <w:r w:rsidR="00CF18E6" w:rsidRPr="00F56967">
        <w:rPr>
          <w:rFonts w:ascii="Corbel" w:hAnsi="Corbel"/>
          <w:color w:val="575757"/>
          <w:sz w:val="22"/>
          <w:szCs w:val="22"/>
        </w:rPr>
        <w:t xml:space="preserve"> podstatnému snížení hodnoty </w:t>
      </w:r>
      <w:r w:rsidR="005B5AA5">
        <w:rPr>
          <w:rFonts w:ascii="Corbel" w:hAnsi="Corbel"/>
          <w:color w:val="575757"/>
          <w:sz w:val="22"/>
          <w:szCs w:val="22"/>
        </w:rPr>
        <w:t>kteréhokoliv</w:t>
      </w:r>
      <w:r w:rsidR="00593F40">
        <w:rPr>
          <w:rFonts w:ascii="Corbel" w:hAnsi="Corbel"/>
          <w:color w:val="575757"/>
          <w:sz w:val="22"/>
          <w:szCs w:val="22"/>
        </w:rPr>
        <w:t xml:space="preserve"> z </w:t>
      </w:r>
      <w:r w:rsidR="00CF18E6" w:rsidRPr="00F56967">
        <w:rPr>
          <w:rFonts w:ascii="Corbel" w:hAnsi="Corbel"/>
          <w:color w:val="575757"/>
          <w:sz w:val="22"/>
          <w:szCs w:val="22"/>
        </w:rPr>
        <w:t>Podíl</w:t>
      </w:r>
      <w:r w:rsidR="00593F40">
        <w:rPr>
          <w:rFonts w:ascii="Corbel" w:hAnsi="Corbel"/>
          <w:color w:val="575757"/>
          <w:sz w:val="22"/>
          <w:szCs w:val="22"/>
        </w:rPr>
        <w:t>ů</w:t>
      </w:r>
      <w:r w:rsidR="001E212D" w:rsidRPr="00F56967">
        <w:rPr>
          <w:rFonts w:ascii="Corbel" w:hAnsi="Corbel"/>
          <w:color w:val="575757"/>
          <w:sz w:val="22"/>
          <w:szCs w:val="22"/>
        </w:rPr>
        <w:t xml:space="preserve"> a/nebo</w:t>
      </w:r>
      <w:r w:rsidR="00CF18E6" w:rsidRPr="00F56967">
        <w:rPr>
          <w:rFonts w:ascii="Corbel" w:hAnsi="Corbel"/>
          <w:color w:val="575757"/>
          <w:sz w:val="22"/>
          <w:szCs w:val="22"/>
        </w:rPr>
        <w:t xml:space="preserve"> </w:t>
      </w:r>
      <w:r w:rsidR="00AB7BA4">
        <w:rPr>
          <w:rFonts w:ascii="Corbel" w:hAnsi="Corbel"/>
          <w:color w:val="575757"/>
          <w:sz w:val="22"/>
          <w:szCs w:val="22"/>
        </w:rPr>
        <w:t xml:space="preserve">kterékoli ze </w:t>
      </w:r>
      <w:r w:rsidR="00CF18E6" w:rsidRPr="00F56967">
        <w:rPr>
          <w:rFonts w:ascii="Corbel" w:hAnsi="Corbel"/>
          <w:color w:val="575757"/>
          <w:sz w:val="22"/>
          <w:szCs w:val="22"/>
        </w:rPr>
        <w:t>Společnost</w:t>
      </w:r>
      <w:r w:rsidR="00AB7BA4">
        <w:rPr>
          <w:rFonts w:ascii="Corbel" w:hAnsi="Corbel"/>
          <w:color w:val="575757"/>
          <w:sz w:val="22"/>
          <w:szCs w:val="22"/>
        </w:rPr>
        <w:t>í</w:t>
      </w:r>
      <w:r w:rsidR="00593F40">
        <w:rPr>
          <w:rFonts w:ascii="Corbel" w:hAnsi="Corbel"/>
          <w:color w:val="575757"/>
          <w:sz w:val="22"/>
          <w:szCs w:val="22"/>
        </w:rPr>
        <w:t>;</w:t>
      </w:r>
      <w:r w:rsidR="00CF18E6" w:rsidRPr="00F56967">
        <w:rPr>
          <w:rFonts w:ascii="Corbel" w:hAnsi="Corbel"/>
          <w:color w:val="575757"/>
          <w:sz w:val="22"/>
          <w:szCs w:val="22"/>
        </w:rPr>
        <w:t xml:space="preserve"> </w:t>
      </w:r>
      <w:r w:rsidR="00593F40">
        <w:rPr>
          <w:rFonts w:ascii="Corbel" w:hAnsi="Corbel"/>
          <w:color w:val="575757"/>
          <w:sz w:val="22"/>
          <w:szCs w:val="22"/>
        </w:rPr>
        <w:t>p</w:t>
      </w:r>
      <w:r w:rsidR="00F359B7">
        <w:rPr>
          <w:rFonts w:ascii="Corbel" w:hAnsi="Corbel"/>
          <w:color w:val="575757"/>
          <w:sz w:val="22"/>
          <w:szCs w:val="22"/>
        </w:rPr>
        <w:t>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takové jednání, úkon či opatření neučiní do Dne vypořádání bez </w:t>
      </w:r>
      <w:r>
        <w:rPr>
          <w:rFonts w:ascii="Corbel" w:hAnsi="Corbel"/>
          <w:color w:val="575757"/>
          <w:sz w:val="22"/>
          <w:szCs w:val="22"/>
        </w:rPr>
        <w:t xml:space="preserve">předchozího </w:t>
      </w:r>
      <w:r w:rsidR="00CF18E6" w:rsidRPr="00F56967">
        <w:rPr>
          <w:rFonts w:ascii="Corbel" w:hAnsi="Corbel"/>
          <w:color w:val="575757"/>
          <w:sz w:val="22"/>
          <w:szCs w:val="22"/>
        </w:rPr>
        <w:t xml:space="preserve">písemného souhlasu </w:t>
      </w:r>
      <w:r w:rsidR="00F359B7">
        <w:rPr>
          <w:rFonts w:ascii="Corbel" w:hAnsi="Corbel"/>
          <w:color w:val="575757"/>
          <w:sz w:val="22"/>
          <w:szCs w:val="22"/>
        </w:rPr>
        <w:t>Kup</w:t>
      </w:r>
      <w:r w:rsidR="00CF18E6" w:rsidRPr="00F56967">
        <w:rPr>
          <w:rFonts w:ascii="Corbel" w:hAnsi="Corbel"/>
          <w:color w:val="575757"/>
          <w:sz w:val="22"/>
          <w:szCs w:val="22"/>
        </w:rPr>
        <w:t xml:space="preserve">ujícího ani </w:t>
      </w:r>
      <w:r w:rsidR="00AB7BA4">
        <w:rPr>
          <w:rFonts w:ascii="Corbel" w:hAnsi="Corbel"/>
          <w:color w:val="575757"/>
          <w:sz w:val="22"/>
          <w:szCs w:val="22"/>
        </w:rPr>
        <w:t xml:space="preserve">kterákoliv </w:t>
      </w:r>
      <w:r w:rsidR="00CF18E6" w:rsidRPr="00F56967">
        <w:rPr>
          <w:rFonts w:ascii="Corbel" w:hAnsi="Corbel"/>
          <w:color w:val="575757"/>
          <w:sz w:val="22"/>
          <w:szCs w:val="22"/>
        </w:rPr>
        <w:t>Společnost</w:t>
      </w:r>
      <w:r w:rsidR="00593F40">
        <w:rPr>
          <w:rFonts w:ascii="Corbel" w:hAnsi="Corbel"/>
          <w:color w:val="575757"/>
          <w:sz w:val="22"/>
          <w:szCs w:val="22"/>
        </w:rPr>
        <w:t xml:space="preserve"> („</w:t>
      </w:r>
      <w:r w:rsidR="00593F40" w:rsidRPr="00593F40">
        <w:rPr>
          <w:rFonts w:ascii="Corbel" w:hAnsi="Corbel"/>
          <w:b/>
          <w:bCs/>
          <w:color w:val="575757"/>
          <w:sz w:val="22"/>
          <w:szCs w:val="22"/>
        </w:rPr>
        <w:t>Podstatné snížení hodnoty</w:t>
      </w:r>
      <w:r w:rsidR="00593F40">
        <w:rPr>
          <w:rFonts w:ascii="Corbel" w:hAnsi="Corbel"/>
          <w:color w:val="575757"/>
          <w:sz w:val="22"/>
          <w:szCs w:val="22"/>
        </w:rPr>
        <w:t>“)</w:t>
      </w:r>
      <w:r w:rsidR="00CF18E6" w:rsidRPr="00F56967">
        <w:rPr>
          <w:rFonts w:ascii="Corbel" w:hAnsi="Corbel"/>
          <w:color w:val="575757"/>
          <w:sz w:val="22"/>
          <w:szCs w:val="22"/>
        </w:rPr>
        <w:t>.</w:t>
      </w:r>
      <w:r w:rsidR="007A3DB2">
        <w:rPr>
          <w:rFonts w:ascii="Corbel" w:hAnsi="Corbel"/>
          <w:color w:val="575757"/>
          <w:sz w:val="22"/>
          <w:szCs w:val="22"/>
        </w:rPr>
        <w:t xml:space="preserve"> </w:t>
      </w:r>
      <w:r w:rsidR="00F6597C">
        <w:rPr>
          <w:rFonts w:ascii="Corbel" w:hAnsi="Corbel"/>
          <w:color w:val="575757"/>
          <w:sz w:val="22"/>
          <w:szCs w:val="22"/>
        </w:rPr>
        <w:t>Dojde-li k </w:t>
      </w:r>
      <w:r w:rsidR="00593F40">
        <w:rPr>
          <w:rFonts w:ascii="Corbel" w:hAnsi="Corbel"/>
          <w:color w:val="575757"/>
          <w:sz w:val="22"/>
          <w:szCs w:val="22"/>
        </w:rPr>
        <w:t>P</w:t>
      </w:r>
      <w:r w:rsidR="00F6597C">
        <w:rPr>
          <w:rFonts w:ascii="Corbel" w:hAnsi="Corbel"/>
          <w:color w:val="575757"/>
          <w:sz w:val="22"/>
          <w:szCs w:val="22"/>
        </w:rPr>
        <w:t xml:space="preserve">odstatnému snížení hodnoty, </w:t>
      </w:r>
      <w:r w:rsidR="00B20251">
        <w:rPr>
          <w:rFonts w:ascii="Corbel" w:hAnsi="Corbel"/>
          <w:color w:val="575757"/>
          <w:sz w:val="22"/>
          <w:szCs w:val="22"/>
        </w:rPr>
        <w:t xml:space="preserve">jsou Prodávající povinni </w:t>
      </w:r>
      <w:r w:rsidR="00F6597C">
        <w:rPr>
          <w:rFonts w:ascii="Corbel" w:hAnsi="Corbel"/>
          <w:color w:val="575757"/>
          <w:sz w:val="22"/>
          <w:szCs w:val="22"/>
        </w:rPr>
        <w:t>částku odpov</w:t>
      </w:r>
      <w:r w:rsidR="00B4304C">
        <w:rPr>
          <w:rFonts w:ascii="Corbel" w:hAnsi="Corbel"/>
          <w:color w:val="575757"/>
          <w:sz w:val="22"/>
          <w:szCs w:val="22"/>
        </w:rPr>
        <w:t>ídající</w:t>
      </w:r>
      <w:r w:rsidR="00593F40">
        <w:rPr>
          <w:rFonts w:ascii="Corbel" w:hAnsi="Corbel"/>
          <w:color w:val="575757"/>
          <w:sz w:val="22"/>
          <w:szCs w:val="22"/>
        </w:rPr>
        <w:t xml:space="preserve"> Podstatnému snížení hodnoty</w:t>
      </w:r>
      <w:r w:rsidR="00B4304C">
        <w:rPr>
          <w:rFonts w:ascii="Corbel" w:hAnsi="Corbel"/>
          <w:color w:val="575757"/>
          <w:sz w:val="22"/>
          <w:szCs w:val="22"/>
        </w:rPr>
        <w:t xml:space="preserve"> </w:t>
      </w:r>
      <w:r w:rsidR="00B20251">
        <w:rPr>
          <w:rFonts w:ascii="Corbel" w:hAnsi="Corbel"/>
          <w:color w:val="575757"/>
          <w:sz w:val="22"/>
          <w:szCs w:val="22"/>
        </w:rPr>
        <w:t>uhradit Kupujícímu</w:t>
      </w:r>
      <w:r w:rsidR="00784CC7">
        <w:rPr>
          <w:rFonts w:ascii="Corbel" w:hAnsi="Corbel"/>
          <w:color w:val="575757"/>
          <w:sz w:val="22"/>
          <w:szCs w:val="22"/>
        </w:rPr>
        <w:t>.</w:t>
      </w:r>
      <w:bookmarkEnd w:id="334"/>
    </w:p>
    <w:p w14:paraId="0C6625BC" w14:textId="5EECCB59" w:rsidR="00175C1C" w:rsidRPr="00F56967" w:rsidRDefault="00F359B7" w:rsidP="00230CA2">
      <w:pPr>
        <w:pStyle w:val="Heading3"/>
        <w:widowControl w:val="0"/>
        <w:rPr>
          <w:rFonts w:ascii="Corbel" w:hAnsi="Corbel"/>
          <w:color w:val="575757"/>
          <w:sz w:val="22"/>
          <w:szCs w:val="22"/>
        </w:rPr>
      </w:pPr>
      <w:bookmarkStart w:id="335" w:name="_Ref102340533"/>
      <w:bookmarkStart w:id="336" w:name="_Ref102340670"/>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do </w:t>
      </w:r>
      <w:r w:rsidR="00007BC2">
        <w:rPr>
          <w:rFonts w:ascii="Corbel" w:hAnsi="Corbel"/>
          <w:color w:val="575757"/>
          <w:sz w:val="22"/>
          <w:szCs w:val="22"/>
        </w:rPr>
        <w:t>okamžiku učinění veškerých kroků</w:t>
      </w:r>
      <w:r w:rsidR="00E11763">
        <w:rPr>
          <w:rFonts w:ascii="Corbel" w:hAnsi="Corbel"/>
          <w:color w:val="575757"/>
          <w:sz w:val="22"/>
          <w:szCs w:val="22"/>
        </w:rPr>
        <w:t xml:space="preserve"> vypořádání</w:t>
      </w:r>
      <w:r w:rsidR="00007BC2">
        <w:rPr>
          <w:rFonts w:ascii="Corbel" w:hAnsi="Corbel"/>
          <w:color w:val="575757"/>
          <w:sz w:val="22"/>
          <w:szCs w:val="22"/>
        </w:rPr>
        <w:t xml:space="preserve"> dle </w:t>
      </w:r>
      <w:r w:rsidR="00E11763">
        <w:rPr>
          <w:rFonts w:ascii="Corbel" w:hAnsi="Corbel"/>
          <w:color w:val="575757"/>
          <w:sz w:val="22"/>
          <w:szCs w:val="22"/>
        </w:rPr>
        <w:t xml:space="preserve">článku </w:t>
      </w:r>
      <w:r w:rsidR="00E11763">
        <w:rPr>
          <w:rFonts w:ascii="Corbel" w:hAnsi="Corbel"/>
          <w:color w:val="575757"/>
          <w:sz w:val="22"/>
          <w:szCs w:val="22"/>
        </w:rPr>
        <w:fldChar w:fldCharType="begin"/>
      </w:r>
      <w:r w:rsidR="00E11763">
        <w:rPr>
          <w:rFonts w:ascii="Corbel" w:hAnsi="Corbel"/>
          <w:color w:val="575757"/>
          <w:sz w:val="22"/>
          <w:szCs w:val="22"/>
        </w:rPr>
        <w:instrText xml:space="preserve"> REF _Ref102340463 \r \h </w:instrText>
      </w:r>
      <w:r w:rsidR="00E11763">
        <w:rPr>
          <w:rFonts w:ascii="Corbel" w:hAnsi="Corbel"/>
          <w:color w:val="575757"/>
          <w:sz w:val="22"/>
          <w:szCs w:val="22"/>
        </w:rPr>
      </w:r>
      <w:r w:rsidR="00E11763">
        <w:rPr>
          <w:rFonts w:ascii="Corbel" w:hAnsi="Corbel"/>
          <w:color w:val="575757"/>
          <w:sz w:val="22"/>
          <w:szCs w:val="22"/>
        </w:rPr>
        <w:fldChar w:fldCharType="separate"/>
      </w:r>
      <w:r w:rsidR="00633A59">
        <w:rPr>
          <w:rFonts w:ascii="Corbel" w:hAnsi="Corbel"/>
          <w:color w:val="575757"/>
          <w:sz w:val="22"/>
          <w:szCs w:val="22"/>
        </w:rPr>
        <w:t>7.3</w:t>
      </w:r>
      <w:r w:rsidR="00E11763">
        <w:rPr>
          <w:rFonts w:ascii="Corbel" w:hAnsi="Corbel"/>
          <w:color w:val="575757"/>
          <w:sz w:val="22"/>
          <w:szCs w:val="22"/>
        </w:rPr>
        <w:fldChar w:fldCharType="end"/>
      </w:r>
      <w:r w:rsidR="00CF18E6" w:rsidRPr="00F56967">
        <w:rPr>
          <w:rFonts w:ascii="Corbel" w:hAnsi="Corbel"/>
          <w:color w:val="575757"/>
          <w:sz w:val="22"/>
          <w:szCs w:val="22"/>
        </w:rPr>
        <w:t xml:space="preserve"> bez</w:t>
      </w:r>
      <w:r w:rsidR="00E11763">
        <w:rPr>
          <w:rFonts w:ascii="Corbel" w:hAnsi="Corbel"/>
          <w:color w:val="575757"/>
          <w:sz w:val="22"/>
          <w:szCs w:val="22"/>
        </w:rPr>
        <w:t> </w:t>
      </w:r>
      <w:r w:rsidR="00CF18E6" w:rsidRPr="00F56967">
        <w:rPr>
          <w:rFonts w:ascii="Corbel" w:hAnsi="Corbel"/>
          <w:color w:val="575757"/>
          <w:sz w:val="22"/>
          <w:szCs w:val="22"/>
        </w:rPr>
        <w:t xml:space="preserve">písemného souhlasu </w:t>
      </w:r>
      <w:r>
        <w:rPr>
          <w:rFonts w:ascii="Corbel" w:hAnsi="Corbel"/>
          <w:color w:val="575757"/>
          <w:sz w:val="22"/>
          <w:szCs w:val="22"/>
        </w:rPr>
        <w:t>Kup</w:t>
      </w:r>
      <w:r w:rsidR="00CF18E6" w:rsidRPr="00F56967">
        <w:rPr>
          <w:rFonts w:ascii="Corbel" w:hAnsi="Corbel"/>
          <w:color w:val="575757"/>
          <w:sz w:val="22"/>
          <w:szCs w:val="22"/>
        </w:rPr>
        <w:t xml:space="preserve">ujícího neučiní </w:t>
      </w:r>
      <w:r w:rsidR="00AB7BA4">
        <w:rPr>
          <w:rFonts w:ascii="Corbel" w:hAnsi="Corbel"/>
          <w:color w:val="575757"/>
          <w:sz w:val="22"/>
          <w:szCs w:val="22"/>
        </w:rPr>
        <w:t xml:space="preserve">kterákoli ze </w:t>
      </w:r>
      <w:r w:rsidR="00356041">
        <w:rPr>
          <w:rFonts w:ascii="Corbel" w:hAnsi="Corbel"/>
          <w:color w:val="575757"/>
          <w:sz w:val="22"/>
          <w:szCs w:val="22"/>
        </w:rPr>
        <w:t>Společnost</w:t>
      </w:r>
      <w:r w:rsidR="00AB7BA4">
        <w:rPr>
          <w:rFonts w:ascii="Corbel" w:hAnsi="Corbel"/>
          <w:color w:val="575757"/>
          <w:sz w:val="22"/>
          <w:szCs w:val="22"/>
        </w:rPr>
        <w:t xml:space="preserve">í </w:t>
      </w:r>
      <w:r w:rsidR="00CF18E6" w:rsidRPr="00F56967">
        <w:rPr>
          <w:rFonts w:ascii="Corbel" w:hAnsi="Corbel"/>
          <w:color w:val="575757"/>
          <w:sz w:val="22"/>
          <w:szCs w:val="22"/>
        </w:rPr>
        <w:t>jak</w:t>
      </w:r>
      <w:r w:rsidR="001E212D" w:rsidRPr="00F56967">
        <w:rPr>
          <w:rFonts w:ascii="Corbel" w:hAnsi="Corbel"/>
          <w:color w:val="575757"/>
          <w:sz w:val="22"/>
          <w:szCs w:val="22"/>
        </w:rPr>
        <w:t>á</w:t>
      </w:r>
      <w:r w:rsidR="00CF18E6" w:rsidRPr="00F56967">
        <w:rPr>
          <w:rFonts w:ascii="Corbel" w:hAnsi="Corbel"/>
          <w:color w:val="575757"/>
          <w:sz w:val="22"/>
          <w:szCs w:val="22"/>
        </w:rPr>
        <w:t>koli jednání či jiný úkon, který nespadá do její obvyklé činnosti</w:t>
      </w:r>
      <w:r w:rsidR="001E212D" w:rsidRPr="00F56967">
        <w:rPr>
          <w:rFonts w:ascii="Corbel" w:hAnsi="Corbel"/>
          <w:color w:val="575757"/>
          <w:sz w:val="22"/>
          <w:szCs w:val="22"/>
        </w:rPr>
        <w:t xml:space="preserve"> a/nebo za</w:t>
      </w:r>
      <w:r w:rsidR="007A3DB2">
        <w:rPr>
          <w:rFonts w:ascii="Corbel" w:hAnsi="Corbel"/>
          <w:color w:val="575757"/>
          <w:sz w:val="22"/>
          <w:szCs w:val="22"/>
        </w:rPr>
        <w:t> </w:t>
      </w:r>
      <w:r w:rsidR="001E212D" w:rsidRPr="00F56967">
        <w:rPr>
          <w:rFonts w:ascii="Corbel" w:hAnsi="Corbel"/>
          <w:color w:val="575757"/>
          <w:sz w:val="22"/>
          <w:szCs w:val="22"/>
        </w:rPr>
        <w:t>jinou než obvyklou cenu</w:t>
      </w:r>
      <w:r w:rsidR="00007BC2">
        <w:rPr>
          <w:rFonts w:ascii="Corbel" w:hAnsi="Corbel"/>
          <w:color w:val="575757"/>
          <w:sz w:val="22"/>
          <w:szCs w:val="22"/>
        </w:rPr>
        <w:t>, ledaže k takovému jednání či jinému úkonu dá Kupující svůj předchozí písemný souhlas.</w:t>
      </w:r>
      <w:bookmarkEnd w:id="335"/>
      <w:bookmarkEnd w:id="336"/>
    </w:p>
    <w:p w14:paraId="45C24C0E" w14:textId="0FCB6357" w:rsidR="003B726E" w:rsidRPr="00F56967" w:rsidRDefault="00AC59BF" w:rsidP="00230CA2">
      <w:pPr>
        <w:pStyle w:val="Heading3"/>
        <w:widowControl w:val="0"/>
        <w:rPr>
          <w:rFonts w:ascii="Corbel" w:hAnsi="Corbel"/>
          <w:color w:val="575757"/>
          <w:sz w:val="22"/>
          <w:szCs w:val="22"/>
        </w:rPr>
      </w:pPr>
      <w:bookmarkStart w:id="337" w:name="_Ref102340795"/>
      <w:bookmarkStart w:id="338" w:name="_Ref448783779"/>
      <w:r w:rsidRPr="00F56967">
        <w:rPr>
          <w:rFonts w:ascii="Corbel" w:hAnsi="Corbel"/>
          <w:color w:val="575757"/>
          <w:sz w:val="22"/>
          <w:szCs w:val="22"/>
        </w:rPr>
        <w:lastRenderedPageBreak/>
        <w:t xml:space="preserve">Smluvní strany se dohodly, že </w:t>
      </w:r>
      <w:r w:rsidR="003B726E" w:rsidRPr="00F56967">
        <w:rPr>
          <w:rFonts w:ascii="Corbel" w:hAnsi="Corbel"/>
          <w:color w:val="575757"/>
          <w:sz w:val="22"/>
          <w:szCs w:val="22"/>
        </w:rPr>
        <w:t xml:space="preserve">veškeré finanční prostředky evidované na účtech </w:t>
      </w:r>
      <w:r w:rsidR="00E13F80" w:rsidRPr="00F56967">
        <w:rPr>
          <w:rFonts w:ascii="Corbel" w:hAnsi="Corbel"/>
          <w:color w:val="575757"/>
          <w:sz w:val="22"/>
          <w:szCs w:val="22"/>
        </w:rPr>
        <w:t xml:space="preserve">nebo v pokladně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015189" w:rsidRPr="00F56967">
        <w:rPr>
          <w:rFonts w:ascii="Corbel" w:hAnsi="Corbel"/>
          <w:color w:val="575757"/>
          <w:sz w:val="22"/>
          <w:szCs w:val="22"/>
        </w:rPr>
        <w:t>budou ponechány v</w:t>
      </w:r>
      <w:r w:rsidR="00E13F80" w:rsidRPr="00F56967">
        <w:rPr>
          <w:rFonts w:ascii="Corbel" w:hAnsi="Corbel"/>
          <w:color w:val="575757"/>
          <w:sz w:val="22"/>
          <w:szCs w:val="22"/>
        </w:rPr>
        <w:t xml:space="preserve"> </w:t>
      </w:r>
      <w:r w:rsidR="00C317CD">
        <w:rPr>
          <w:rFonts w:ascii="Corbel" w:hAnsi="Corbel"/>
          <w:color w:val="575757"/>
          <w:sz w:val="22"/>
          <w:szCs w:val="22"/>
        </w:rPr>
        <w:t>jej</w:t>
      </w:r>
      <w:r w:rsidR="00AB7BA4">
        <w:rPr>
          <w:rFonts w:ascii="Corbel" w:hAnsi="Corbel"/>
          <w:color w:val="575757"/>
          <w:sz w:val="22"/>
          <w:szCs w:val="22"/>
        </w:rPr>
        <w:t>ich</w:t>
      </w:r>
      <w:r w:rsidR="00015189" w:rsidRPr="00F56967">
        <w:rPr>
          <w:rFonts w:ascii="Corbel" w:hAnsi="Corbel"/>
          <w:color w:val="575757"/>
          <w:sz w:val="22"/>
          <w:szCs w:val="22"/>
        </w:rPr>
        <w:t xml:space="preserve"> vlastním kapitálu</w:t>
      </w:r>
      <w:r w:rsidR="003B726E" w:rsidRPr="00F56967">
        <w:rPr>
          <w:rFonts w:ascii="Corbel" w:hAnsi="Corbel"/>
          <w:color w:val="575757"/>
          <w:sz w:val="22"/>
          <w:szCs w:val="22"/>
        </w:rPr>
        <w:t xml:space="preserve"> a </w:t>
      </w:r>
      <w:r w:rsidR="009C00C8" w:rsidRPr="00F56967">
        <w:rPr>
          <w:rFonts w:ascii="Corbel" w:hAnsi="Corbel"/>
          <w:color w:val="575757"/>
          <w:sz w:val="22"/>
          <w:szCs w:val="22"/>
        </w:rPr>
        <w:t>mohou být</w:t>
      </w:r>
      <w:r w:rsidR="00E13F80" w:rsidRPr="00F56967">
        <w:rPr>
          <w:rFonts w:ascii="Corbel" w:hAnsi="Corbel"/>
          <w:color w:val="575757"/>
          <w:sz w:val="22"/>
          <w:szCs w:val="22"/>
        </w:rPr>
        <w:t xml:space="preserve"> </w:t>
      </w:r>
      <w:r w:rsidR="003B726E" w:rsidRPr="00F56967">
        <w:rPr>
          <w:rFonts w:ascii="Corbel" w:hAnsi="Corbel"/>
          <w:color w:val="575757"/>
          <w:sz w:val="22"/>
          <w:szCs w:val="22"/>
        </w:rPr>
        <w:t xml:space="preserve">použity výlučně k úhradě běžných provozních nákladů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3B726E" w:rsidRPr="00F56967">
        <w:rPr>
          <w:rFonts w:ascii="Corbel" w:hAnsi="Corbel"/>
          <w:color w:val="575757"/>
          <w:sz w:val="22"/>
          <w:szCs w:val="22"/>
        </w:rPr>
        <w:t xml:space="preserve">vznikajících při </w:t>
      </w:r>
      <w:r w:rsidR="005E32F4">
        <w:rPr>
          <w:rFonts w:ascii="Corbel" w:hAnsi="Corbel"/>
          <w:color w:val="575757"/>
          <w:sz w:val="22"/>
          <w:szCs w:val="22"/>
        </w:rPr>
        <w:t>jej</w:t>
      </w:r>
      <w:r w:rsidR="00AB7BA4">
        <w:rPr>
          <w:rFonts w:ascii="Corbel" w:hAnsi="Corbel"/>
          <w:color w:val="575757"/>
          <w:sz w:val="22"/>
          <w:szCs w:val="22"/>
        </w:rPr>
        <w:t>ich</w:t>
      </w:r>
      <w:r w:rsidR="003B726E" w:rsidRPr="00F56967">
        <w:rPr>
          <w:rFonts w:ascii="Corbel" w:hAnsi="Corbel"/>
          <w:color w:val="575757"/>
          <w:sz w:val="22"/>
          <w:szCs w:val="22"/>
        </w:rPr>
        <w:t xml:space="preserve"> obvyklé činnosti</w:t>
      </w:r>
      <w:r w:rsidR="006332E7" w:rsidRPr="00F56967">
        <w:rPr>
          <w:rFonts w:ascii="Corbel" w:hAnsi="Corbel"/>
          <w:color w:val="575757"/>
          <w:sz w:val="22"/>
          <w:szCs w:val="22"/>
        </w:rPr>
        <w:t>,</w:t>
      </w:r>
      <w:r w:rsidR="003B726E" w:rsidRPr="00F56967">
        <w:rPr>
          <w:rFonts w:ascii="Corbel" w:hAnsi="Corbel"/>
          <w:color w:val="575757"/>
          <w:sz w:val="22"/>
          <w:szCs w:val="22"/>
        </w:rPr>
        <w:t xml:space="preserve"> nebo k úhradě mimořádných nákladů, jejichž úhradu předem písemně schválí </w:t>
      </w:r>
      <w:r w:rsidR="00F359B7">
        <w:rPr>
          <w:rFonts w:ascii="Corbel" w:hAnsi="Corbel"/>
          <w:color w:val="575757"/>
          <w:sz w:val="22"/>
          <w:szCs w:val="22"/>
        </w:rPr>
        <w:t>Kup</w:t>
      </w:r>
      <w:r w:rsidR="003B726E" w:rsidRPr="00F56967">
        <w:rPr>
          <w:rFonts w:ascii="Corbel" w:hAnsi="Corbel"/>
          <w:color w:val="575757"/>
          <w:sz w:val="22"/>
          <w:szCs w:val="22"/>
        </w:rPr>
        <w:t xml:space="preserve">ující. S výjimkou plateb uvedených v předchozí větě nesmí být finanční prostředky evidované na účtech </w:t>
      </w:r>
      <w:r w:rsidR="009C00C8" w:rsidRPr="00F56967">
        <w:rPr>
          <w:rFonts w:ascii="Corbel" w:hAnsi="Corbel"/>
          <w:color w:val="575757"/>
          <w:sz w:val="22"/>
          <w:szCs w:val="22"/>
        </w:rPr>
        <w:t xml:space="preserve">a v pokladně </w:t>
      </w:r>
      <w:r w:rsidR="00356041">
        <w:rPr>
          <w:rFonts w:ascii="Corbel" w:hAnsi="Corbel"/>
          <w:color w:val="575757"/>
          <w:sz w:val="22"/>
          <w:szCs w:val="22"/>
        </w:rPr>
        <w:t>Společnos</w:t>
      </w:r>
      <w:r w:rsidR="00AB7BA4">
        <w:rPr>
          <w:rFonts w:ascii="Corbel" w:hAnsi="Corbel"/>
          <w:color w:val="575757"/>
          <w:sz w:val="22"/>
          <w:szCs w:val="22"/>
        </w:rPr>
        <w:t>tí</w:t>
      </w:r>
      <w:r w:rsidR="00356041">
        <w:rPr>
          <w:rFonts w:ascii="Corbel" w:hAnsi="Corbel"/>
          <w:color w:val="575757"/>
          <w:sz w:val="22"/>
          <w:szCs w:val="22"/>
        </w:rPr>
        <w:t xml:space="preserve"> </w:t>
      </w:r>
      <w:r w:rsidR="003B726E" w:rsidRPr="00F56967">
        <w:rPr>
          <w:rFonts w:ascii="Corbel" w:hAnsi="Corbel"/>
          <w:color w:val="575757"/>
          <w:sz w:val="22"/>
          <w:szCs w:val="22"/>
        </w:rPr>
        <w:t xml:space="preserve">žádným způsobem vyplaceny </w:t>
      </w:r>
      <w:r w:rsidR="00F359B7">
        <w:rPr>
          <w:rFonts w:ascii="Corbel" w:hAnsi="Corbel"/>
          <w:color w:val="575757"/>
          <w:sz w:val="22"/>
          <w:szCs w:val="22"/>
        </w:rPr>
        <w:t>Prod</w:t>
      </w:r>
      <w:r w:rsidR="003B726E" w:rsidRPr="00F56967">
        <w:rPr>
          <w:rFonts w:ascii="Corbel" w:hAnsi="Corbel"/>
          <w:color w:val="575757"/>
          <w:sz w:val="22"/>
          <w:szCs w:val="22"/>
        </w:rPr>
        <w:t>ávající</w:t>
      </w:r>
      <w:r w:rsidR="00015189" w:rsidRPr="00F56967">
        <w:rPr>
          <w:rFonts w:ascii="Corbel" w:hAnsi="Corbel"/>
          <w:color w:val="575757"/>
          <w:sz w:val="22"/>
          <w:szCs w:val="22"/>
        </w:rPr>
        <w:t>m</w:t>
      </w:r>
      <w:r w:rsidR="009C00C8" w:rsidRPr="00F56967">
        <w:rPr>
          <w:rFonts w:ascii="Corbel" w:hAnsi="Corbel"/>
          <w:color w:val="575757"/>
          <w:sz w:val="22"/>
          <w:szCs w:val="22"/>
        </w:rPr>
        <w:t>, osobě spřízněné s</w:t>
      </w:r>
      <w:r w:rsidR="003F4EB7">
        <w:rPr>
          <w:rFonts w:ascii="Corbel" w:hAnsi="Corbel"/>
          <w:color w:val="575757"/>
          <w:sz w:val="22"/>
          <w:szCs w:val="22"/>
        </w:rPr>
        <w:t>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3F4EB7">
        <w:rPr>
          <w:rFonts w:ascii="Corbel" w:hAnsi="Corbel"/>
          <w:color w:val="575757"/>
          <w:sz w:val="22"/>
          <w:szCs w:val="22"/>
        </w:rPr>
        <w:t>, osobě blízké kterémukoli z Prodávajících</w:t>
      </w:r>
      <w:r w:rsidR="003B726E" w:rsidRPr="00F56967">
        <w:rPr>
          <w:rFonts w:ascii="Corbel" w:hAnsi="Corbel"/>
          <w:color w:val="575757"/>
          <w:sz w:val="22"/>
          <w:szCs w:val="22"/>
        </w:rPr>
        <w:t xml:space="preserve"> či jakékoli třetí osobě.</w:t>
      </w:r>
      <w:r w:rsidR="00A7783A" w:rsidRPr="00F56967">
        <w:rPr>
          <w:rFonts w:ascii="Corbel" w:hAnsi="Corbel"/>
          <w:color w:val="575757"/>
          <w:sz w:val="22"/>
          <w:szCs w:val="22"/>
        </w:rPr>
        <w:t xml:space="preserve"> Pro odstranění pochybností se uvádí, že běžnými provozními náklady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7783A" w:rsidRPr="00F56967">
        <w:rPr>
          <w:rFonts w:ascii="Corbel" w:hAnsi="Corbel"/>
          <w:color w:val="575757"/>
          <w:sz w:val="22"/>
          <w:szCs w:val="22"/>
        </w:rPr>
        <w:t>nejsou náklady na poskytnutí právních služeb spojených s</w:t>
      </w:r>
      <w:r w:rsidR="003F4EB7">
        <w:rPr>
          <w:rFonts w:ascii="Corbel" w:hAnsi="Corbel"/>
          <w:color w:val="575757"/>
          <w:sz w:val="22"/>
          <w:szCs w:val="22"/>
        </w:rPr>
        <w:t> Transakcí</w:t>
      </w:r>
      <w:r w:rsidR="00A7783A" w:rsidRPr="00F56967">
        <w:rPr>
          <w:rFonts w:ascii="Corbel" w:hAnsi="Corbel"/>
          <w:color w:val="575757"/>
          <w:sz w:val="22"/>
          <w:szCs w:val="22"/>
        </w:rPr>
        <w:t>.</w:t>
      </w:r>
      <w:bookmarkEnd w:id="337"/>
    </w:p>
    <w:p w14:paraId="49EC8CBE" w14:textId="33715CAD" w:rsidR="00AC59BF" w:rsidRPr="00F56967" w:rsidRDefault="003B726E" w:rsidP="00230CA2">
      <w:pPr>
        <w:pStyle w:val="Heading3"/>
        <w:widowControl w:val="0"/>
        <w:rPr>
          <w:rFonts w:ascii="Corbel" w:hAnsi="Corbel"/>
          <w:color w:val="575757"/>
          <w:sz w:val="22"/>
          <w:szCs w:val="22"/>
        </w:rPr>
      </w:pPr>
      <w:bookmarkStart w:id="339" w:name="_Ref102340810"/>
      <w:bookmarkStart w:id="340" w:name="_Ref102340894"/>
      <w:r w:rsidRPr="00F56967">
        <w:rPr>
          <w:rFonts w:ascii="Corbel" w:hAnsi="Corbel"/>
          <w:color w:val="575757"/>
          <w:sz w:val="22"/>
          <w:szCs w:val="22"/>
        </w:rPr>
        <w:t xml:space="preserve">Smluvní strany se dohodly, že veškeré </w:t>
      </w:r>
      <w:r w:rsidR="00AC59BF" w:rsidRPr="00F56967">
        <w:rPr>
          <w:rFonts w:ascii="Corbel" w:hAnsi="Corbel"/>
          <w:color w:val="575757"/>
          <w:sz w:val="22"/>
          <w:szCs w:val="22"/>
        </w:rPr>
        <w:t xml:space="preserve">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budou ponechány v</w:t>
      </w:r>
      <w:r w:rsidR="00AB7BA4">
        <w:rPr>
          <w:rFonts w:ascii="Corbel" w:hAnsi="Corbel"/>
          <w:color w:val="575757"/>
          <w:sz w:val="22"/>
          <w:szCs w:val="22"/>
        </w:rPr>
        <w:t xml:space="preserve"> jejich</w:t>
      </w:r>
      <w:r w:rsidR="00AC59BF" w:rsidRPr="00F56967">
        <w:rPr>
          <w:rFonts w:ascii="Corbel" w:hAnsi="Corbel"/>
          <w:color w:val="575757"/>
          <w:sz w:val="22"/>
          <w:szCs w:val="22"/>
        </w:rPr>
        <w:t xml:space="preserve"> </w:t>
      </w:r>
      <w:r w:rsidR="00027D2B" w:rsidRPr="00F56967">
        <w:rPr>
          <w:rFonts w:ascii="Corbel" w:hAnsi="Corbel"/>
          <w:color w:val="575757"/>
          <w:sz w:val="22"/>
          <w:szCs w:val="22"/>
        </w:rPr>
        <w:t xml:space="preserve">vlastním kapitálu </w:t>
      </w:r>
      <w:r w:rsidRPr="00F56967">
        <w:rPr>
          <w:rFonts w:ascii="Corbel" w:hAnsi="Corbel"/>
          <w:color w:val="575757"/>
          <w:sz w:val="22"/>
          <w:szCs w:val="22"/>
        </w:rPr>
        <w:t>a</w:t>
      </w:r>
      <w:r w:rsidR="006B6BD6">
        <w:rPr>
          <w:rFonts w:ascii="Corbel" w:hAnsi="Corbel"/>
          <w:color w:val="575757"/>
          <w:sz w:val="22"/>
          <w:szCs w:val="22"/>
        </w:rPr>
        <w:t> </w:t>
      </w:r>
      <w:r w:rsidRPr="00F56967">
        <w:rPr>
          <w:rFonts w:ascii="Corbel" w:hAnsi="Corbel"/>
          <w:color w:val="575757"/>
          <w:sz w:val="22"/>
          <w:szCs w:val="22"/>
        </w:rPr>
        <w:t xml:space="preserve">mohou být použity výlučně k úhradě </w:t>
      </w:r>
      <w:r w:rsidR="00AB7BA4">
        <w:rPr>
          <w:rFonts w:ascii="Corbel" w:hAnsi="Corbel"/>
          <w:color w:val="575757"/>
          <w:sz w:val="22"/>
          <w:szCs w:val="22"/>
        </w:rPr>
        <w:t xml:space="preserve">jejich </w:t>
      </w:r>
      <w:r w:rsidRPr="00F56967">
        <w:rPr>
          <w:rFonts w:ascii="Corbel" w:hAnsi="Corbel"/>
          <w:color w:val="575757"/>
          <w:sz w:val="22"/>
          <w:szCs w:val="22"/>
        </w:rPr>
        <w:t>běžných provozních nákladů vznikajících při obvyklé činnosti</w:t>
      </w:r>
      <w:r w:rsidR="009C00C8" w:rsidRPr="00F56967">
        <w:rPr>
          <w:rFonts w:ascii="Corbel" w:hAnsi="Corbel"/>
          <w:color w:val="575757"/>
          <w:sz w:val="22"/>
          <w:szCs w:val="22"/>
        </w:rPr>
        <w:t>, nebo k úhradě mimořádných nákladů, jejichž úhradu předem p</w:t>
      </w:r>
      <w:r w:rsidR="00BB775D">
        <w:rPr>
          <w:rFonts w:ascii="Corbel" w:hAnsi="Corbel"/>
          <w:color w:val="575757"/>
          <w:sz w:val="22"/>
          <w:szCs w:val="22"/>
        </w:rPr>
        <w:t xml:space="preserve">ísemně schválí </w:t>
      </w:r>
      <w:r w:rsidR="00F359B7">
        <w:rPr>
          <w:rFonts w:ascii="Corbel" w:hAnsi="Corbel"/>
          <w:color w:val="575757"/>
          <w:sz w:val="22"/>
          <w:szCs w:val="22"/>
        </w:rPr>
        <w:t>Kup</w:t>
      </w:r>
      <w:r w:rsidR="00BB775D">
        <w:rPr>
          <w:rFonts w:ascii="Corbel" w:hAnsi="Corbel"/>
          <w:color w:val="575757"/>
          <w:sz w:val="22"/>
          <w:szCs w:val="22"/>
        </w:rPr>
        <w:t>ující</w:t>
      </w:r>
      <w:r w:rsidRPr="00F56967">
        <w:rPr>
          <w:rFonts w:ascii="Corbel" w:hAnsi="Corbel"/>
          <w:color w:val="575757"/>
          <w:sz w:val="22"/>
          <w:szCs w:val="22"/>
        </w:rPr>
        <w:t xml:space="preserve">. </w:t>
      </w:r>
      <w:r w:rsidR="007F6CAB" w:rsidRPr="00F56967">
        <w:rPr>
          <w:rFonts w:ascii="Corbel" w:hAnsi="Corbel"/>
          <w:color w:val="575757"/>
          <w:sz w:val="22"/>
          <w:szCs w:val="22"/>
        </w:rPr>
        <w:t>S výjimkou plateb uvedených v předchozí větě</w:t>
      </w:r>
      <w:r w:rsidR="0062185B" w:rsidRPr="00F56967">
        <w:rPr>
          <w:rFonts w:ascii="Corbel" w:hAnsi="Corbel"/>
          <w:color w:val="575757"/>
          <w:sz w:val="22"/>
          <w:szCs w:val="22"/>
        </w:rPr>
        <w:t xml:space="preserve"> </w:t>
      </w:r>
      <w:r w:rsidR="007F6CAB" w:rsidRPr="00F56967">
        <w:rPr>
          <w:rFonts w:ascii="Corbel" w:hAnsi="Corbel"/>
          <w:color w:val="575757"/>
          <w:sz w:val="22"/>
          <w:szCs w:val="22"/>
        </w:rPr>
        <w:t xml:space="preserve">nesmí být 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žádný</w:t>
      </w:r>
      <w:r w:rsidR="00390254" w:rsidRPr="00F56967">
        <w:rPr>
          <w:rFonts w:ascii="Corbel" w:hAnsi="Corbel"/>
          <w:color w:val="575757"/>
          <w:sz w:val="22"/>
          <w:szCs w:val="22"/>
        </w:rPr>
        <w:t xml:space="preserve">m způsobem vyplaceny </w:t>
      </w:r>
      <w:r w:rsidR="00F359B7">
        <w:rPr>
          <w:rFonts w:ascii="Corbel" w:hAnsi="Corbel"/>
          <w:color w:val="575757"/>
          <w:sz w:val="22"/>
          <w:szCs w:val="22"/>
        </w:rPr>
        <w:t>Prod</w:t>
      </w:r>
      <w:r w:rsidR="00027D2B" w:rsidRPr="00F56967">
        <w:rPr>
          <w:rFonts w:ascii="Corbel" w:hAnsi="Corbel"/>
          <w:color w:val="575757"/>
          <w:sz w:val="22"/>
          <w:szCs w:val="22"/>
        </w:rPr>
        <w:t>ávajícím</w:t>
      </w:r>
      <w:r w:rsidR="009C00C8" w:rsidRPr="00F56967">
        <w:rPr>
          <w:rFonts w:ascii="Corbel" w:hAnsi="Corbel"/>
          <w:color w:val="575757"/>
          <w:sz w:val="22"/>
          <w:szCs w:val="22"/>
        </w:rPr>
        <w:t>, osobě spřízněné s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9C00C8" w:rsidRPr="00F56967">
        <w:rPr>
          <w:rFonts w:ascii="Corbel" w:hAnsi="Corbel"/>
          <w:color w:val="575757"/>
          <w:sz w:val="22"/>
          <w:szCs w:val="22"/>
        </w:rPr>
        <w:t xml:space="preserve"> či jakékoli třetí osobě</w:t>
      </w:r>
      <w:r w:rsidR="00AC59BF" w:rsidRPr="00F56967">
        <w:rPr>
          <w:rFonts w:ascii="Corbel" w:hAnsi="Corbel"/>
          <w:color w:val="575757"/>
          <w:sz w:val="22"/>
          <w:szCs w:val="22"/>
        </w:rPr>
        <w:t>.</w:t>
      </w:r>
      <w:bookmarkEnd w:id="338"/>
      <w:bookmarkEnd w:id="339"/>
      <w:bookmarkEnd w:id="340"/>
    </w:p>
    <w:p w14:paraId="12E03383" w14:textId="446DB996" w:rsidR="00634F81" w:rsidRPr="00F56967" w:rsidRDefault="00F359B7" w:rsidP="00230CA2">
      <w:pPr>
        <w:pStyle w:val="Heading3"/>
        <w:widowControl w:val="0"/>
        <w:rPr>
          <w:rFonts w:ascii="Corbel" w:hAnsi="Corbel"/>
          <w:color w:val="575757"/>
          <w:sz w:val="22"/>
          <w:szCs w:val="22"/>
        </w:rPr>
      </w:pPr>
      <w:bookmarkStart w:id="341" w:name="_Ref449312327"/>
      <w:r>
        <w:rPr>
          <w:rFonts w:ascii="Corbel" w:hAnsi="Corbel"/>
          <w:color w:val="575757"/>
          <w:sz w:val="22"/>
          <w:szCs w:val="22"/>
        </w:rPr>
        <w:t>Prod</w:t>
      </w:r>
      <w:r w:rsidR="003B726E" w:rsidRPr="00F56967">
        <w:rPr>
          <w:rFonts w:ascii="Corbel" w:hAnsi="Corbel"/>
          <w:color w:val="575757"/>
          <w:sz w:val="22"/>
          <w:szCs w:val="22"/>
        </w:rPr>
        <w:t>ávající j</w:t>
      </w:r>
      <w:r w:rsidR="0006243B">
        <w:rPr>
          <w:rFonts w:ascii="Corbel" w:hAnsi="Corbel"/>
          <w:color w:val="575757"/>
          <w:sz w:val="22"/>
          <w:szCs w:val="22"/>
        </w:rPr>
        <w:t>sou</w:t>
      </w:r>
      <w:r w:rsidR="00634F81" w:rsidRPr="00F56967">
        <w:rPr>
          <w:rFonts w:ascii="Corbel" w:hAnsi="Corbel"/>
          <w:color w:val="575757"/>
          <w:sz w:val="22"/>
          <w:szCs w:val="22"/>
        </w:rPr>
        <w:t xml:space="preserve"> povinn</w:t>
      </w:r>
      <w:r w:rsidR="0006243B">
        <w:rPr>
          <w:rFonts w:ascii="Corbel" w:hAnsi="Corbel"/>
          <w:color w:val="575757"/>
          <w:sz w:val="22"/>
          <w:szCs w:val="22"/>
        </w:rPr>
        <w:t>i</w:t>
      </w:r>
      <w:r w:rsidR="00634F81" w:rsidRPr="00F56967">
        <w:rPr>
          <w:rFonts w:ascii="Corbel" w:hAnsi="Corbel"/>
          <w:color w:val="575757"/>
          <w:sz w:val="22"/>
          <w:szCs w:val="22"/>
        </w:rPr>
        <w:t xml:space="preserve"> písemně informovat </w:t>
      </w:r>
      <w:r>
        <w:rPr>
          <w:rFonts w:ascii="Corbel" w:hAnsi="Corbel"/>
          <w:color w:val="575757"/>
          <w:sz w:val="22"/>
          <w:szCs w:val="22"/>
        </w:rPr>
        <w:t>Kup</w:t>
      </w:r>
      <w:r w:rsidR="003B726E" w:rsidRPr="00F56967">
        <w:rPr>
          <w:rFonts w:ascii="Corbel" w:hAnsi="Corbel"/>
          <w:color w:val="575757"/>
          <w:sz w:val="22"/>
          <w:szCs w:val="22"/>
        </w:rPr>
        <w:t xml:space="preserve">ujícího </w:t>
      </w:r>
      <w:r w:rsidR="00634F81" w:rsidRPr="00F56967">
        <w:rPr>
          <w:rFonts w:ascii="Corbel" w:hAnsi="Corbel"/>
          <w:color w:val="575757"/>
          <w:sz w:val="22"/>
          <w:szCs w:val="22"/>
        </w:rPr>
        <w:t xml:space="preserve">o jakémkoli Porušení </w:t>
      </w:r>
      <w:r w:rsidR="00027D2B" w:rsidRPr="00F56967">
        <w:rPr>
          <w:rFonts w:ascii="Corbel" w:hAnsi="Corbel"/>
          <w:color w:val="575757"/>
          <w:sz w:val="22"/>
          <w:szCs w:val="22"/>
        </w:rPr>
        <w:t>záruky</w:t>
      </w:r>
      <w:r w:rsidR="00DD3ED7">
        <w:rPr>
          <w:rFonts w:ascii="Corbel" w:hAnsi="Corbel"/>
          <w:color w:val="575757"/>
          <w:sz w:val="22"/>
          <w:szCs w:val="22"/>
        </w:rPr>
        <w:t xml:space="preserve"> či Podstatném snížení</w:t>
      </w:r>
      <w:r w:rsidR="00634F81" w:rsidRPr="00F56967">
        <w:rPr>
          <w:rFonts w:ascii="Corbel" w:hAnsi="Corbel"/>
          <w:color w:val="575757"/>
          <w:sz w:val="22"/>
          <w:szCs w:val="22"/>
        </w:rPr>
        <w:t xml:space="preserve">, ke kterému dojde </w:t>
      </w:r>
      <w:r w:rsidR="003B726E" w:rsidRPr="00F56967">
        <w:rPr>
          <w:rFonts w:ascii="Corbel" w:hAnsi="Corbel"/>
          <w:color w:val="575757"/>
          <w:sz w:val="22"/>
          <w:szCs w:val="22"/>
        </w:rPr>
        <w:t xml:space="preserve">v době ode </w:t>
      </w:r>
      <w:r w:rsidR="00491473" w:rsidRPr="00F56967">
        <w:rPr>
          <w:rFonts w:ascii="Corbel" w:hAnsi="Corbel"/>
          <w:color w:val="575757"/>
          <w:sz w:val="22"/>
          <w:szCs w:val="22"/>
        </w:rPr>
        <w:t>Dn</w:t>
      </w:r>
      <w:r w:rsidR="003B726E" w:rsidRPr="00F56967">
        <w:rPr>
          <w:rFonts w:ascii="Corbel" w:hAnsi="Corbel"/>
          <w:color w:val="575757"/>
          <w:sz w:val="22"/>
          <w:szCs w:val="22"/>
        </w:rPr>
        <w:t>e</w:t>
      </w:r>
      <w:r w:rsidR="00491473" w:rsidRPr="00F56967">
        <w:rPr>
          <w:rFonts w:ascii="Corbel" w:hAnsi="Corbel"/>
          <w:color w:val="575757"/>
          <w:sz w:val="22"/>
          <w:szCs w:val="22"/>
        </w:rPr>
        <w:t xml:space="preserve"> podpisu do Dne </w:t>
      </w:r>
      <w:r w:rsidR="003B726E" w:rsidRPr="00F56967">
        <w:rPr>
          <w:rFonts w:ascii="Corbel" w:hAnsi="Corbel"/>
          <w:color w:val="575757"/>
          <w:sz w:val="22"/>
          <w:szCs w:val="22"/>
        </w:rPr>
        <w:t>vypořádání</w:t>
      </w:r>
      <w:r w:rsidR="00453A7F" w:rsidRPr="00F56967">
        <w:rPr>
          <w:rFonts w:ascii="Corbel" w:hAnsi="Corbel"/>
          <w:color w:val="575757"/>
          <w:sz w:val="22"/>
          <w:szCs w:val="22"/>
        </w:rPr>
        <w:t>, a to bez zbytečného odkladu poté, kdy se o takovém porušení dozví</w:t>
      </w:r>
      <w:r w:rsidR="00634F81" w:rsidRPr="00F56967">
        <w:rPr>
          <w:rFonts w:ascii="Corbel" w:hAnsi="Corbel"/>
          <w:color w:val="575757"/>
          <w:sz w:val="22"/>
          <w:szCs w:val="22"/>
        </w:rPr>
        <w:t>.</w:t>
      </w:r>
      <w:bookmarkEnd w:id="341"/>
    </w:p>
    <w:p w14:paraId="612BD1B3" w14:textId="77777777" w:rsidR="00DE4AAC" w:rsidRDefault="00F359B7" w:rsidP="00DE4AAC">
      <w:pPr>
        <w:pStyle w:val="Heading3"/>
        <w:widowControl w:val="0"/>
        <w:rPr>
          <w:rFonts w:ascii="Corbel" w:hAnsi="Corbel"/>
          <w:color w:val="575757"/>
          <w:sz w:val="22"/>
          <w:szCs w:val="22"/>
        </w:rPr>
      </w:pPr>
      <w:r>
        <w:rPr>
          <w:rFonts w:ascii="Corbel" w:hAnsi="Corbel"/>
          <w:color w:val="575757"/>
          <w:sz w:val="22"/>
          <w:szCs w:val="22"/>
        </w:rPr>
        <w:t>Prod</w:t>
      </w:r>
      <w:r w:rsidR="004E3A43" w:rsidRPr="00F56967">
        <w:rPr>
          <w:rFonts w:ascii="Corbel" w:hAnsi="Corbel"/>
          <w:color w:val="575757"/>
          <w:sz w:val="22"/>
          <w:szCs w:val="22"/>
        </w:rPr>
        <w:t>ávající j</w:t>
      </w:r>
      <w:r w:rsidR="0006243B">
        <w:rPr>
          <w:rFonts w:ascii="Corbel" w:hAnsi="Corbel"/>
          <w:color w:val="575757"/>
          <w:sz w:val="22"/>
          <w:szCs w:val="22"/>
        </w:rPr>
        <w:t>sou</w:t>
      </w:r>
      <w:r w:rsidR="004E3A43" w:rsidRPr="00F56967">
        <w:rPr>
          <w:rFonts w:ascii="Corbel" w:hAnsi="Corbel"/>
          <w:color w:val="575757"/>
          <w:sz w:val="22"/>
          <w:szCs w:val="22"/>
        </w:rPr>
        <w:t xml:space="preserve"> povinn</w:t>
      </w:r>
      <w:r w:rsidR="0006243B">
        <w:rPr>
          <w:rFonts w:ascii="Corbel" w:hAnsi="Corbel"/>
          <w:color w:val="575757"/>
          <w:sz w:val="22"/>
          <w:szCs w:val="22"/>
        </w:rPr>
        <w:t>i</w:t>
      </w:r>
      <w:r w:rsidR="004E3A43" w:rsidRPr="00F56967">
        <w:rPr>
          <w:rFonts w:ascii="Corbel" w:hAnsi="Corbel"/>
          <w:color w:val="575757"/>
          <w:sz w:val="22"/>
          <w:szCs w:val="22"/>
        </w:rPr>
        <w:t xml:space="preserve"> písemně informovat </w:t>
      </w:r>
      <w:r>
        <w:rPr>
          <w:rFonts w:ascii="Corbel" w:hAnsi="Corbel"/>
          <w:color w:val="575757"/>
          <w:sz w:val="22"/>
          <w:szCs w:val="22"/>
        </w:rPr>
        <w:t>Kup</w:t>
      </w:r>
      <w:r w:rsidR="004E3A43" w:rsidRPr="00F56967">
        <w:rPr>
          <w:rFonts w:ascii="Corbel" w:hAnsi="Corbel"/>
          <w:color w:val="575757"/>
          <w:sz w:val="22"/>
          <w:szCs w:val="22"/>
        </w:rPr>
        <w:t>ujícího</w:t>
      </w:r>
      <w:r w:rsidR="00634F81" w:rsidRPr="00F56967">
        <w:rPr>
          <w:rFonts w:ascii="Corbel" w:hAnsi="Corbel"/>
          <w:color w:val="575757"/>
          <w:sz w:val="22"/>
          <w:szCs w:val="22"/>
        </w:rPr>
        <w:t xml:space="preserve"> o vzniku jakéhokoli mimořádného závazku, nespadajícího do obvyklé činnosti </w:t>
      </w:r>
      <w:r w:rsidR="00AB7BA4">
        <w:rPr>
          <w:rFonts w:ascii="Corbel" w:hAnsi="Corbel"/>
          <w:color w:val="575757"/>
          <w:sz w:val="22"/>
          <w:szCs w:val="22"/>
        </w:rPr>
        <w:t xml:space="preserve">kterékoliv ze </w:t>
      </w:r>
      <w:r w:rsidR="00AD473D">
        <w:rPr>
          <w:rFonts w:ascii="Corbel" w:hAnsi="Corbel"/>
          <w:color w:val="575757"/>
          <w:sz w:val="22"/>
          <w:szCs w:val="22"/>
        </w:rPr>
        <w:t>Společnost</w:t>
      </w:r>
      <w:r w:rsidR="00AB7BA4">
        <w:rPr>
          <w:rFonts w:ascii="Corbel" w:hAnsi="Corbel"/>
          <w:color w:val="575757"/>
          <w:sz w:val="22"/>
          <w:szCs w:val="22"/>
        </w:rPr>
        <w:t>í</w:t>
      </w:r>
      <w:r w:rsidR="00AD473D">
        <w:rPr>
          <w:rFonts w:ascii="Corbel" w:hAnsi="Corbel"/>
          <w:color w:val="575757"/>
          <w:sz w:val="22"/>
          <w:szCs w:val="22"/>
        </w:rPr>
        <w:t>,</w:t>
      </w:r>
      <w:r w:rsidR="00634F81" w:rsidRPr="00F56967">
        <w:rPr>
          <w:rFonts w:ascii="Corbel" w:hAnsi="Corbel"/>
          <w:color w:val="575757"/>
          <w:sz w:val="22"/>
          <w:szCs w:val="22"/>
        </w:rPr>
        <w:t xml:space="preserve"> či dluhu přesahujícího částku </w:t>
      </w:r>
      <w:r w:rsidR="00027D2B" w:rsidRPr="00F56967">
        <w:rPr>
          <w:rFonts w:ascii="Corbel" w:hAnsi="Corbel"/>
          <w:color w:val="575757"/>
          <w:sz w:val="22"/>
          <w:szCs w:val="22"/>
        </w:rPr>
        <w:t>5</w:t>
      </w:r>
      <w:r w:rsidR="00634F81" w:rsidRPr="00F56967">
        <w:rPr>
          <w:rFonts w:ascii="Corbel" w:hAnsi="Corbel"/>
          <w:color w:val="575757"/>
          <w:sz w:val="22"/>
          <w:szCs w:val="22"/>
        </w:rPr>
        <w:t>0.000 Kč</w:t>
      </w:r>
      <w:r w:rsidR="00491473" w:rsidRPr="00F56967">
        <w:rPr>
          <w:rFonts w:ascii="Corbel" w:hAnsi="Corbel"/>
          <w:color w:val="575757"/>
          <w:sz w:val="22"/>
          <w:szCs w:val="22"/>
        </w:rPr>
        <w:t xml:space="preserve">, který vznikne </w:t>
      </w:r>
      <w:r w:rsidR="004E3A43" w:rsidRPr="00F56967">
        <w:rPr>
          <w:rFonts w:ascii="Corbel" w:hAnsi="Corbel"/>
          <w:color w:val="575757"/>
          <w:sz w:val="22"/>
          <w:szCs w:val="22"/>
        </w:rPr>
        <w:t>v době ode Dne podpisu do Dne vypořádání</w:t>
      </w:r>
      <w:r w:rsidR="00634F81" w:rsidRPr="00F56967">
        <w:rPr>
          <w:rFonts w:ascii="Corbel" w:hAnsi="Corbel"/>
          <w:color w:val="575757"/>
          <w:sz w:val="22"/>
          <w:szCs w:val="22"/>
        </w:rPr>
        <w:t>.</w:t>
      </w:r>
    </w:p>
    <w:p w14:paraId="2763269E" w14:textId="77777777" w:rsidR="003D5019" w:rsidRPr="00F56967" w:rsidRDefault="001E4745" w:rsidP="009C00C8">
      <w:pPr>
        <w:pStyle w:val="Heading1"/>
        <w:ind w:left="567" w:hanging="567"/>
        <w:rPr>
          <w:rFonts w:ascii="Corbel" w:hAnsi="Corbel"/>
          <w:color w:val="575757"/>
          <w:szCs w:val="22"/>
        </w:rPr>
      </w:pPr>
      <w:bookmarkStart w:id="342" w:name="_Ref448223883"/>
      <w:r w:rsidRPr="00F56967">
        <w:rPr>
          <w:rFonts w:ascii="Corbel" w:hAnsi="Corbel"/>
          <w:color w:val="575757"/>
          <w:szCs w:val="22"/>
        </w:rPr>
        <w:t>Vypořádání</w:t>
      </w:r>
      <w:bookmarkEnd w:id="342"/>
    </w:p>
    <w:p w14:paraId="21CD3A7D" w14:textId="7FCDD229" w:rsidR="006D3C6C" w:rsidRPr="00F56967" w:rsidRDefault="004E3A43" w:rsidP="00230CA2">
      <w:pPr>
        <w:pStyle w:val="Heading3"/>
        <w:widowControl w:val="0"/>
        <w:rPr>
          <w:rFonts w:ascii="Corbel" w:hAnsi="Corbel"/>
          <w:color w:val="575757"/>
          <w:sz w:val="22"/>
          <w:szCs w:val="22"/>
        </w:rPr>
      </w:pPr>
      <w:bookmarkStart w:id="343" w:name="_Ref444086571"/>
      <w:bookmarkStart w:id="344" w:name="_Ref377475693"/>
      <w:bookmarkStart w:id="345" w:name="_Ref448264700"/>
      <w:bookmarkStart w:id="346" w:name="_Ref427939158"/>
      <w:bookmarkStart w:id="347" w:name="_Ref426470847"/>
      <w:bookmarkEnd w:id="323"/>
      <w:bookmarkEnd w:id="333"/>
      <w:r w:rsidRPr="00F56967">
        <w:rPr>
          <w:rFonts w:ascii="Corbel" w:hAnsi="Corbel"/>
          <w:color w:val="575757"/>
          <w:sz w:val="22"/>
          <w:szCs w:val="22"/>
        </w:rPr>
        <w:t xml:space="preserve">Vypořádání </w:t>
      </w:r>
      <w:r w:rsidR="00F33F8F">
        <w:rPr>
          <w:rFonts w:ascii="Corbel" w:hAnsi="Corbel"/>
          <w:color w:val="575757"/>
          <w:sz w:val="22"/>
          <w:szCs w:val="22"/>
        </w:rPr>
        <w:t>T</w:t>
      </w:r>
      <w:r w:rsidRPr="00F56967">
        <w:rPr>
          <w:rFonts w:ascii="Corbel" w:hAnsi="Corbel"/>
          <w:color w:val="575757"/>
          <w:sz w:val="22"/>
          <w:szCs w:val="22"/>
        </w:rPr>
        <w:t>ransakc</w:t>
      </w:r>
      <w:r w:rsidR="0050453B">
        <w:rPr>
          <w:rFonts w:ascii="Corbel" w:hAnsi="Corbel"/>
          <w:color w:val="575757"/>
          <w:sz w:val="22"/>
          <w:szCs w:val="22"/>
        </w:rPr>
        <w:t>e</w:t>
      </w:r>
      <w:r w:rsidRPr="00F56967">
        <w:rPr>
          <w:rFonts w:ascii="Corbel" w:hAnsi="Corbel"/>
          <w:color w:val="575757"/>
          <w:sz w:val="22"/>
          <w:szCs w:val="22"/>
        </w:rPr>
        <w:t xml:space="preserve"> proběhne </w:t>
      </w:r>
      <w:r w:rsidR="004D6513">
        <w:rPr>
          <w:rFonts w:ascii="Corbel" w:hAnsi="Corbel"/>
          <w:color w:val="575757"/>
          <w:sz w:val="22"/>
          <w:szCs w:val="22"/>
        </w:rPr>
        <w:t xml:space="preserve">po splnění všech Odkládacích podmínek </w:t>
      </w:r>
      <w:r w:rsidR="00256D2B" w:rsidRPr="00F56967">
        <w:rPr>
          <w:rFonts w:ascii="Corbel" w:hAnsi="Corbel"/>
          <w:color w:val="575757"/>
          <w:sz w:val="22"/>
          <w:szCs w:val="22"/>
        </w:rPr>
        <w:t>v</w:t>
      </w:r>
      <w:r w:rsidR="004473B7" w:rsidRPr="00F56967">
        <w:rPr>
          <w:rFonts w:ascii="Corbel" w:hAnsi="Corbel"/>
          <w:color w:val="575757"/>
          <w:sz w:val="22"/>
          <w:szCs w:val="22"/>
        </w:rPr>
        <w:t> pracovní den</w:t>
      </w:r>
      <w:r w:rsidR="00C043F9" w:rsidRPr="00F56967">
        <w:rPr>
          <w:rFonts w:ascii="Corbel" w:hAnsi="Corbel"/>
          <w:color w:val="575757"/>
          <w:sz w:val="22"/>
          <w:szCs w:val="22"/>
        </w:rPr>
        <w:t>, na kterém se</w:t>
      </w:r>
      <w:r w:rsidR="0050453B">
        <w:rPr>
          <w:rFonts w:ascii="Corbel" w:hAnsi="Corbel"/>
          <w:color w:val="575757"/>
          <w:sz w:val="22"/>
          <w:szCs w:val="22"/>
        </w:rPr>
        <w:t> </w:t>
      </w:r>
      <w:r w:rsidR="00C043F9" w:rsidRPr="00F56967">
        <w:rPr>
          <w:rFonts w:ascii="Corbel" w:hAnsi="Corbel"/>
          <w:color w:val="575757"/>
          <w:sz w:val="22"/>
          <w:szCs w:val="22"/>
        </w:rPr>
        <w:t xml:space="preserve">Smluvní strany dohodnou </w:t>
      </w:r>
      <w:r w:rsidRPr="00F56967">
        <w:rPr>
          <w:rFonts w:ascii="Corbel" w:hAnsi="Corbel"/>
          <w:color w:val="575757"/>
          <w:sz w:val="22"/>
          <w:szCs w:val="22"/>
        </w:rPr>
        <w:t>(„</w:t>
      </w:r>
      <w:r w:rsidRPr="00F56967">
        <w:rPr>
          <w:rFonts w:ascii="Corbel" w:hAnsi="Corbel"/>
          <w:b/>
          <w:color w:val="575757"/>
          <w:sz w:val="22"/>
          <w:szCs w:val="22"/>
        </w:rPr>
        <w:t>Den vypořádání</w:t>
      </w:r>
      <w:r w:rsidRPr="00F56967">
        <w:rPr>
          <w:rFonts w:ascii="Corbel" w:hAnsi="Corbel"/>
          <w:color w:val="575757"/>
          <w:sz w:val="22"/>
          <w:szCs w:val="22"/>
        </w:rPr>
        <w:t>“)</w:t>
      </w:r>
      <w:r w:rsidR="007171F0">
        <w:rPr>
          <w:rFonts w:ascii="Corbel" w:hAnsi="Corbel"/>
          <w:color w:val="575757"/>
          <w:sz w:val="22"/>
          <w:szCs w:val="22"/>
        </w:rPr>
        <w:t xml:space="preserve">, nejpozději však do </w:t>
      </w:r>
      <w:r w:rsidR="00B062F1">
        <w:rPr>
          <w:rFonts w:ascii="Corbel" w:hAnsi="Corbel"/>
          <w:color w:val="575757"/>
          <w:sz w:val="22"/>
          <w:szCs w:val="22"/>
        </w:rPr>
        <w:t xml:space="preserve">5 </w:t>
      </w:r>
      <w:r w:rsidR="004D6513">
        <w:rPr>
          <w:rFonts w:ascii="Corbel" w:hAnsi="Corbel"/>
          <w:color w:val="575757"/>
          <w:sz w:val="22"/>
          <w:szCs w:val="22"/>
        </w:rPr>
        <w:t xml:space="preserve">pracovních </w:t>
      </w:r>
      <w:r w:rsidR="007171F0">
        <w:rPr>
          <w:rFonts w:ascii="Corbel" w:hAnsi="Corbel"/>
          <w:color w:val="575757"/>
          <w:sz w:val="22"/>
          <w:szCs w:val="22"/>
        </w:rPr>
        <w:t xml:space="preserve">dnů ode dne doručení písemné výzvy </w:t>
      </w:r>
      <w:r w:rsidR="00F359B7">
        <w:rPr>
          <w:rFonts w:ascii="Corbel" w:hAnsi="Corbel"/>
          <w:color w:val="575757"/>
          <w:sz w:val="22"/>
          <w:szCs w:val="22"/>
        </w:rPr>
        <w:t>Kup</w:t>
      </w:r>
      <w:r w:rsidR="007171F0">
        <w:rPr>
          <w:rFonts w:ascii="Corbel" w:hAnsi="Corbel"/>
          <w:color w:val="575757"/>
          <w:sz w:val="22"/>
          <w:szCs w:val="22"/>
        </w:rPr>
        <w:t xml:space="preserve">ujícího </w:t>
      </w:r>
      <w:r w:rsidR="00F359B7">
        <w:rPr>
          <w:rFonts w:ascii="Corbel" w:hAnsi="Corbel"/>
          <w:color w:val="575757"/>
          <w:sz w:val="22"/>
          <w:szCs w:val="22"/>
        </w:rPr>
        <w:t>Prod</w:t>
      </w:r>
      <w:r w:rsidR="007171F0">
        <w:rPr>
          <w:rFonts w:ascii="Corbel" w:hAnsi="Corbel"/>
          <w:color w:val="575757"/>
          <w:sz w:val="22"/>
          <w:szCs w:val="22"/>
        </w:rPr>
        <w:t>ávajícím</w:t>
      </w:r>
      <w:r w:rsidR="000A1487">
        <w:rPr>
          <w:rFonts w:ascii="Corbel" w:hAnsi="Corbel"/>
          <w:color w:val="575757"/>
          <w:sz w:val="22"/>
          <w:szCs w:val="22"/>
        </w:rPr>
        <w:t xml:space="preserve"> nebo 15 pracovních dnů po splnění všech Odkládacích podmínek</w:t>
      </w:r>
      <w:r w:rsidR="00464B17">
        <w:rPr>
          <w:rFonts w:ascii="Corbel" w:hAnsi="Corbel"/>
          <w:color w:val="575757"/>
          <w:sz w:val="22"/>
          <w:szCs w:val="22"/>
        </w:rPr>
        <w:t>, ledaže se Smluvní strany písemně dohodnou jinak</w:t>
      </w:r>
      <w:r w:rsidRPr="00F56967">
        <w:rPr>
          <w:rFonts w:ascii="Corbel" w:hAnsi="Corbel"/>
          <w:color w:val="575757"/>
          <w:sz w:val="22"/>
          <w:szCs w:val="22"/>
        </w:rPr>
        <w:t>.</w:t>
      </w:r>
    </w:p>
    <w:p w14:paraId="7376FFA5" w14:textId="77777777" w:rsidR="005F6FAF" w:rsidRDefault="005F6FAF" w:rsidP="00230CA2">
      <w:pPr>
        <w:pStyle w:val="Heading3"/>
        <w:widowControl w:val="0"/>
        <w:rPr>
          <w:rFonts w:ascii="Corbel" w:hAnsi="Corbel"/>
          <w:color w:val="575757"/>
          <w:sz w:val="22"/>
          <w:szCs w:val="22"/>
        </w:rPr>
      </w:pPr>
      <w:bookmarkStart w:id="348" w:name="_Ref377890775"/>
      <w:bookmarkStart w:id="349" w:name="_Ref469348744"/>
      <w:bookmarkEnd w:id="343"/>
      <w:bookmarkEnd w:id="344"/>
      <w:bookmarkEnd w:id="345"/>
      <w:r w:rsidRPr="005F6FAF">
        <w:rPr>
          <w:rFonts w:ascii="Corbel" w:hAnsi="Corbel"/>
          <w:color w:val="575757"/>
          <w:sz w:val="22"/>
          <w:szCs w:val="22"/>
        </w:rPr>
        <w:t>S</w:t>
      </w:r>
      <w:r>
        <w:rPr>
          <w:rFonts w:ascii="Corbel" w:hAnsi="Corbel"/>
          <w:color w:val="575757"/>
          <w:sz w:val="22"/>
          <w:szCs w:val="22"/>
        </w:rPr>
        <w:t>mluvní s</w:t>
      </w:r>
      <w:r w:rsidRPr="005F6FAF">
        <w:rPr>
          <w:rFonts w:ascii="Corbel" w:hAnsi="Corbel"/>
          <w:color w:val="575757"/>
          <w:sz w:val="22"/>
          <w:szCs w:val="22"/>
        </w:rPr>
        <w:t xml:space="preserve">trany se zavazují, že učiní veškerá právní jednání potřebná pro to, aby Transakce byla v celém rozsahu vypořádána v Den </w:t>
      </w:r>
      <w:r>
        <w:rPr>
          <w:rFonts w:ascii="Corbel" w:hAnsi="Corbel"/>
          <w:color w:val="575757"/>
          <w:sz w:val="22"/>
          <w:szCs w:val="22"/>
        </w:rPr>
        <w:t>vypořádání.</w:t>
      </w:r>
    </w:p>
    <w:p w14:paraId="64C3E473" w14:textId="020F9F4F" w:rsidR="005F6FAF" w:rsidRDefault="005F6FAF" w:rsidP="00230CA2">
      <w:pPr>
        <w:pStyle w:val="Heading3"/>
        <w:widowControl w:val="0"/>
        <w:rPr>
          <w:rFonts w:ascii="Corbel" w:hAnsi="Corbel"/>
          <w:color w:val="575757"/>
          <w:sz w:val="22"/>
          <w:szCs w:val="22"/>
        </w:rPr>
      </w:pPr>
      <w:bookmarkStart w:id="350" w:name="_Ref102340463"/>
      <w:r w:rsidRPr="005F6FAF">
        <w:rPr>
          <w:rFonts w:ascii="Corbel" w:hAnsi="Corbel"/>
          <w:color w:val="575757"/>
          <w:sz w:val="22"/>
          <w:szCs w:val="22"/>
        </w:rPr>
        <w:t>S</w:t>
      </w:r>
      <w:r>
        <w:rPr>
          <w:rFonts w:ascii="Corbel" w:hAnsi="Corbel"/>
          <w:color w:val="575757"/>
          <w:sz w:val="22"/>
          <w:szCs w:val="22"/>
        </w:rPr>
        <w:t>mluvní strany</w:t>
      </w:r>
      <w:r w:rsidRPr="005F6FAF">
        <w:rPr>
          <w:rFonts w:ascii="Corbel" w:hAnsi="Corbel"/>
          <w:color w:val="575757"/>
          <w:sz w:val="22"/>
          <w:szCs w:val="22"/>
        </w:rPr>
        <w:t xml:space="preserve"> se </w:t>
      </w:r>
      <w:r>
        <w:rPr>
          <w:rFonts w:ascii="Corbel" w:hAnsi="Corbel"/>
          <w:color w:val="575757"/>
          <w:sz w:val="22"/>
          <w:szCs w:val="22"/>
        </w:rPr>
        <w:t>zavazují</w:t>
      </w:r>
      <w:r w:rsidRPr="005F6FAF">
        <w:rPr>
          <w:rFonts w:ascii="Corbel" w:hAnsi="Corbel"/>
          <w:color w:val="575757"/>
          <w:sz w:val="22"/>
          <w:szCs w:val="22"/>
        </w:rPr>
        <w:t xml:space="preserve">, že jednotlivé kroky </w:t>
      </w:r>
      <w:r>
        <w:rPr>
          <w:rFonts w:ascii="Corbel" w:hAnsi="Corbel"/>
          <w:color w:val="575757"/>
          <w:sz w:val="22"/>
          <w:szCs w:val="22"/>
        </w:rPr>
        <w:t>v</w:t>
      </w:r>
      <w:r w:rsidRPr="005F6FAF">
        <w:rPr>
          <w:rFonts w:ascii="Corbel" w:hAnsi="Corbel"/>
          <w:color w:val="575757"/>
          <w:sz w:val="22"/>
          <w:szCs w:val="22"/>
        </w:rPr>
        <w:t xml:space="preserve">ypořádání, jak jsou níže popsány v článku </w:t>
      </w:r>
      <w:r>
        <w:rPr>
          <w:rFonts w:ascii="Corbel" w:hAnsi="Corbel"/>
          <w:color w:val="575757"/>
          <w:sz w:val="22"/>
          <w:szCs w:val="22"/>
        </w:rPr>
        <w:fldChar w:fldCharType="begin"/>
      </w:r>
      <w:r>
        <w:rPr>
          <w:rFonts w:ascii="Corbel" w:hAnsi="Corbel"/>
          <w:color w:val="575757"/>
          <w:sz w:val="22"/>
          <w:szCs w:val="22"/>
        </w:rPr>
        <w:instrText xml:space="preserve"> REF _Ref102337333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7.4</w:t>
      </w:r>
      <w:r>
        <w:rPr>
          <w:rFonts w:ascii="Corbel" w:hAnsi="Corbel"/>
          <w:color w:val="575757"/>
          <w:sz w:val="22"/>
          <w:szCs w:val="22"/>
        </w:rPr>
        <w:fldChar w:fldCharType="end"/>
      </w:r>
      <w:r>
        <w:rPr>
          <w:rFonts w:ascii="Corbel" w:hAnsi="Corbel"/>
          <w:color w:val="575757"/>
          <w:sz w:val="22"/>
          <w:szCs w:val="22"/>
        </w:rPr>
        <w:t>,</w:t>
      </w:r>
      <w:r w:rsidRPr="005F6FAF">
        <w:rPr>
          <w:rFonts w:ascii="Corbel" w:hAnsi="Corbel"/>
          <w:color w:val="575757"/>
          <w:sz w:val="22"/>
          <w:szCs w:val="22"/>
        </w:rPr>
        <w:t xml:space="preserve"> budou učiněny v Den </w:t>
      </w:r>
      <w:r>
        <w:rPr>
          <w:rFonts w:ascii="Corbel" w:hAnsi="Corbel"/>
          <w:color w:val="575757"/>
          <w:sz w:val="22"/>
          <w:szCs w:val="22"/>
        </w:rPr>
        <w:t>vypořádání</w:t>
      </w:r>
      <w:r w:rsidRPr="005F6FAF">
        <w:rPr>
          <w:rFonts w:ascii="Corbel" w:hAnsi="Corbel"/>
          <w:color w:val="575757"/>
          <w:sz w:val="22"/>
          <w:szCs w:val="22"/>
        </w:rPr>
        <w:t>, a to bezprostředně po sobě v jediný den a při jediném složeném právním jednání (podpisovém aktu)</w:t>
      </w:r>
      <w:bookmarkEnd w:id="350"/>
      <w:r w:rsidR="00A75C52">
        <w:rPr>
          <w:rFonts w:ascii="Corbel" w:hAnsi="Corbel"/>
          <w:color w:val="575757"/>
          <w:sz w:val="22"/>
          <w:szCs w:val="22"/>
        </w:rPr>
        <w:t>.</w:t>
      </w:r>
    </w:p>
    <w:p w14:paraId="5949A500" w14:textId="37970593" w:rsidR="00DA1FA1" w:rsidRPr="00F56967" w:rsidRDefault="007171F0" w:rsidP="00230CA2">
      <w:pPr>
        <w:pStyle w:val="Heading3"/>
        <w:widowControl w:val="0"/>
        <w:rPr>
          <w:rFonts w:ascii="Corbel" w:hAnsi="Corbel"/>
          <w:color w:val="575757"/>
          <w:sz w:val="22"/>
          <w:szCs w:val="22"/>
        </w:rPr>
      </w:pPr>
      <w:bookmarkStart w:id="351" w:name="_Ref102337333"/>
      <w:r>
        <w:rPr>
          <w:rFonts w:ascii="Corbel" w:hAnsi="Corbel"/>
          <w:color w:val="575757"/>
          <w:sz w:val="22"/>
          <w:szCs w:val="22"/>
        </w:rPr>
        <w:t xml:space="preserve">V Den vypořádání Smluvní strany učiní </w:t>
      </w:r>
      <w:r w:rsidR="004E3A43" w:rsidRPr="00F56967">
        <w:rPr>
          <w:rFonts w:ascii="Corbel" w:hAnsi="Corbel"/>
          <w:color w:val="575757"/>
          <w:sz w:val="22"/>
          <w:szCs w:val="22"/>
        </w:rPr>
        <w:t>níže uvedené kroky nezbytné k</w:t>
      </w:r>
      <w:r w:rsidR="0050453B">
        <w:rPr>
          <w:rFonts w:ascii="Corbel" w:hAnsi="Corbel"/>
          <w:color w:val="575757"/>
          <w:sz w:val="22"/>
          <w:szCs w:val="22"/>
        </w:rPr>
        <w:t> uskutečnění a vypořádání</w:t>
      </w:r>
      <w:r w:rsidR="004E3A43" w:rsidRPr="00F56967">
        <w:rPr>
          <w:rFonts w:ascii="Corbel" w:hAnsi="Corbel"/>
          <w:color w:val="575757"/>
          <w:sz w:val="22"/>
          <w:szCs w:val="22"/>
        </w:rPr>
        <w:t xml:space="preserve"> </w:t>
      </w:r>
      <w:r w:rsidR="0050453B">
        <w:rPr>
          <w:rFonts w:ascii="Corbel" w:hAnsi="Corbel"/>
          <w:color w:val="575757"/>
          <w:sz w:val="22"/>
          <w:szCs w:val="22"/>
        </w:rPr>
        <w:t>Transakce</w:t>
      </w:r>
      <w:r w:rsidR="004E3A43" w:rsidRPr="00F56967">
        <w:rPr>
          <w:rFonts w:ascii="Corbel" w:hAnsi="Corbel"/>
          <w:color w:val="575757"/>
          <w:sz w:val="22"/>
          <w:szCs w:val="22"/>
        </w:rPr>
        <w:t xml:space="preserve">, </w:t>
      </w:r>
      <w:r>
        <w:rPr>
          <w:rFonts w:ascii="Corbel" w:hAnsi="Corbel"/>
          <w:color w:val="575757"/>
          <w:sz w:val="22"/>
          <w:szCs w:val="22"/>
        </w:rPr>
        <w:t>a to</w:t>
      </w:r>
      <w:r w:rsidR="004E3A43" w:rsidRPr="00F56967">
        <w:rPr>
          <w:rFonts w:ascii="Corbel" w:hAnsi="Corbel"/>
          <w:color w:val="575757"/>
          <w:sz w:val="22"/>
          <w:szCs w:val="22"/>
        </w:rPr>
        <w:t>:</w:t>
      </w:r>
      <w:bookmarkEnd w:id="348"/>
      <w:bookmarkEnd w:id="349"/>
      <w:bookmarkEnd w:id="351"/>
    </w:p>
    <w:p w14:paraId="1EE624F1" w14:textId="624B807E" w:rsidR="002774B1" w:rsidRDefault="0079783C" w:rsidP="00230CA2">
      <w:pPr>
        <w:pStyle w:val="NoSpacing"/>
        <w:widowControl w:val="0"/>
        <w:rPr>
          <w:color w:val="575757"/>
          <w:szCs w:val="22"/>
        </w:rPr>
      </w:pPr>
      <w:bookmarkStart w:id="352" w:name="_Ref102337492"/>
      <w:r>
        <w:rPr>
          <w:color w:val="575757"/>
          <w:szCs w:val="22"/>
        </w:rPr>
        <w:t>Smluvní strany učiní a podepíšou</w:t>
      </w:r>
      <w:r w:rsidR="000222BD">
        <w:rPr>
          <w:color w:val="575757"/>
          <w:szCs w:val="22"/>
        </w:rPr>
        <w:t xml:space="preserve"> Prohlášení;</w:t>
      </w:r>
      <w:bookmarkEnd w:id="352"/>
    </w:p>
    <w:p w14:paraId="6022759D" w14:textId="2880BA21" w:rsidR="006B188C" w:rsidRPr="0079783C" w:rsidRDefault="0044080C" w:rsidP="00F36B7C">
      <w:pPr>
        <w:pStyle w:val="NoSpacing"/>
        <w:widowControl w:val="0"/>
        <w:rPr>
          <w:color w:val="575757"/>
          <w:szCs w:val="22"/>
        </w:rPr>
      </w:pPr>
      <w:bookmarkStart w:id="353" w:name="_Ref102375599"/>
      <w:r w:rsidRPr="0079783C">
        <w:rPr>
          <w:color w:val="575757"/>
          <w:szCs w:val="22"/>
        </w:rPr>
        <w:t xml:space="preserve">Prodávající zajistí, že </w:t>
      </w:r>
      <w:r w:rsidR="0050453B" w:rsidRPr="0079783C">
        <w:rPr>
          <w:color w:val="575757"/>
          <w:szCs w:val="22"/>
        </w:rPr>
        <w:t>Společnost RELAKA</w:t>
      </w:r>
      <w:r w:rsidRPr="0079783C">
        <w:rPr>
          <w:color w:val="575757"/>
          <w:szCs w:val="22"/>
        </w:rPr>
        <w:t xml:space="preserve"> prostřednictvím svého statutárního orgánu </w:t>
      </w:r>
      <w:r w:rsidR="0050453B" w:rsidRPr="0079783C">
        <w:rPr>
          <w:color w:val="575757"/>
          <w:szCs w:val="22"/>
        </w:rPr>
        <w:t>písemně potvrdí, že jí byla doručena</w:t>
      </w:r>
      <w:r w:rsidR="00A0721D" w:rsidRPr="0079783C">
        <w:rPr>
          <w:color w:val="575757"/>
          <w:szCs w:val="22"/>
        </w:rPr>
        <w:t xml:space="preserve"> </w:t>
      </w:r>
      <w:r w:rsidRPr="0079783C">
        <w:rPr>
          <w:color w:val="575757"/>
          <w:szCs w:val="22"/>
        </w:rPr>
        <w:t xml:space="preserve">účinná </w:t>
      </w:r>
      <w:r w:rsidR="00A0721D" w:rsidRPr="0079783C">
        <w:rPr>
          <w:color w:val="575757"/>
          <w:szCs w:val="22"/>
        </w:rPr>
        <w:t>Smlouva</w:t>
      </w:r>
      <w:r w:rsidR="00A2378C" w:rsidRPr="0079783C">
        <w:rPr>
          <w:color w:val="575757"/>
          <w:szCs w:val="22"/>
        </w:rPr>
        <w:t xml:space="preserve">; závazný vzor potvrzení tvoří přílohu č. </w:t>
      </w:r>
      <w:r w:rsidR="00A2378C" w:rsidRPr="0079783C">
        <w:rPr>
          <w:color w:val="575757"/>
          <w:szCs w:val="22"/>
        </w:rPr>
        <w:fldChar w:fldCharType="begin"/>
      </w:r>
      <w:r w:rsidR="00A2378C" w:rsidRPr="0079783C">
        <w:rPr>
          <w:color w:val="575757"/>
          <w:szCs w:val="22"/>
        </w:rPr>
        <w:instrText xml:space="preserve"> REF _Ref102375599 \r \h </w:instrText>
      </w:r>
      <w:r w:rsidR="00A2378C" w:rsidRPr="0079783C">
        <w:rPr>
          <w:color w:val="575757"/>
          <w:szCs w:val="22"/>
        </w:rPr>
      </w:r>
      <w:r w:rsidR="00A2378C" w:rsidRPr="0079783C">
        <w:rPr>
          <w:color w:val="575757"/>
          <w:szCs w:val="22"/>
        </w:rPr>
        <w:fldChar w:fldCharType="separate"/>
      </w:r>
      <w:r w:rsidR="00633A59">
        <w:rPr>
          <w:color w:val="575757"/>
          <w:szCs w:val="22"/>
        </w:rPr>
        <w:t>7.4.2</w:t>
      </w:r>
      <w:r w:rsidR="00A2378C" w:rsidRPr="0079783C">
        <w:rPr>
          <w:color w:val="575757"/>
          <w:szCs w:val="22"/>
        </w:rPr>
        <w:fldChar w:fldCharType="end"/>
      </w:r>
      <w:r w:rsidRPr="0079783C">
        <w:rPr>
          <w:color w:val="575757"/>
          <w:szCs w:val="22"/>
        </w:rPr>
        <w:t>.</w:t>
      </w:r>
      <w:bookmarkEnd w:id="353"/>
    </w:p>
    <w:p w14:paraId="1E800F60" w14:textId="2D2CED9A" w:rsidR="0044080C" w:rsidRDefault="0044080C" w:rsidP="0044080C">
      <w:pPr>
        <w:pStyle w:val="NoSpacing"/>
        <w:widowControl w:val="0"/>
        <w:rPr>
          <w:color w:val="575757"/>
          <w:szCs w:val="22"/>
        </w:rPr>
      </w:pPr>
      <w:r>
        <w:rPr>
          <w:color w:val="575757"/>
          <w:szCs w:val="22"/>
        </w:rPr>
        <w:t>Prodávající zajistí, že Společnost AGROBIOPLYN prostřednictvím svého statutárního orgánu písemně potvrdí, že jí byla doručena účinná Smlouva</w:t>
      </w:r>
      <w:r w:rsidR="00A2378C">
        <w:rPr>
          <w:color w:val="575757"/>
          <w:szCs w:val="22"/>
        </w:rPr>
        <w:t>; závazný vzor potvrzení tvoří přílohu č. </w:t>
      </w:r>
      <w:r w:rsidR="00A2378C">
        <w:rPr>
          <w:color w:val="575757"/>
          <w:szCs w:val="22"/>
        </w:rPr>
        <w:fldChar w:fldCharType="begin"/>
      </w:r>
      <w:r w:rsidR="00A2378C">
        <w:rPr>
          <w:color w:val="575757"/>
          <w:szCs w:val="22"/>
        </w:rPr>
        <w:instrText xml:space="preserve"> REF _Ref102375599 \r \h </w:instrText>
      </w:r>
      <w:r w:rsidR="00A2378C">
        <w:rPr>
          <w:color w:val="575757"/>
          <w:szCs w:val="22"/>
        </w:rPr>
      </w:r>
      <w:r w:rsidR="00A2378C">
        <w:rPr>
          <w:color w:val="575757"/>
          <w:szCs w:val="22"/>
        </w:rPr>
        <w:fldChar w:fldCharType="separate"/>
      </w:r>
      <w:r w:rsidR="00633A59">
        <w:rPr>
          <w:color w:val="575757"/>
          <w:szCs w:val="22"/>
        </w:rPr>
        <w:t>7.4.2</w:t>
      </w:r>
      <w:r w:rsidR="00A2378C">
        <w:rPr>
          <w:color w:val="575757"/>
          <w:szCs w:val="22"/>
        </w:rPr>
        <w:fldChar w:fldCharType="end"/>
      </w:r>
      <w:r>
        <w:rPr>
          <w:color w:val="575757"/>
          <w:szCs w:val="22"/>
        </w:rPr>
        <w:t>.</w:t>
      </w:r>
    </w:p>
    <w:p w14:paraId="16AC222D" w14:textId="7390DB9F" w:rsidR="005A19BF" w:rsidRDefault="00F359B7" w:rsidP="00F36B7C">
      <w:pPr>
        <w:pStyle w:val="NoSpacing"/>
        <w:widowControl w:val="0"/>
        <w:rPr>
          <w:color w:val="575757"/>
          <w:szCs w:val="22"/>
        </w:rPr>
      </w:pPr>
      <w:bookmarkStart w:id="354" w:name="_Ref97630591"/>
      <w:r w:rsidRPr="0044080C">
        <w:rPr>
          <w:color w:val="575757"/>
          <w:szCs w:val="22"/>
        </w:rPr>
        <w:lastRenderedPageBreak/>
        <w:t>Kup</w:t>
      </w:r>
      <w:r w:rsidR="005A19BF" w:rsidRPr="0044080C">
        <w:rPr>
          <w:color w:val="575757"/>
          <w:szCs w:val="22"/>
        </w:rPr>
        <w:t xml:space="preserve">ující jako </w:t>
      </w:r>
      <w:r w:rsidR="00A40E45" w:rsidRPr="0044080C">
        <w:rPr>
          <w:color w:val="575757"/>
          <w:szCs w:val="22"/>
        </w:rPr>
        <w:t xml:space="preserve">nový </w:t>
      </w:r>
      <w:r w:rsidR="005A19BF" w:rsidRPr="0044080C">
        <w:rPr>
          <w:color w:val="575757"/>
          <w:szCs w:val="22"/>
        </w:rPr>
        <w:t xml:space="preserve">jediný společník </w:t>
      </w:r>
      <w:r w:rsidR="00356041" w:rsidRPr="0044080C">
        <w:rPr>
          <w:color w:val="575757"/>
          <w:szCs w:val="22"/>
        </w:rPr>
        <w:t>Společnost</w:t>
      </w:r>
      <w:r w:rsidR="00A40E45" w:rsidRPr="0044080C">
        <w:rPr>
          <w:color w:val="575757"/>
          <w:szCs w:val="22"/>
        </w:rPr>
        <w:t>í</w:t>
      </w:r>
      <w:r w:rsidR="00356041" w:rsidRPr="0044080C">
        <w:rPr>
          <w:color w:val="575757"/>
          <w:szCs w:val="22"/>
        </w:rPr>
        <w:t xml:space="preserve"> </w:t>
      </w:r>
      <w:r w:rsidR="005A19BF" w:rsidRPr="0044080C">
        <w:rPr>
          <w:color w:val="575757"/>
          <w:szCs w:val="22"/>
        </w:rPr>
        <w:t xml:space="preserve">v působnosti valné hromady </w:t>
      </w:r>
      <w:r w:rsidR="00356041" w:rsidRPr="0044080C">
        <w:rPr>
          <w:color w:val="575757"/>
          <w:szCs w:val="22"/>
        </w:rPr>
        <w:t>Společnost</w:t>
      </w:r>
      <w:r w:rsidR="00A40E45" w:rsidRPr="0044080C">
        <w:rPr>
          <w:color w:val="575757"/>
          <w:szCs w:val="22"/>
        </w:rPr>
        <w:t xml:space="preserve">í </w:t>
      </w:r>
      <w:r w:rsidR="005A19BF" w:rsidRPr="0044080C">
        <w:rPr>
          <w:color w:val="575757"/>
          <w:szCs w:val="22"/>
        </w:rPr>
        <w:t xml:space="preserve">rozhodne o odvolání </w:t>
      </w:r>
      <w:r w:rsidR="00A40E45" w:rsidRPr="0044080C">
        <w:rPr>
          <w:color w:val="575757"/>
          <w:szCs w:val="22"/>
        </w:rPr>
        <w:t>J</w:t>
      </w:r>
      <w:r w:rsidR="005A19BF" w:rsidRPr="0044080C">
        <w:rPr>
          <w:color w:val="575757"/>
          <w:szCs w:val="22"/>
        </w:rPr>
        <w:t>ednatel</w:t>
      </w:r>
      <w:r w:rsidR="00952FF2" w:rsidRPr="0044080C">
        <w:rPr>
          <w:color w:val="575757"/>
          <w:szCs w:val="22"/>
        </w:rPr>
        <w:t>ů</w:t>
      </w:r>
      <w:r w:rsidR="005A19BF" w:rsidRPr="0044080C">
        <w:rPr>
          <w:color w:val="575757"/>
          <w:szCs w:val="22"/>
        </w:rPr>
        <w:t xml:space="preserve"> z funkce, </w:t>
      </w:r>
      <w:r w:rsidR="00C85643" w:rsidRPr="0044080C">
        <w:rPr>
          <w:color w:val="575757"/>
          <w:szCs w:val="22"/>
        </w:rPr>
        <w:t xml:space="preserve">změně </w:t>
      </w:r>
      <w:r w:rsidR="00673E59">
        <w:rPr>
          <w:color w:val="575757"/>
          <w:szCs w:val="22"/>
        </w:rPr>
        <w:t>společenské smlouv</w:t>
      </w:r>
      <w:r w:rsidR="002F4433">
        <w:rPr>
          <w:color w:val="575757"/>
          <w:szCs w:val="22"/>
        </w:rPr>
        <w:t>y</w:t>
      </w:r>
      <w:r w:rsidR="00673E59">
        <w:rPr>
          <w:color w:val="575757"/>
          <w:szCs w:val="22"/>
        </w:rPr>
        <w:t xml:space="preserve"> každé ze Společností</w:t>
      </w:r>
      <w:r w:rsidR="00356041" w:rsidRPr="0044080C">
        <w:rPr>
          <w:color w:val="575757"/>
          <w:szCs w:val="22"/>
        </w:rPr>
        <w:t xml:space="preserve"> </w:t>
      </w:r>
      <w:r w:rsidR="00C85643" w:rsidRPr="0044080C">
        <w:rPr>
          <w:color w:val="575757"/>
          <w:szCs w:val="22"/>
        </w:rPr>
        <w:t>a</w:t>
      </w:r>
      <w:r w:rsidR="00673E59">
        <w:rPr>
          <w:color w:val="575757"/>
          <w:szCs w:val="22"/>
        </w:rPr>
        <w:t> </w:t>
      </w:r>
      <w:r w:rsidR="005A19BF" w:rsidRPr="0044080C">
        <w:rPr>
          <w:color w:val="575757"/>
          <w:szCs w:val="22"/>
        </w:rPr>
        <w:t xml:space="preserve">volbě </w:t>
      </w:r>
      <w:r w:rsidR="00A40E45" w:rsidRPr="0044080C">
        <w:rPr>
          <w:color w:val="575757"/>
          <w:szCs w:val="22"/>
        </w:rPr>
        <w:t>nových jednatelů Společností</w:t>
      </w:r>
      <w:r w:rsidR="00AD473D" w:rsidRPr="0044080C">
        <w:rPr>
          <w:color w:val="575757"/>
          <w:szCs w:val="22"/>
        </w:rPr>
        <w:t>,</w:t>
      </w:r>
      <w:r w:rsidR="00673E59">
        <w:rPr>
          <w:color w:val="575757"/>
          <w:szCs w:val="22"/>
        </w:rPr>
        <w:t xml:space="preserve"> a to</w:t>
      </w:r>
      <w:r w:rsidR="00C85643" w:rsidRPr="0044080C">
        <w:rPr>
          <w:color w:val="575757"/>
          <w:szCs w:val="22"/>
        </w:rPr>
        <w:t xml:space="preserve"> vše ve formě notářského zápisu</w:t>
      </w:r>
      <w:r w:rsidR="005A19BF" w:rsidRPr="0044080C">
        <w:rPr>
          <w:color w:val="575757"/>
          <w:szCs w:val="22"/>
        </w:rPr>
        <w:t>.</w:t>
      </w:r>
      <w:bookmarkEnd w:id="354"/>
    </w:p>
    <w:p w14:paraId="66155D3F" w14:textId="3D9D58A1" w:rsidR="00C85643" w:rsidRDefault="00C85643" w:rsidP="00C85643">
      <w:pPr>
        <w:pStyle w:val="NoSpacing"/>
        <w:widowControl w:val="0"/>
        <w:rPr>
          <w:color w:val="575757"/>
          <w:szCs w:val="22"/>
        </w:rPr>
      </w:pPr>
      <w:bookmarkStart w:id="355" w:name="_Ref97630871"/>
      <w:r>
        <w:rPr>
          <w:color w:val="575757"/>
          <w:szCs w:val="22"/>
        </w:rPr>
        <w:t xml:space="preserve">Notář </w:t>
      </w:r>
      <w:r w:rsidR="001E61BD">
        <w:rPr>
          <w:color w:val="575757"/>
          <w:szCs w:val="22"/>
        </w:rPr>
        <w:t xml:space="preserve">na žádost </w:t>
      </w:r>
      <w:r w:rsidR="00356041">
        <w:rPr>
          <w:color w:val="575757"/>
          <w:szCs w:val="22"/>
        </w:rPr>
        <w:t>Společnost</w:t>
      </w:r>
      <w:r w:rsidR="00A40E45">
        <w:rPr>
          <w:color w:val="575757"/>
          <w:szCs w:val="22"/>
        </w:rPr>
        <w:t>í</w:t>
      </w:r>
      <w:r w:rsidR="00356041">
        <w:rPr>
          <w:color w:val="575757"/>
          <w:szCs w:val="22"/>
        </w:rPr>
        <w:t xml:space="preserve"> </w:t>
      </w:r>
      <w:r>
        <w:rPr>
          <w:color w:val="575757"/>
          <w:szCs w:val="22"/>
        </w:rPr>
        <w:t>provede přímý zápis do obchodního rejstříku a předloží Smluvním stranám aktuální výpis z obchodního rejstříku</w:t>
      </w:r>
      <w:r w:rsidR="00A40E45">
        <w:rPr>
          <w:color w:val="575757"/>
          <w:szCs w:val="22"/>
        </w:rPr>
        <w:t xml:space="preserve"> Společností</w:t>
      </w:r>
      <w:r w:rsidR="00272BEE">
        <w:rPr>
          <w:color w:val="575757"/>
          <w:szCs w:val="22"/>
        </w:rPr>
        <w:t>,</w:t>
      </w:r>
      <w:r>
        <w:rPr>
          <w:color w:val="575757"/>
          <w:szCs w:val="22"/>
        </w:rPr>
        <w:t xml:space="preserve"> v němž budou </w:t>
      </w:r>
      <w:r w:rsidR="00673E59">
        <w:rPr>
          <w:color w:val="575757"/>
          <w:szCs w:val="22"/>
        </w:rPr>
        <w:t xml:space="preserve">promítnuty </w:t>
      </w:r>
      <w:r>
        <w:rPr>
          <w:color w:val="575757"/>
          <w:szCs w:val="22"/>
        </w:rPr>
        <w:t xml:space="preserve">kroky uskutečněné dle článku </w:t>
      </w:r>
      <w:r>
        <w:rPr>
          <w:color w:val="575757"/>
          <w:szCs w:val="22"/>
        </w:rPr>
        <w:fldChar w:fldCharType="begin"/>
      </w:r>
      <w:r>
        <w:rPr>
          <w:color w:val="575757"/>
          <w:szCs w:val="22"/>
        </w:rPr>
        <w:instrText xml:space="preserve"> REF _Ref97630591 \r \h </w:instrText>
      </w:r>
      <w:r>
        <w:rPr>
          <w:color w:val="575757"/>
          <w:szCs w:val="22"/>
        </w:rPr>
      </w:r>
      <w:r>
        <w:rPr>
          <w:color w:val="575757"/>
          <w:szCs w:val="22"/>
        </w:rPr>
        <w:fldChar w:fldCharType="separate"/>
      </w:r>
      <w:r w:rsidR="00633A59">
        <w:rPr>
          <w:color w:val="575757"/>
          <w:szCs w:val="22"/>
        </w:rPr>
        <w:t>7.4.4</w:t>
      </w:r>
      <w:r>
        <w:rPr>
          <w:color w:val="575757"/>
          <w:szCs w:val="22"/>
        </w:rPr>
        <w:fldChar w:fldCharType="end"/>
      </w:r>
      <w:r>
        <w:rPr>
          <w:color w:val="575757"/>
          <w:szCs w:val="22"/>
        </w:rPr>
        <w:t xml:space="preserve"> Smlouvy</w:t>
      </w:r>
      <w:r w:rsidR="00DC59AD">
        <w:rPr>
          <w:color w:val="575757"/>
          <w:szCs w:val="22"/>
        </w:rPr>
        <w:t xml:space="preserve"> a v němž bude Kupující uveden jako jediný společník </w:t>
      </w:r>
      <w:r w:rsidR="00356041">
        <w:rPr>
          <w:color w:val="575757"/>
          <w:szCs w:val="22"/>
        </w:rPr>
        <w:t>Společnost</w:t>
      </w:r>
      <w:r w:rsidR="00A40E45">
        <w:rPr>
          <w:color w:val="575757"/>
          <w:szCs w:val="22"/>
        </w:rPr>
        <w:t>í</w:t>
      </w:r>
      <w:r w:rsidR="00356041">
        <w:rPr>
          <w:color w:val="575757"/>
          <w:szCs w:val="22"/>
        </w:rPr>
        <w:t xml:space="preserve"> </w:t>
      </w:r>
      <w:r w:rsidR="00DC59AD">
        <w:rPr>
          <w:color w:val="575757"/>
          <w:szCs w:val="22"/>
        </w:rPr>
        <w:t>vlastnící podíl o velikosti 100</w:t>
      </w:r>
      <w:r w:rsidR="00272BEE">
        <w:rPr>
          <w:color w:val="575757"/>
          <w:szCs w:val="22"/>
        </w:rPr>
        <w:t xml:space="preserve"> </w:t>
      </w:r>
      <w:r w:rsidR="00DC59AD">
        <w:rPr>
          <w:color w:val="575757"/>
          <w:szCs w:val="22"/>
        </w:rPr>
        <w:t>% v</w:t>
      </w:r>
      <w:r w:rsidR="00A40E45">
        <w:rPr>
          <w:color w:val="575757"/>
          <w:szCs w:val="22"/>
        </w:rPr>
        <w:t xml:space="preserve"> obou</w:t>
      </w:r>
      <w:r w:rsidR="00DC59AD">
        <w:rPr>
          <w:color w:val="575757"/>
          <w:szCs w:val="22"/>
        </w:rPr>
        <w:t xml:space="preserve"> Společnost</w:t>
      </w:r>
      <w:r w:rsidR="00A40E45">
        <w:rPr>
          <w:color w:val="575757"/>
          <w:szCs w:val="22"/>
        </w:rPr>
        <w:t>ech</w:t>
      </w:r>
      <w:r>
        <w:rPr>
          <w:color w:val="575757"/>
          <w:szCs w:val="22"/>
        </w:rPr>
        <w:t>.</w:t>
      </w:r>
      <w:bookmarkEnd w:id="355"/>
    </w:p>
    <w:p w14:paraId="345B9B5C" w14:textId="5FDAC300" w:rsidR="00A87BF4" w:rsidRDefault="00C85643" w:rsidP="00C85643">
      <w:pPr>
        <w:pStyle w:val="NoSpacing"/>
        <w:widowControl w:val="0"/>
        <w:rPr>
          <w:color w:val="575757"/>
          <w:szCs w:val="22"/>
        </w:rPr>
      </w:pPr>
      <w:r>
        <w:rPr>
          <w:color w:val="575757"/>
          <w:szCs w:val="22"/>
        </w:rPr>
        <w:t xml:space="preserve">Kupující </w:t>
      </w:r>
      <w:r w:rsidR="001E61BD">
        <w:rPr>
          <w:color w:val="575757"/>
          <w:szCs w:val="22"/>
        </w:rPr>
        <w:t>po předložení výpis</w:t>
      </w:r>
      <w:r w:rsidR="00673E59">
        <w:rPr>
          <w:color w:val="575757"/>
          <w:szCs w:val="22"/>
        </w:rPr>
        <w:t>ů z obchodního rejstříku</w:t>
      </w:r>
      <w:r w:rsidR="001E61BD">
        <w:rPr>
          <w:color w:val="575757"/>
          <w:szCs w:val="22"/>
        </w:rPr>
        <w:t xml:space="preserve"> dle čl. </w:t>
      </w:r>
      <w:r w:rsidR="00673E59">
        <w:rPr>
          <w:color w:val="575757"/>
          <w:szCs w:val="22"/>
        </w:rPr>
        <w:fldChar w:fldCharType="begin"/>
      </w:r>
      <w:r w:rsidR="00673E59">
        <w:rPr>
          <w:color w:val="575757"/>
          <w:szCs w:val="22"/>
        </w:rPr>
        <w:instrText xml:space="preserve"> REF _Ref97630871 \r \h </w:instrText>
      </w:r>
      <w:r w:rsidR="00673E59">
        <w:rPr>
          <w:color w:val="575757"/>
          <w:szCs w:val="22"/>
        </w:rPr>
      </w:r>
      <w:r w:rsidR="00673E59">
        <w:rPr>
          <w:color w:val="575757"/>
          <w:szCs w:val="22"/>
        </w:rPr>
        <w:fldChar w:fldCharType="separate"/>
      </w:r>
      <w:r w:rsidR="00633A59">
        <w:rPr>
          <w:color w:val="575757"/>
          <w:szCs w:val="22"/>
        </w:rPr>
        <w:t>7.4.5</w:t>
      </w:r>
      <w:r w:rsidR="00673E59">
        <w:rPr>
          <w:color w:val="575757"/>
          <w:szCs w:val="22"/>
        </w:rPr>
        <w:fldChar w:fldCharType="end"/>
      </w:r>
      <w:r w:rsidR="00673E59">
        <w:rPr>
          <w:color w:val="575757"/>
          <w:szCs w:val="22"/>
        </w:rPr>
        <w:t xml:space="preserve"> </w:t>
      </w:r>
      <w:r w:rsidR="001E61BD">
        <w:rPr>
          <w:color w:val="575757"/>
          <w:szCs w:val="22"/>
        </w:rPr>
        <w:t xml:space="preserve">Smlouvy </w:t>
      </w:r>
      <w:r>
        <w:rPr>
          <w:color w:val="575757"/>
          <w:szCs w:val="22"/>
        </w:rPr>
        <w:t>podá příkaz k odeslání Kupní ceny</w:t>
      </w:r>
      <w:r w:rsidR="00802C60">
        <w:rPr>
          <w:color w:val="575757"/>
          <w:szCs w:val="22"/>
        </w:rPr>
        <w:t xml:space="preserve"> </w:t>
      </w:r>
      <w:r>
        <w:rPr>
          <w:color w:val="575757"/>
          <w:szCs w:val="22"/>
        </w:rPr>
        <w:t>bezhotovostním převodem Prodávajícím</w:t>
      </w:r>
      <w:r w:rsidR="00D815A4">
        <w:rPr>
          <w:color w:val="575757"/>
          <w:szCs w:val="22"/>
        </w:rPr>
        <w:t xml:space="preserve"> způsobem podle čl.</w:t>
      </w:r>
      <w:r w:rsidR="00E8433D">
        <w:rPr>
          <w:color w:val="575757"/>
          <w:szCs w:val="22"/>
        </w:rPr>
        <w:t xml:space="preserve"> </w:t>
      </w:r>
      <w:r w:rsidR="00E8433D">
        <w:rPr>
          <w:color w:val="575757"/>
          <w:szCs w:val="22"/>
        </w:rPr>
        <w:fldChar w:fldCharType="begin"/>
      </w:r>
      <w:r w:rsidR="00E8433D">
        <w:rPr>
          <w:color w:val="575757"/>
          <w:szCs w:val="22"/>
        </w:rPr>
        <w:instrText xml:space="preserve"> REF _Ref102056040 \r \h </w:instrText>
      </w:r>
      <w:r w:rsidR="00E8433D">
        <w:rPr>
          <w:color w:val="575757"/>
          <w:szCs w:val="22"/>
        </w:rPr>
      </w:r>
      <w:r w:rsidR="00E8433D">
        <w:rPr>
          <w:color w:val="575757"/>
          <w:szCs w:val="22"/>
        </w:rPr>
        <w:fldChar w:fldCharType="separate"/>
      </w:r>
      <w:r w:rsidR="00633A59">
        <w:rPr>
          <w:color w:val="575757"/>
          <w:szCs w:val="22"/>
        </w:rPr>
        <w:t>7.5</w:t>
      </w:r>
      <w:r w:rsidR="00E8433D">
        <w:rPr>
          <w:color w:val="575757"/>
          <w:szCs w:val="22"/>
        </w:rPr>
        <w:fldChar w:fldCharType="end"/>
      </w:r>
      <w:r w:rsidR="00D815A4">
        <w:rPr>
          <w:color w:val="575757"/>
          <w:szCs w:val="22"/>
        </w:rPr>
        <w:t>.</w:t>
      </w:r>
      <w:r w:rsidR="00B4304C">
        <w:rPr>
          <w:color w:val="575757"/>
          <w:szCs w:val="22"/>
        </w:rPr>
        <w:t xml:space="preserve"> </w:t>
      </w:r>
    </w:p>
    <w:p w14:paraId="27D79D6F" w14:textId="3BE2A440" w:rsidR="00D815A4" w:rsidRPr="00D815A4" w:rsidRDefault="00D815A4" w:rsidP="00230CA2">
      <w:pPr>
        <w:pStyle w:val="Heading3"/>
        <w:widowControl w:val="0"/>
        <w:rPr>
          <w:rFonts w:ascii="Corbel" w:hAnsi="Corbel"/>
          <w:color w:val="575757"/>
          <w:sz w:val="22"/>
          <w:szCs w:val="22"/>
        </w:rPr>
      </w:pPr>
      <w:bookmarkStart w:id="356" w:name="_Ref102056040"/>
      <w:bookmarkStart w:id="357" w:name="_Ref102372156"/>
      <w:bookmarkStart w:id="358" w:name="_Ref97814498"/>
      <w:r w:rsidRPr="00D815A4">
        <w:rPr>
          <w:rFonts w:ascii="Corbel" w:hAnsi="Corbel"/>
          <w:color w:val="575757"/>
          <w:sz w:val="22"/>
          <w:szCs w:val="22"/>
        </w:rPr>
        <w:t>Smluvní strany se dohodly, že peněžní prostředky odpovídající Kupní ceně</w:t>
      </w:r>
      <w:r w:rsidR="0079783C">
        <w:rPr>
          <w:rFonts w:ascii="Corbel" w:hAnsi="Corbel"/>
          <w:color w:val="575757"/>
          <w:sz w:val="22"/>
          <w:szCs w:val="22"/>
        </w:rPr>
        <w:t xml:space="preserve"> </w:t>
      </w:r>
      <w:r w:rsidRPr="00D815A4">
        <w:rPr>
          <w:rFonts w:ascii="Corbel" w:hAnsi="Corbel"/>
          <w:color w:val="575757"/>
          <w:sz w:val="22"/>
          <w:szCs w:val="22"/>
        </w:rPr>
        <w:t xml:space="preserve">budou vyplaceny </w:t>
      </w:r>
      <w:r>
        <w:rPr>
          <w:rFonts w:ascii="Corbel" w:hAnsi="Corbel"/>
          <w:color w:val="575757"/>
          <w:sz w:val="22"/>
          <w:szCs w:val="22"/>
        </w:rPr>
        <w:t>Kupujícím</w:t>
      </w:r>
      <w:r w:rsidRPr="00D815A4">
        <w:rPr>
          <w:rFonts w:ascii="Corbel" w:hAnsi="Corbel"/>
          <w:color w:val="575757"/>
          <w:sz w:val="22"/>
          <w:szCs w:val="22"/>
        </w:rPr>
        <w:t xml:space="preserve"> </w:t>
      </w:r>
      <w:r>
        <w:rPr>
          <w:rFonts w:ascii="Corbel" w:hAnsi="Corbel"/>
          <w:color w:val="575757"/>
          <w:sz w:val="22"/>
          <w:szCs w:val="22"/>
        </w:rPr>
        <w:t>následovně</w:t>
      </w:r>
      <w:r w:rsidRPr="00D815A4">
        <w:rPr>
          <w:rFonts w:ascii="Corbel" w:hAnsi="Corbel"/>
          <w:color w:val="575757"/>
          <w:sz w:val="22"/>
          <w:szCs w:val="22"/>
        </w:rPr>
        <w:t>:</w:t>
      </w:r>
      <w:bookmarkEnd w:id="356"/>
      <w:bookmarkEnd w:id="357"/>
    </w:p>
    <w:p w14:paraId="7BDBBE65" w14:textId="7E13AD36" w:rsidR="00D815A4" w:rsidRDefault="00D815A4" w:rsidP="0024691F">
      <w:pPr>
        <w:pStyle w:val="NoSpacing"/>
        <w:numPr>
          <w:ilvl w:val="2"/>
          <w:numId w:val="7"/>
        </w:numPr>
      </w:pPr>
      <w:r w:rsidRPr="00D815A4">
        <w:t>částk</w:t>
      </w:r>
      <w:r>
        <w:t>u</w:t>
      </w:r>
      <w:r w:rsidRPr="00D815A4">
        <w:t xml:space="preserve"> odpovídající Kupní ceně</w:t>
      </w:r>
      <w:r>
        <w:t xml:space="preserve"> 1 vyplatí Kupující na Účet Prodávajícího 1;</w:t>
      </w:r>
    </w:p>
    <w:p w14:paraId="02EB315F" w14:textId="1FBDDC6F" w:rsidR="00D815A4" w:rsidRDefault="00D815A4" w:rsidP="0024691F">
      <w:pPr>
        <w:pStyle w:val="NoSpacing"/>
        <w:numPr>
          <w:ilvl w:val="2"/>
          <w:numId w:val="7"/>
        </w:numPr>
      </w:pPr>
      <w:r w:rsidRPr="00D815A4">
        <w:t>částk</w:t>
      </w:r>
      <w:r>
        <w:t>u</w:t>
      </w:r>
      <w:r w:rsidRPr="00D815A4">
        <w:t xml:space="preserve"> odpovídající</w:t>
      </w:r>
      <w:r>
        <w:t xml:space="preserve"> součtu</w:t>
      </w:r>
      <w:r w:rsidRPr="00D815A4">
        <w:t xml:space="preserve"> Kupní cen</w:t>
      </w:r>
      <w:r>
        <w:t>y 2 a Kupní ceny 4 vyplatí Kupující na Účet Prodávajícího 2; a</w:t>
      </w:r>
    </w:p>
    <w:p w14:paraId="7026A943" w14:textId="5D38EB4C" w:rsidR="00D815A4" w:rsidDel="00080DEB" w:rsidRDefault="00D815A4" w:rsidP="0024691F">
      <w:pPr>
        <w:pStyle w:val="NoSpacing"/>
        <w:numPr>
          <w:ilvl w:val="2"/>
          <w:numId w:val="7"/>
        </w:numPr>
        <w:rPr>
          <w:del w:id="359" w:author="Damian Struk" w:date="2024-11-09T13:09:00Z" w16du:dateUtc="2024-11-09T12:09:00Z"/>
        </w:rPr>
      </w:pPr>
      <w:del w:id="360" w:author="Damian Struk" w:date="2024-11-09T13:09:00Z" w16du:dateUtc="2024-11-09T12:09:00Z">
        <w:r w:rsidRPr="00D815A4" w:rsidDel="00080DEB">
          <w:delText>částk</w:delText>
        </w:r>
        <w:r w:rsidDel="00080DEB">
          <w:delText>u</w:delText>
        </w:r>
        <w:r w:rsidRPr="00D815A4" w:rsidDel="00080DEB">
          <w:delText xml:space="preserve"> odpovídající</w:delText>
        </w:r>
        <w:r w:rsidDel="00080DEB">
          <w:delText xml:space="preserve"> součtu</w:delText>
        </w:r>
        <w:r w:rsidRPr="00D815A4" w:rsidDel="00080DEB">
          <w:delText xml:space="preserve"> Kupní cen</w:delText>
        </w:r>
        <w:r w:rsidDel="00080DEB">
          <w:delText>y 3 a Kupní ceny 5 vyplatí Kupující na Účet Prodávajícího 3.</w:delText>
        </w:r>
      </w:del>
    </w:p>
    <w:p w14:paraId="6D21F0C4" w14:textId="6A783740" w:rsidR="0080467E" w:rsidRPr="00F56967" w:rsidDel="00080DEB" w:rsidRDefault="00032171" w:rsidP="00230CA2">
      <w:pPr>
        <w:pStyle w:val="Heading3"/>
        <w:widowControl w:val="0"/>
        <w:rPr>
          <w:del w:id="361" w:author="Damian Struk" w:date="2024-11-09T13:09:00Z" w16du:dateUtc="2024-11-09T12:09:00Z"/>
          <w:rFonts w:ascii="Corbel" w:hAnsi="Corbel"/>
          <w:color w:val="575757"/>
          <w:sz w:val="22"/>
          <w:szCs w:val="22"/>
        </w:rPr>
      </w:pPr>
      <w:del w:id="362" w:author="Damian Struk" w:date="2024-11-09T13:09:00Z" w16du:dateUtc="2024-11-09T12:09:00Z">
        <w:r w:rsidDel="00080DEB">
          <w:rPr>
            <w:rFonts w:ascii="Corbel" w:hAnsi="Corbel"/>
            <w:color w:val="575757"/>
            <w:sz w:val="22"/>
            <w:szCs w:val="22"/>
          </w:rPr>
          <w:delText>Nejpozději do 2 dnů</w:delText>
        </w:r>
        <w:r w:rsidR="00C25F7D" w:rsidRPr="00F56967" w:rsidDel="00080DEB">
          <w:rPr>
            <w:rFonts w:ascii="Corbel" w:hAnsi="Corbel"/>
            <w:color w:val="575757"/>
            <w:sz w:val="22"/>
            <w:szCs w:val="22"/>
          </w:rPr>
          <w:delText xml:space="preserve"> po </w:delText>
        </w:r>
        <w:r w:rsidR="00861A33" w:rsidRPr="00F56967" w:rsidDel="00080DEB">
          <w:rPr>
            <w:rFonts w:ascii="Corbel" w:hAnsi="Corbel"/>
            <w:color w:val="575757"/>
            <w:sz w:val="22"/>
            <w:szCs w:val="22"/>
          </w:rPr>
          <w:delText xml:space="preserve">Dni </w:delText>
        </w:r>
        <w:r w:rsidR="005A19BF" w:rsidRPr="00F56967" w:rsidDel="00080DEB">
          <w:rPr>
            <w:rFonts w:ascii="Corbel" w:hAnsi="Corbel"/>
            <w:color w:val="575757"/>
            <w:sz w:val="22"/>
            <w:szCs w:val="22"/>
          </w:rPr>
          <w:delText xml:space="preserve">vypořádání </w:delText>
        </w:r>
        <w:r w:rsidR="00F359B7" w:rsidDel="00080DEB">
          <w:rPr>
            <w:rFonts w:ascii="Corbel" w:hAnsi="Corbel"/>
            <w:color w:val="575757"/>
            <w:sz w:val="22"/>
            <w:szCs w:val="22"/>
          </w:rPr>
          <w:delText>Prod</w:delText>
        </w:r>
        <w:r w:rsidR="005A19BF" w:rsidRPr="00F56967" w:rsidDel="00080DEB">
          <w:rPr>
            <w:rFonts w:ascii="Corbel" w:hAnsi="Corbel"/>
            <w:color w:val="575757"/>
            <w:sz w:val="22"/>
            <w:szCs w:val="22"/>
          </w:rPr>
          <w:delText xml:space="preserve">ávající </w:delText>
        </w:r>
        <w:r w:rsidR="003B69C7" w:rsidRPr="00F56967" w:rsidDel="00080DEB">
          <w:rPr>
            <w:rFonts w:ascii="Corbel" w:hAnsi="Corbel"/>
            <w:color w:val="575757"/>
            <w:sz w:val="22"/>
            <w:szCs w:val="22"/>
          </w:rPr>
          <w:delText>před</w:delText>
        </w:r>
        <w:r w:rsidR="00952FF2" w:rsidDel="00080DEB">
          <w:rPr>
            <w:rFonts w:ascii="Corbel" w:hAnsi="Corbel"/>
            <w:color w:val="575757"/>
            <w:sz w:val="22"/>
            <w:szCs w:val="22"/>
          </w:rPr>
          <w:delText>ají</w:delText>
        </w:r>
        <w:r w:rsidR="00E41569" w:rsidRPr="00F56967" w:rsidDel="00080DEB">
          <w:rPr>
            <w:rFonts w:ascii="Corbel" w:hAnsi="Corbel"/>
            <w:color w:val="575757"/>
            <w:sz w:val="22"/>
            <w:szCs w:val="22"/>
          </w:rPr>
          <w:delText xml:space="preserve"> </w:delText>
        </w:r>
        <w:r w:rsidR="00F359B7" w:rsidDel="00080DEB">
          <w:rPr>
            <w:rFonts w:ascii="Corbel" w:hAnsi="Corbel"/>
            <w:color w:val="575757"/>
            <w:sz w:val="22"/>
            <w:szCs w:val="22"/>
          </w:rPr>
          <w:delText>Kup</w:delText>
        </w:r>
        <w:r w:rsidR="005A19BF" w:rsidRPr="00F56967" w:rsidDel="00080DEB">
          <w:rPr>
            <w:rFonts w:ascii="Corbel" w:hAnsi="Corbel"/>
            <w:color w:val="575757"/>
            <w:sz w:val="22"/>
            <w:szCs w:val="22"/>
          </w:rPr>
          <w:delText xml:space="preserve">ujícímu </w:delText>
        </w:r>
        <w:r w:rsidR="005E59C9"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5E59C9" w:rsidRPr="00F56967" w:rsidDel="00080DEB">
          <w:rPr>
            <w:rFonts w:ascii="Corbel" w:hAnsi="Corbel"/>
            <w:color w:val="575757"/>
            <w:sz w:val="22"/>
            <w:szCs w:val="22"/>
          </w:rPr>
          <w:delText xml:space="preserve"> </w:delText>
        </w:r>
        <w:r w:rsidR="00C25F7D" w:rsidRPr="00F56967" w:rsidDel="00080DEB">
          <w:rPr>
            <w:rFonts w:ascii="Corbel" w:hAnsi="Corbel"/>
            <w:color w:val="575757"/>
            <w:sz w:val="22"/>
            <w:szCs w:val="22"/>
          </w:rPr>
          <w:delText>nebo</w:delText>
        </w:r>
        <w:r w:rsidR="00D865BF" w:rsidRPr="00F56967" w:rsidDel="00080DEB">
          <w:rPr>
            <w:rFonts w:ascii="Corbel" w:hAnsi="Corbel"/>
            <w:color w:val="575757"/>
            <w:sz w:val="22"/>
            <w:szCs w:val="22"/>
          </w:rPr>
          <w:delText xml:space="preserve"> zajist</w:delText>
        </w:r>
        <w:r w:rsidR="00CD0034" w:rsidRPr="00F56967" w:rsidDel="00080DEB">
          <w:rPr>
            <w:rFonts w:ascii="Corbel" w:hAnsi="Corbel"/>
            <w:color w:val="575757"/>
            <w:sz w:val="22"/>
            <w:szCs w:val="22"/>
          </w:rPr>
          <w:delText>í</w:delText>
        </w:r>
        <w:r w:rsidR="00D865BF" w:rsidRPr="00F56967" w:rsidDel="00080DEB">
          <w:rPr>
            <w:rFonts w:ascii="Corbel" w:hAnsi="Corbel"/>
            <w:color w:val="575757"/>
            <w:sz w:val="22"/>
            <w:szCs w:val="22"/>
          </w:rPr>
          <w:delText xml:space="preserve">, že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i </w:delText>
        </w:r>
        <w:r w:rsidR="006C23A5" w:rsidDel="00080DEB">
          <w:rPr>
            <w:rFonts w:ascii="Corbel" w:hAnsi="Corbel"/>
            <w:color w:val="575757"/>
            <w:sz w:val="22"/>
            <w:szCs w:val="22"/>
          </w:rPr>
          <w:delText>před</w:delText>
        </w:r>
        <w:r w:rsidR="00A40E45" w:rsidDel="00080DEB">
          <w:rPr>
            <w:rFonts w:ascii="Corbel" w:hAnsi="Corbel"/>
            <w:color w:val="575757"/>
            <w:sz w:val="22"/>
            <w:szCs w:val="22"/>
          </w:rPr>
          <w:delText xml:space="preserve">ají </w:delText>
        </w:r>
        <w:r w:rsidR="00286009" w:rsidDel="00080DEB">
          <w:rPr>
            <w:rFonts w:ascii="Corbel" w:hAnsi="Corbel"/>
            <w:color w:val="575757"/>
            <w:sz w:val="22"/>
            <w:szCs w:val="22"/>
          </w:rPr>
          <w:delText>K</w:delText>
        </w:r>
        <w:r w:rsidR="005E59C9" w:rsidRPr="00F56967" w:rsidDel="00080DEB">
          <w:rPr>
            <w:rFonts w:ascii="Corbel" w:hAnsi="Corbel"/>
            <w:color w:val="575757"/>
            <w:sz w:val="22"/>
            <w:szCs w:val="22"/>
          </w:rPr>
          <w:delText xml:space="preserve">upujícímu </w:delText>
        </w:r>
        <w:r w:rsidR="00281315"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281315"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veškeré dokumenty a movité věci </w:delText>
        </w:r>
        <w:r w:rsidR="00C50CBB" w:rsidDel="00080DEB">
          <w:rPr>
            <w:rFonts w:ascii="Corbel" w:hAnsi="Corbel"/>
            <w:color w:val="575757"/>
            <w:sz w:val="22"/>
            <w:szCs w:val="22"/>
          </w:rPr>
          <w:delText xml:space="preserve">ve vlastnictví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í </w:delText>
        </w:r>
        <w:r w:rsidR="00C50CBB" w:rsidDel="00080DEB">
          <w:rPr>
            <w:rFonts w:ascii="Corbel" w:hAnsi="Corbel"/>
            <w:color w:val="575757"/>
            <w:sz w:val="22"/>
            <w:szCs w:val="22"/>
          </w:rPr>
          <w:delText>a</w:delText>
        </w:r>
        <w:r w:rsidR="00E8433D" w:rsidDel="00080DEB">
          <w:rPr>
            <w:rFonts w:ascii="Corbel" w:hAnsi="Corbel"/>
            <w:color w:val="575757"/>
            <w:sz w:val="22"/>
            <w:szCs w:val="22"/>
          </w:rPr>
          <w:delText>/nebo</w:delText>
        </w:r>
        <w:r w:rsidR="00C50CBB"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týkající se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í</w:delText>
        </w:r>
        <w:r w:rsidR="00356041" w:rsidDel="00080DEB">
          <w:rPr>
            <w:rFonts w:ascii="Corbel" w:hAnsi="Corbel"/>
            <w:color w:val="575757"/>
            <w:sz w:val="22"/>
            <w:szCs w:val="22"/>
          </w:rPr>
          <w:delText xml:space="preserve"> </w:delText>
        </w:r>
        <w:r w:rsidR="007A0677" w:rsidRPr="00F56967" w:rsidDel="00080DEB">
          <w:rPr>
            <w:rFonts w:ascii="Corbel" w:hAnsi="Corbel"/>
            <w:color w:val="575757"/>
            <w:sz w:val="22"/>
            <w:szCs w:val="22"/>
          </w:rPr>
          <w:delText>a/</w:delText>
        </w:r>
        <w:r w:rsidR="005E59C9" w:rsidRPr="00F56967" w:rsidDel="00080DEB">
          <w:rPr>
            <w:rFonts w:ascii="Corbel" w:hAnsi="Corbel"/>
            <w:color w:val="575757"/>
            <w:sz w:val="22"/>
            <w:szCs w:val="22"/>
          </w:rPr>
          <w:delText xml:space="preserve">nebo </w:delText>
        </w:r>
        <w:r w:rsidR="006C23A5" w:rsidDel="00080DEB">
          <w:rPr>
            <w:rFonts w:ascii="Corbel" w:hAnsi="Corbel"/>
            <w:color w:val="575757"/>
            <w:sz w:val="22"/>
            <w:szCs w:val="22"/>
          </w:rPr>
          <w:delText>jej</w:delText>
        </w:r>
        <w:r w:rsidR="00A40E45" w:rsidDel="00080DEB">
          <w:rPr>
            <w:rFonts w:ascii="Corbel" w:hAnsi="Corbel"/>
            <w:color w:val="575757"/>
            <w:sz w:val="22"/>
            <w:szCs w:val="22"/>
          </w:rPr>
          <w:delText>ich</w:delText>
        </w:r>
        <w:r w:rsidR="007A0677"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majetku, </w:delText>
        </w:r>
        <w:r w:rsidR="007D7650" w:rsidRPr="00F56967" w:rsidDel="00080DEB">
          <w:rPr>
            <w:rFonts w:ascii="Corbel" w:hAnsi="Corbel"/>
            <w:color w:val="575757"/>
            <w:sz w:val="22"/>
            <w:szCs w:val="22"/>
          </w:rPr>
          <w:delText xml:space="preserve">zejména </w:delText>
        </w:r>
        <w:r w:rsidR="0080467E" w:rsidRPr="00F56967" w:rsidDel="00080DEB">
          <w:rPr>
            <w:rFonts w:ascii="Corbel" w:hAnsi="Corbel"/>
            <w:color w:val="575757"/>
            <w:sz w:val="22"/>
            <w:szCs w:val="22"/>
          </w:rPr>
          <w:delText>následující dokumenty a movité věci:</w:delText>
        </w:r>
        <w:bookmarkEnd w:id="346"/>
        <w:bookmarkEnd w:id="358"/>
      </w:del>
    </w:p>
    <w:p w14:paraId="4A1E7ACD" w14:textId="432BC6EF" w:rsidR="0080467E" w:rsidRPr="00F56967" w:rsidRDefault="0080467E" w:rsidP="00230CA2">
      <w:pPr>
        <w:pStyle w:val="NoSpacing"/>
        <w:widowControl w:val="0"/>
        <w:rPr>
          <w:color w:val="575757"/>
          <w:szCs w:val="22"/>
        </w:rPr>
      </w:pPr>
      <w:r w:rsidRPr="00F56967">
        <w:rPr>
          <w:color w:val="575757"/>
          <w:szCs w:val="22"/>
        </w:rPr>
        <w:t>originály všech notářských zápisů tý</w:t>
      </w:r>
      <w:r w:rsidR="00E41569" w:rsidRPr="00F56967">
        <w:rPr>
          <w:color w:val="575757"/>
          <w:szCs w:val="22"/>
        </w:rPr>
        <w:t xml:space="preserve">kajících se </w:t>
      </w:r>
      <w:r w:rsidR="00AD473D">
        <w:rPr>
          <w:color w:val="575757"/>
          <w:szCs w:val="22"/>
        </w:rPr>
        <w:t>Společnost</w:t>
      </w:r>
      <w:r w:rsidR="00A40E45">
        <w:rPr>
          <w:color w:val="575757"/>
          <w:szCs w:val="22"/>
        </w:rPr>
        <w:t>í</w:t>
      </w:r>
      <w:r w:rsidR="00AD473D">
        <w:rPr>
          <w:color w:val="575757"/>
          <w:szCs w:val="22"/>
        </w:rPr>
        <w:t>,</w:t>
      </w:r>
      <w:r w:rsidR="00E41569" w:rsidRPr="00F56967">
        <w:rPr>
          <w:color w:val="575757"/>
          <w:szCs w:val="22"/>
        </w:rPr>
        <w:t xml:space="preserve"> </w:t>
      </w:r>
      <w:r w:rsidR="003B69C7" w:rsidRPr="00F56967">
        <w:rPr>
          <w:color w:val="575757"/>
          <w:szCs w:val="22"/>
        </w:rPr>
        <w:t>veškerá</w:t>
      </w:r>
      <w:r w:rsidR="00E41569" w:rsidRPr="00F56967">
        <w:rPr>
          <w:color w:val="575757"/>
          <w:szCs w:val="22"/>
        </w:rPr>
        <w:t xml:space="preserve"> rozhodnutí </w:t>
      </w:r>
      <w:r w:rsidR="006A57F8" w:rsidRPr="00F56967">
        <w:rPr>
          <w:color w:val="575757"/>
          <w:szCs w:val="22"/>
        </w:rPr>
        <w:t xml:space="preserve">valné hromady </w:t>
      </w:r>
      <w:r w:rsidR="00356041">
        <w:rPr>
          <w:color w:val="575757"/>
          <w:szCs w:val="22"/>
        </w:rPr>
        <w:t>Společnost</w:t>
      </w:r>
      <w:r w:rsidR="00A40E45">
        <w:rPr>
          <w:color w:val="575757"/>
          <w:szCs w:val="22"/>
        </w:rPr>
        <w:t>í</w:t>
      </w:r>
      <w:r w:rsidR="00356041">
        <w:rPr>
          <w:color w:val="575757"/>
          <w:szCs w:val="22"/>
        </w:rPr>
        <w:t xml:space="preserve"> </w:t>
      </w:r>
      <w:r w:rsidR="006A57F8" w:rsidRPr="00F56967">
        <w:rPr>
          <w:color w:val="575757"/>
          <w:szCs w:val="22"/>
        </w:rPr>
        <w:t>nebo</w:t>
      </w:r>
      <w:r w:rsidR="000651B3" w:rsidRPr="00F56967">
        <w:rPr>
          <w:color w:val="575757"/>
          <w:szCs w:val="22"/>
        </w:rPr>
        <w:t xml:space="preserve"> rozhodnutí učiněn</w:t>
      </w:r>
      <w:r w:rsidR="00A77399" w:rsidRPr="00F56967">
        <w:rPr>
          <w:color w:val="575757"/>
          <w:szCs w:val="22"/>
        </w:rPr>
        <w:t>á</w:t>
      </w:r>
      <w:r w:rsidR="003B69C7" w:rsidRPr="00F56967">
        <w:rPr>
          <w:color w:val="575757"/>
          <w:szCs w:val="22"/>
        </w:rPr>
        <w:t xml:space="preserve"> mimo valnou hromadu </w:t>
      </w:r>
      <w:r w:rsidR="00AD473D">
        <w:rPr>
          <w:color w:val="575757"/>
          <w:szCs w:val="22"/>
        </w:rPr>
        <w:t>Společnost</w:t>
      </w:r>
      <w:r w:rsidR="001C0E12">
        <w:rPr>
          <w:color w:val="575757"/>
          <w:szCs w:val="22"/>
        </w:rPr>
        <w:t>í</w:t>
      </w:r>
      <w:r w:rsidR="00AD473D">
        <w:rPr>
          <w:color w:val="575757"/>
          <w:szCs w:val="22"/>
        </w:rPr>
        <w:t>,</w:t>
      </w:r>
      <w:r w:rsidR="00A77399" w:rsidRPr="00F56967">
        <w:rPr>
          <w:color w:val="575757"/>
          <w:szCs w:val="22"/>
        </w:rPr>
        <w:t xml:space="preserve"> </w:t>
      </w:r>
      <w:r w:rsidR="003B69C7" w:rsidRPr="00F56967">
        <w:rPr>
          <w:color w:val="575757"/>
          <w:szCs w:val="22"/>
        </w:rPr>
        <w:t xml:space="preserve">veškerá rozhodnutí </w:t>
      </w:r>
      <w:r w:rsidR="00AF0D09" w:rsidRPr="00F56967">
        <w:rPr>
          <w:color w:val="575757"/>
          <w:szCs w:val="22"/>
        </w:rPr>
        <w:t xml:space="preserve">předchozích společníků </w:t>
      </w:r>
      <w:r w:rsidR="00356041">
        <w:rPr>
          <w:color w:val="575757"/>
          <w:szCs w:val="22"/>
        </w:rPr>
        <w:t>Společnost</w:t>
      </w:r>
      <w:r w:rsidR="001C0E12">
        <w:rPr>
          <w:color w:val="575757"/>
          <w:szCs w:val="22"/>
        </w:rPr>
        <w:t>í</w:t>
      </w:r>
      <w:r w:rsidR="00356041">
        <w:rPr>
          <w:color w:val="575757"/>
          <w:szCs w:val="22"/>
        </w:rPr>
        <w:t xml:space="preserve"> </w:t>
      </w:r>
      <w:r w:rsidR="005E59C9" w:rsidRPr="00F56967">
        <w:rPr>
          <w:color w:val="575757"/>
          <w:szCs w:val="22"/>
        </w:rPr>
        <w:t xml:space="preserve">v působnosti orgánů </w:t>
      </w:r>
      <w:r w:rsidR="00356041">
        <w:rPr>
          <w:color w:val="575757"/>
          <w:szCs w:val="22"/>
        </w:rPr>
        <w:t>Společnost</w:t>
      </w:r>
      <w:r w:rsidR="001C0E12">
        <w:rPr>
          <w:color w:val="575757"/>
          <w:szCs w:val="22"/>
        </w:rPr>
        <w:t>í</w:t>
      </w:r>
      <w:r w:rsidR="00356041">
        <w:rPr>
          <w:color w:val="575757"/>
          <w:szCs w:val="22"/>
        </w:rPr>
        <w:t xml:space="preserve"> </w:t>
      </w:r>
      <w:r w:rsidR="00281315" w:rsidRPr="00F56967">
        <w:rPr>
          <w:color w:val="575757"/>
          <w:szCs w:val="22"/>
        </w:rPr>
        <w:t>a</w:t>
      </w:r>
      <w:r w:rsidRPr="00F56967">
        <w:rPr>
          <w:color w:val="575757"/>
          <w:szCs w:val="22"/>
        </w:rPr>
        <w:t xml:space="preserve"> veškeré další dokumenty týkající </w:t>
      </w:r>
      <w:r w:rsidR="00EE460B" w:rsidRPr="00F56967">
        <w:rPr>
          <w:color w:val="575757"/>
          <w:szCs w:val="22"/>
        </w:rPr>
        <w:t xml:space="preserve">se </w:t>
      </w:r>
      <w:r w:rsidRPr="00F56967">
        <w:rPr>
          <w:color w:val="575757"/>
          <w:szCs w:val="22"/>
        </w:rPr>
        <w:t xml:space="preserve">organizace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za podmínky, že je mají </w:t>
      </w:r>
      <w:r w:rsidR="00F359B7">
        <w:rPr>
          <w:color w:val="575757"/>
          <w:szCs w:val="22"/>
        </w:rPr>
        <w:t>Prod</w:t>
      </w:r>
      <w:r w:rsidR="000C7576">
        <w:rPr>
          <w:color w:val="575757"/>
          <w:szCs w:val="22"/>
        </w:rPr>
        <w:t xml:space="preserve">ávající či </w:t>
      </w:r>
      <w:r w:rsidR="00356041">
        <w:rPr>
          <w:color w:val="575757"/>
          <w:szCs w:val="22"/>
        </w:rPr>
        <w:t>Společnost</w:t>
      </w:r>
      <w:r w:rsidR="001C0E12">
        <w:rPr>
          <w:color w:val="575757"/>
          <w:szCs w:val="22"/>
        </w:rPr>
        <w:t>i</w:t>
      </w:r>
      <w:r w:rsidR="00CE3729">
        <w:rPr>
          <w:color w:val="575757"/>
          <w:szCs w:val="22"/>
        </w:rPr>
        <w:t xml:space="preserve"> k dispozici</w:t>
      </w:r>
      <w:r w:rsidRPr="00F56967">
        <w:rPr>
          <w:color w:val="575757"/>
          <w:szCs w:val="22"/>
        </w:rPr>
        <w:t>;</w:t>
      </w:r>
    </w:p>
    <w:p w14:paraId="0E59DE05" w14:textId="7480E945" w:rsidR="0080467E" w:rsidRPr="00F56967" w:rsidRDefault="0080467E" w:rsidP="00230CA2">
      <w:pPr>
        <w:pStyle w:val="NoSpacing"/>
        <w:widowControl w:val="0"/>
        <w:rPr>
          <w:color w:val="575757"/>
          <w:szCs w:val="22"/>
        </w:rPr>
      </w:pPr>
      <w:r w:rsidRPr="00F56967">
        <w:rPr>
          <w:color w:val="575757"/>
          <w:szCs w:val="22"/>
        </w:rPr>
        <w:t xml:space="preserve">originály </w:t>
      </w:r>
      <w:r w:rsidR="009727DA" w:rsidRPr="00F56967">
        <w:rPr>
          <w:color w:val="575757"/>
          <w:szCs w:val="22"/>
        </w:rPr>
        <w:t>všech</w:t>
      </w:r>
      <w:r w:rsidRPr="00F56967">
        <w:rPr>
          <w:color w:val="575757"/>
          <w:szCs w:val="22"/>
        </w:rPr>
        <w:t xml:space="preserve"> účinných smluv uzavřených </w:t>
      </w:r>
      <w:r w:rsidR="00621BC0">
        <w:rPr>
          <w:color w:val="575757"/>
          <w:szCs w:val="22"/>
        </w:rPr>
        <w:t>Společnost</w:t>
      </w:r>
      <w:r w:rsidR="001C0E12">
        <w:rPr>
          <w:color w:val="575757"/>
          <w:szCs w:val="22"/>
        </w:rPr>
        <w:t>mi</w:t>
      </w:r>
      <w:r w:rsidRPr="00F56967">
        <w:rPr>
          <w:color w:val="575757"/>
          <w:szCs w:val="22"/>
        </w:rPr>
        <w:t xml:space="preserve">, plných mocí a jiných zmocnění udělených </w:t>
      </w:r>
      <w:r w:rsidR="00621BC0">
        <w:rPr>
          <w:color w:val="575757"/>
          <w:szCs w:val="22"/>
        </w:rPr>
        <w:t>Společnost</w:t>
      </w:r>
      <w:r w:rsidR="001C0E12">
        <w:rPr>
          <w:color w:val="575757"/>
          <w:szCs w:val="22"/>
        </w:rPr>
        <w:t>mi</w:t>
      </w:r>
      <w:r w:rsidR="006C23A5">
        <w:rPr>
          <w:color w:val="575757"/>
          <w:szCs w:val="22"/>
        </w:rPr>
        <w:t xml:space="preserve"> nebo </w:t>
      </w:r>
      <w:r w:rsidR="009727DA" w:rsidRPr="00F56967">
        <w:rPr>
          <w:color w:val="575757"/>
          <w:szCs w:val="22"/>
        </w:rPr>
        <w:t xml:space="preserve">pro </w:t>
      </w:r>
      <w:r w:rsidR="00621BC0">
        <w:rPr>
          <w:color w:val="575757"/>
          <w:szCs w:val="22"/>
        </w:rPr>
        <w:t>Společnost</w:t>
      </w:r>
      <w:r w:rsidR="001C0E12">
        <w:rPr>
          <w:color w:val="575757"/>
          <w:szCs w:val="22"/>
        </w:rPr>
        <w:t>i</w:t>
      </w:r>
      <w:r w:rsidR="00621BC0">
        <w:rPr>
          <w:color w:val="575757"/>
          <w:szCs w:val="22"/>
        </w:rPr>
        <w:t xml:space="preserve">, </w:t>
      </w:r>
      <w:r w:rsidR="009727DA" w:rsidRPr="00F56967">
        <w:rPr>
          <w:color w:val="575757"/>
          <w:szCs w:val="22"/>
        </w:rPr>
        <w:t>záručních listin a ručitelských prohlášení</w:t>
      </w:r>
      <w:r w:rsidR="000C7576">
        <w:rPr>
          <w:color w:val="575757"/>
          <w:szCs w:val="22"/>
        </w:rPr>
        <w:t>, které jsou účinné ke Dni vypořádání</w:t>
      </w:r>
      <w:r w:rsidR="009727DA" w:rsidRPr="00F56967">
        <w:rPr>
          <w:color w:val="575757"/>
          <w:szCs w:val="22"/>
        </w:rPr>
        <w:t>;</w:t>
      </w:r>
    </w:p>
    <w:p w14:paraId="28A72D99" w14:textId="22E98ADC" w:rsidR="00BD0024" w:rsidRPr="00F56967" w:rsidRDefault="00BD0024" w:rsidP="00230CA2">
      <w:pPr>
        <w:pStyle w:val="NoSpacing"/>
        <w:widowControl w:val="0"/>
        <w:rPr>
          <w:color w:val="575757"/>
          <w:szCs w:val="22"/>
        </w:rPr>
      </w:pPr>
      <w:r w:rsidRPr="00F56967">
        <w:rPr>
          <w:color w:val="575757"/>
          <w:szCs w:val="22"/>
        </w:rPr>
        <w:t xml:space="preserve">kopie všech nabídek na uzavření smlouvy učiněných </w:t>
      </w:r>
      <w:r w:rsidR="00621BC0">
        <w:rPr>
          <w:color w:val="575757"/>
          <w:szCs w:val="22"/>
        </w:rPr>
        <w:t>Společnost</w:t>
      </w:r>
      <w:r w:rsidR="001C0E12">
        <w:rPr>
          <w:color w:val="575757"/>
          <w:szCs w:val="22"/>
        </w:rPr>
        <w:t>mi</w:t>
      </w:r>
      <w:r w:rsidRPr="00F56967">
        <w:rPr>
          <w:color w:val="575757"/>
          <w:szCs w:val="22"/>
        </w:rPr>
        <w:t xml:space="preserve">, které nebyly ke </w:t>
      </w:r>
      <w:r w:rsidR="00634F81" w:rsidRPr="00F56967">
        <w:rPr>
          <w:color w:val="575757"/>
          <w:szCs w:val="22"/>
        </w:rPr>
        <w:t xml:space="preserve">Dni </w:t>
      </w:r>
      <w:r w:rsidR="006A57F8" w:rsidRPr="00F56967">
        <w:rPr>
          <w:color w:val="575757"/>
          <w:szCs w:val="22"/>
        </w:rPr>
        <w:t>vypořádání</w:t>
      </w:r>
      <w:r w:rsidR="00634F81" w:rsidRPr="00F56967">
        <w:rPr>
          <w:color w:val="575757"/>
          <w:szCs w:val="22"/>
        </w:rPr>
        <w:t xml:space="preserve"> </w:t>
      </w:r>
      <w:r w:rsidRPr="00F56967">
        <w:rPr>
          <w:color w:val="575757"/>
          <w:szCs w:val="22"/>
        </w:rPr>
        <w:t xml:space="preserve">přijaty </w:t>
      </w:r>
      <w:r w:rsidR="00C50CBB">
        <w:rPr>
          <w:color w:val="575757"/>
          <w:szCs w:val="22"/>
        </w:rPr>
        <w:t>a</w:t>
      </w:r>
      <w:r w:rsidR="00C50CBB" w:rsidRPr="00F56967">
        <w:rPr>
          <w:color w:val="575757"/>
          <w:szCs w:val="22"/>
        </w:rPr>
        <w:t xml:space="preserve"> </w:t>
      </w:r>
      <w:r w:rsidRPr="00F56967">
        <w:rPr>
          <w:color w:val="575757"/>
          <w:szCs w:val="22"/>
        </w:rPr>
        <w:t xml:space="preserve">nepřestaly být pro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závazné;</w:t>
      </w:r>
    </w:p>
    <w:p w14:paraId="308D20DF" w14:textId="0BF6DE0A" w:rsidR="009727DA" w:rsidRPr="00F56967" w:rsidRDefault="00BD0024" w:rsidP="00230CA2">
      <w:pPr>
        <w:pStyle w:val="NoSpacing"/>
        <w:widowControl w:val="0"/>
        <w:rPr>
          <w:color w:val="575757"/>
          <w:szCs w:val="22"/>
        </w:rPr>
      </w:pPr>
      <w:r w:rsidRPr="00F56967">
        <w:rPr>
          <w:color w:val="575757"/>
          <w:szCs w:val="22"/>
        </w:rPr>
        <w:t>všechny</w:t>
      </w:r>
      <w:r w:rsidR="009727DA" w:rsidRPr="00F56967">
        <w:rPr>
          <w:color w:val="575757"/>
          <w:szCs w:val="22"/>
        </w:rPr>
        <w:t xml:space="preserve"> účetní záznamy </w:t>
      </w:r>
      <w:r w:rsidR="00AD473D">
        <w:rPr>
          <w:color w:val="575757"/>
          <w:szCs w:val="22"/>
        </w:rPr>
        <w:t>Společnost</w:t>
      </w:r>
      <w:r w:rsidR="001C0E12">
        <w:rPr>
          <w:color w:val="575757"/>
          <w:szCs w:val="22"/>
        </w:rPr>
        <w:t>í</w:t>
      </w:r>
      <w:r w:rsidR="00AD473D">
        <w:rPr>
          <w:color w:val="575757"/>
          <w:szCs w:val="22"/>
        </w:rPr>
        <w:t>,</w:t>
      </w:r>
      <w:r w:rsidR="009727DA" w:rsidRPr="00F56967">
        <w:rPr>
          <w:color w:val="575757"/>
          <w:szCs w:val="22"/>
        </w:rPr>
        <w:t xml:space="preserve"> včetně účetních závěrek, podkladů k vedení účetnictví</w:t>
      </w:r>
      <w:r w:rsidRPr="00F56967">
        <w:rPr>
          <w:color w:val="575757"/>
          <w:szCs w:val="22"/>
        </w:rPr>
        <w:t>,</w:t>
      </w:r>
      <w:r w:rsidR="009727DA" w:rsidRPr="00F56967">
        <w:rPr>
          <w:color w:val="575757"/>
          <w:szCs w:val="22"/>
        </w:rPr>
        <w:t xml:space="preserve"> daňových přiznání</w:t>
      </w:r>
      <w:r w:rsidRPr="00F56967">
        <w:rPr>
          <w:color w:val="575757"/>
          <w:szCs w:val="22"/>
        </w:rPr>
        <w:t xml:space="preserve"> a veškerých dalších dokumentů souvisejících s účetnictvím Společnost</w:t>
      </w:r>
      <w:r w:rsidR="001C0E12">
        <w:rPr>
          <w:color w:val="575757"/>
          <w:szCs w:val="22"/>
        </w:rPr>
        <w:t>í</w:t>
      </w:r>
      <w:r w:rsidR="009727DA" w:rsidRPr="00F56967">
        <w:rPr>
          <w:color w:val="575757"/>
          <w:szCs w:val="22"/>
        </w:rPr>
        <w:t>;</w:t>
      </w:r>
    </w:p>
    <w:p w14:paraId="3132E022" w14:textId="61AC7374" w:rsidR="009727DA" w:rsidRPr="00F56967" w:rsidRDefault="009727DA" w:rsidP="00230CA2">
      <w:pPr>
        <w:pStyle w:val="NoSpacing"/>
        <w:widowControl w:val="0"/>
        <w:rPr>
          <w:color w:val="575757"/>
          <w:szCs w:val="22"/>
        </w:rPr>
      </w:pPr>
      <w:r w:rsidRPr="00F56967">
        <w:rPr>
          <w:color w:val="575757"/>
          <w:szCs w:val="22"/>
        </w:rPr>
        <w:t xml:space="preserve">originály všech rozhodnutí, </w:t>
      </w:r>
      <w:r w:rsidR="00281315" w:rsidRPr="00F56967">
        <w:rPr>
          <w:color w:val="575757"/>
          <w:szCs w:val="22"/>
        </w:rPr>
        <w:t xml:space="preserve">stanovisek </w:t>
      </w:r>
      <w:r w:rsidRPr="00F56967">
        <w:rPr>
          <w:color w:val="575757"/>
          <w:szCs w:val="22"/>
        </w:rPr>
        <w:t xml:space="preserve">a sdělení orgánů veřejné moci týkajících se </w:t>
      </w:r>
      <w:r w:rsidR="00356041">
        <w:rPr>
          <w:color w:val="575757"/>
          <w:szCs w:val="22"/>
        </w:rPr>
        <w:t>Společnost</w:t>
      </w:r>
      <w:r w:rsidR="001C0E12">
        <w:rPr>
          <w:color w:val="575757"/>
          <w:szCs w:val="22"/>
        </w:rPr>
        <w:t>í</w:t>
      </w:r>
      <w:r w:rsidR="00356041">
        <w:rPr>
          <w:color w:val="575757"/>
          <w:szCs w:val="22"/>
        </w:rPr>
        <w:t xml:space="preserve"> </w:t>
      </w:r>
      <w:r w:rsidRPr="00F56967">
        <w:rPr>
          <w:color w:val="575757"/>
          <w:szCs w:val="22"/>
        </w:rPr>
        <w:t>a</w:t>
      </w:r>
      <w:r w:rsidR="000A30DA">
        <w:rPr>
          <w:color w:val="575757"/>
          <w:szCs w:val="22"/>
        </w:rPr>
        <w:t> </w:t>
      </w:r>
      <w:r w:rsidRPr="00F56967">
        <w:rPr>
          <w:color w:val="575757"/>
          <w:szCs w:val="22"/>
        </w:rPr>
        <w:t xml:space="preserve">originály všech rozhodčích rozhodnutí týkajících se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které jsou nebo by měly být součástí účetnictví Společnosti</w:t>
      </w:r>
      <w:r w:rsidRPr="00F56967">
        <w:rPr>
          <w:color w:val="575757"/>
          <w:szCs w:val="22"/>
        </w:rPr>
        <w:t>;</w:t>
      </w:r>
    </w:p>
    <w:p w14:paraId="07CD3905" w14:textId="060CD6F6" w:rsidR="006A57F8" w:rsidRPr="00F56967" w:rsidRDefault="006A57F8" w:rsidP="00230CA2">
      <w:pPr>
        <w:pStyle w:val="NoSpacing"/>
        <w:widowControl w:val="0"/>
        <w:rPr>
          <w:color w:val="575757"/>
          <w:szCs w:val="22"/>
        </w:rPr>
      </w:pPr>
      <w:r w:rsidRPr="00F56967">
        <w:rPr>
          <w:color w:val="575757"/>
          <w:szCs w:val="22"/>
        </w:rPr>
        <w:t>přístupové údaje k internetovému bankovnictví, e-mailovým schránkám a dalším elektronickým systémům a databázím, které</w:t>
      </w:r>
      <w:r w:rsidR="007A0677" w:rsidRPr="00F56967">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ke Dni vypořádání</w:t>
      </w:r>
      <w:r w:rsidR="00A77399" w:rsidRPr="00F56967">
        <w:rPr>
          <w:color w:val="575757"/>
          <w:szCs w:val="22"/>
        </w:rPr>
        <w:t xml:space="preserve"> využív</w:t>
      </w:r>
      <w:r w:rsidR="001C0E12">
        <w:rPr>
          <w:color w:val="575757"/>
          <w:szCs w:val="22"/>
        </w:rPr>
        <w:t>ají</w:t>
      </w:r>
      <w:r w:rsidRPr="00F56967">
        <w:rPr>
          <w:color w:val="575757"/>
          <w:szCs w:val="22"/>
        </w:rPr>
        <w:t>;</w:t>
      </w:r>
    </w:p>
    <w:p w14:paraId="67111EED" w14:textId="2FD6223A" w:rsidR="00BD0024" w:rsidRPr="00F56967" w:rsidRDefault="00281315" w:rsidP="00230CA2">
      <w:pPr>
        <w:pStyle w:val="NoSpacing"/>
        <w:widowControl w:val="0"/>
        <w:rPr>
          <w:color w:val="575757"/>
          <w:szCs w:val="22"/>
        </w:rPr>
      </w:pPr>
      <w:r w:rsidRPr="00F56967">
        <w:rPr>
          <w:color w:val="575757"/>
          <w:szCs w:val="22"/>
        </w:rPr>
        <w:t xml:space="preserve">originál </w:t>
      </w:r>
      <w:r w:rsidR="00BD0024" w:rsidRPr="00F56967">
        <w:rPr>
          <w:color w:val="575757"/>
          <w:szCs w:val="22"/>
        </w:rPr>
        <w:t>Licenc</w:t>
      </w:r>
      <w:r w:rsidR="00952FF2">
        <w:rPr>
          <w:color w:val="575757"/>
          <w:szCs w:val="22"/>
        </w:rPr>
        <w:t>e</w:t>
      </w:r>
      <w:r w:rsidR="00BD0024" w:rsidRPr="00F56967">
        <w:rPr>
          <w:color w:val="575757"/>
          <w:szCs w:val="22"/>
        </w:rPr>
        <w:t>,</w:t>
      </w:r>
      <w:r w:rsidR="007D7650" w:rsidRPr="00F56967">
        <w:rPr>
          <w:color w:val="575757"/>
          <w:szCs w:val="22"/>
        </w:rPr>
        <w:t xml:space="preserve"> technickou dokumentac</w:t>
      </w:r>
      <w:r w:rsidR="00B55D95" w:rsidRPr="00F56967">
        <w:rPr>
          <w:color w:val="575757"/>
          <w:szCs w:val="22"/>
        </w:rPr>
        <w:t xml:space="preserve">i vztahující se </w:t>
      </w:r>
      <w:r w:rsidR="006C23A5">
        <w:rPr>
          <w:color w:val="575757"/>
          <w:szCs w:val="22"/>
        </w:rPr>
        <w:t>k</w:t>
      </w:r>
      <w:r w:rsidR="00B55D95" w:rsidRPr="00F56967">
        <w:rPr>
          <w:color w:val="575757"/>
          <w:szCs w:val="22"/>
        </w:rPr>
        <w:t> </w:t>
      </w:r>
      <w:r w:rsidR="00B860A1">
        <w:rPr>
          <w:color w:val="575757"/>
          <w:szCs w:val="22"/>
        </w:rPr>
        <w:t>BPS</w:t>
      </w:r>
      <w:r w:rsidR="00B55D95" w:rsidRPr="00F56967">
        <w:rPr>
          <w:color w:val="575757"/>
          <w:szCs w:val="22"/>
        </w:rPr>
        <w:t xml:space="preserve"> či k jej</w:t>
      </w:r>
      <w:r w:rsidR="00905F04" w:rsidRPr="00F56967">
        <w:rPr>
          <w:color w:val="575757"/>
          <w:szCs w:val="22"/>
        </w:rPr>
        <w:t>ímu</w:t>
      </w:r>
      <w:r w:rsidR="00B55D95" w:rsidRPr="00F56967">
        <w:rPr>
          <w:color w:val="575757"/>
          <w:szCs w:val="22"/>
        </w:rPr>
        <w:t xml:space="preserve"> </w:t>
      </w:r>
      <w:r w:rsidR="007D7650" w:rsidRPr="00F56967">
        <w:rPr>
          <w:color w:val="575757"/>
          <w:szCs w:val="22"/>
        </w:rPr>
        <w:t>provozu, klíče</w:t>
      </w:r>
      <w:r w:rsidR="001964E0" w:rsidRPr="00F56967">
        <w:rPr>
          <w:color w:val="575757"/>
          <w:szCs w:val="22"/>
        </w:rPr>
        <w:t xml:space="preserve"> od </w:t>
      </w:r>
      <w:r w:rsidR="00B860A1">
        <w:rPr>
          <w:color w:val="575757"/>
          <w:szCs w:val="22"/>
        </w:rPr>
        <w:t xml:space="preserve">majetku </w:t>
      </w:r>
      <w:r w:rsidR="00AD473D">
        <w:rPr>
          <w:color w:val="575757"/>
          <w:szCs w:val="22"/>
        </w:rPr>
        <w:t>Společnost</w:t>
      </w:r>
      <w:r w:rsidR="001C0E12">
        <w:rPr>
          <w:color w:val="575757"/>
          <w:szCs w:val="22"/>
        </w:rPr>
        <w:t>í</w:t>
      </w:r>
      <w:r w:rsidR="00AD473D">
        <w:rPr>
          <w:color w:val="575757"/>
          <w:szCs w:val="22"/>
        </w:rPr>
        <w:t>,</w:t>
      </w:r>
      <w:r w:rsidR="007D7650" w:rsidRPr="00F56967">
        <w:rPr>
          <w:color w:val="575757"/>
          <w:szCs w:val="22"/>
        </w:rPr>
        <w:t xml:space="preserve"> přístupové údaje k zabezpečovacímu systému</w:t>
      </w:r>
      <w:r w:rsidR="001964E0" w:rsidRPr="00F56967">
        <w:rPr>
          <w:color w:val="575757"/>
          <w:szCs w:val="22"/>
        </w:rPr>
        <w:t>, přístupové údaje do</w:t>
      </w:r>
      <w:r w:rsidR="000A30DA">
        <w:rPr>
          <w:color w:val="575757"/>
          <w:szCs w:val="22"/>
        </w:rPr>
        <w:t> </w:t>
      </w:r>
      <w:r w:rsidR="001964E0" w:rsidRPr="00F56967">
        <w:rPr>
          <w:color w:val="575757"/>
          <w:szCs w:val="22"/>
        </w:rPr>
        <w:t>elektronických systémů</w:t>
      </w:r>
      <w:r w:rsidR="00BA2DA2" w:rsidRPr="00F56967">
        <w:rPr>
          <w:color w:val="575757"/>
          <w:szCs w:val="22"/>
        </w:rPr>
        <w:t>;</w:t>
      </w:r>
      <w:r w:rsidR="00BD0024" w:rsidRPr="00F56967">
        <w:rPr>
          <w:color w:val="575757"/>
          <w:szCs w:val="22"/>
        </w:rPr>
        <w:t xml:space="preserve"> </w:t>
      </w:r>
    </w:p>
    <w:p w14:paraId="16DC4716" w14:textId="44EBD2ED" w:rsidR="00BD0024" w:rsidRPr="00F56967" w:rsidRDefault="00BD0024" w:rsidP="00230CA2">
      <w:pPr>
        <w:pStyle w:val="NoSpacing"/>
        <w:widowControl w:val="0"/>
        <w:rPr>
          <w:color w:val="575757"/>
          <w:szCs w:val="22"/>
        </w:rPr>
      </w:pPr>
      <w:r w:rsidRPr="00F56967">
        <w:rPr>
          <w:color w:val="575757"/>
          <w:szCs w:val="22"/>
        </w:rPr>
        <w:t xml:space="preserve">aktivační údaje pro veškerý software užívaný </w:t>
      </w:r>
      <w:r w:rsidR="00621BC0">
        <w:rPr>
          <w:color w:val="575757"/>
          <w:szCs w:val="22"/>
        </w:rPr>
        <w:t>Společnost</w:t>
      </w:r>
      <w:r w:rsidR="001C0E12">
        <w:rPr>
          <w:color w:val="575757"/>
          <w:szCs w:val="22"/>
        </w:rPr>
        <w:t>mi</w:t>
      </w:r>
      <w:r w:rsidR="000C7576">
        <w:rPr>
          <w:color w:val="575757"/>
          <w:szCs w:val="22"/>
        </w:rPr>
        <w:t>, ledaže je nem</w:t>
      </w:r>
      <w:r w:rsidR="001C0E12">
        <w:rPr>
          <w:color w:val="575757"/>
          <w:szCs w:val="22"/>
        </w:rPr>
        <w:t>ají</w:t>
      </w:r>
      <w:r w:rsidR="000C7576">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000C7576">
        <w:rPr>
          <w:color w:val="575757"/>
          <w:szCs w:val="22"/>
        </w:rPr>
        <w:t>k</w:t>
      </w:r>
      <w:r w:rsidR="00CE3729">
        <w:rPr>
          <w:color w:val="575757"/>
          <w:szCs w:val="22"/>
        </w:rPr>
        <w:t> </w:t>
      </w:r>
      <w:r w:rsidR="000C7576">
        <w:rPr>
          <w:color w:val="575757"/>
          <w:szCs w:val="22"/>
        </w:rPr>
        <w:t>dispozici</w:t>
      </w:r>
      <w:r w:rsidRPr="00F56967">
        <w:rPr>
          <w:color w:val="575757"/>
          <w:szCs w:val="22"/>
        </w:rPr>
        <w:t>;</w:t>
      </w:r>
    </w:p>
    <w:p w14:paraId="1B9FDA6E" w14:textId="2607AF5B" w:rsidR="00BD0024" w:rsidRPr="00F56967" w:rsidRDefault="00BD0024" w:rsidP="00230CA2">
      <w:pPr>
        <w:pStyle w:val="NoSpacing"/>
        <w:widowControl w:val="0"/>
        <w:rPr>
          <w:color w:val="575757"/>
          <w:szCs w:val="22"/>
        </w:rPr>
      </w:pPr>
      <w:r w:rsidRPr="00F56967">
        <w:rPr>
          <w:color w:val="575757"/>
          <w:szCs w:val="22"/>
        </w:rPr>
        <w:t xml:space="preserve">klíče, vstupní elektronické karty, přístupové údaje a jiné údaje </w:t>
      </w:r>
      <w:r w:rsidR="005E59C9" w:rsidRPr="00F56967">
        <w:rPr>
          <w:color w:val="575757"/>
          <w:szCs w:val="22"/>
        </w:rPr>
        <w:t xml:space="preserve">a </w:t>
      </w:r>
      <w:r w:rsidRPr="00F56967">
        <w:rPr>
          <w:color w:val="575757"/>
          <w:szCs w:val="22"/>
        </w:rPr>
        <w:t>zařízení nezbytn</w:t>
      </w:r>
      <w:r w:rsidR="007D7650" w:rsidRPr="00F56967">
        <w:rPr>
          <w:color w:val="575757"/>
          <w:szCs w:val="22"/>
        </w:rPr>
        <w:t>é</w:t>
      </w:r>
      <w:r w:rsidRPr="00F56967">
        <w:rPr>
          <w:color w:val="575757"/>
          <w:szCs w:val="22"/>
        </w:rPr>
        <w:t xml:space="preserve"> ke vstupu </w:t>
      </w:r>
      <w:r w:rsidRPr="00F56967">
        <w:rPr>
          <w:color w:val="575757"/>
          <w:szCs w:val="22"/>
        </w:rPr>
        <w:lastRenderedPageBreak/>
        <w:t>do</w:t>
      </w:r>
      <w:r w:rsidR="000A30DA">
        <w:rPr>
          <w:color w:val="575757"/>
          <w:szCs w:val="22"/>
        </w:rPr>
        <w:t> </w:t>
      </w:r>
      <w:r w:rsidRPr="00F56967">
        <w:rPr>
          <w:color w:val="575757"/>
          <w:szCs w:val="22"/>
        </w:rPr>
        <w:t xml:space="preserve">prostor, ve kterých se nacházejí movité věci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7D7650" w:rsidRPr="00F56967">
        <w:rPr>
          <w:color w:val="575757"/>
          <w:szCs w:val="22"/>
        </w:rPr>
        <w:t xml:space="preserve">nebo které </w:t>
      </w:r>
      <w:r w:rsidR="00356041">
        <w:rPr>
          <w:color w:val="575757"/>
          <w:szCs w:val="22"/>
        </w:rPr>
        <w:t>Společnost</w:t>
      </w:r>
      <w:r w:rsidR="001C0E12">
        <w:rPr>
          <w:color w:val="575757"/>
          <w:szCs w:val="22"/>
        </w:rPr>
        <w:t>i</w:t>
      </w:r>
      <w:r w:rsidR="00356041">
        <w:rPr>
          <w:color w:val="575757"/>
          <w:szCs w:val="22"/>
        </w:rPr>
        <w:t xml:space="preserve"> </w:t>
      </w:r>
      <w:r w:rsidR="007A0677" w:rsidRPr="00F56967">
        <w:rPr>
          <w:color w:val="575757"/>
          <w:szCs w:val="22"/>
        </w:rPr>
        <w:t>užív</w:t>
      </w:r>
      <w:r w:rsidR="001C0E12">
        <w:rPr>
          <w:color w:val="575757"/>
          <w:szCs w:val="22"/>
        </w:rPr>
        <w:t>ají</w:t>
      </w:r>
      <w:r w:rsidRPr="00F56967">
        <w:rPr>
          <w:color w:val="575757"/>
          <w:szCs w:val="22"/>
        </w:rPr>
        <w:t>;</w:t>
      </w:r>
    </w:p>
    <w:p w14:paraId="3D02A6F2" w14:textId="5476420A" w:rsidR="00274E83" w:rsidRPr="00F56967" w:rsidRDefault="009727DA" w:rsidP="00230CA2">
      <w:pPr>
        <w:pStyle w:val="NoSpacing"/>
        <w:widowControl w:val="0"/>
        <w:rPr>
          <w:color w:val="575757"/>
          <w:szCs w:val="22"/>
        </w:rPr>
      </w:pPr>
      <w:r w:rsidRPr="00F56967">
        <w:rPr>
          <w:color w:val="575757"/>
          <w:szCs w:val="22"/>
        </w:rPr>
        <w:t xml:space="preserve">plány, nákresy, uživatelské příručky </w:t>
      </w:r>
      <w:r w:rsidR="00BD0024" w:rsidRPr="00F56967">
        <w:rPr>
          <w:color w:val="575757"/>
          <w:szCs w:val="22"/>
        </w:rPr>
        <w:t xml:space="preserve">a/nebo manuály k movitým věcem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450B83" w:rsidRPr="00F56967">
        <w:rPr>
          <w:color w:val="575757"/>
          <w:szCs w:val="22"/>
        </w:rPr>
        <w:t xml:space="preserve">nebo </w:t>
      </w:r>
      <w:r w:rsidR="00634F81" w:rsidRPr="00F56967">
        <w:rPr>
          <w:color w:val="575757"/>
          <w:szCs w:val="22"/>
        </w:rPr>
        <w:t>užívaný</w:t>
      </w:r>
      <w:r w:rsidR="00A77399" w:rsidRPr="00F56967">
        <w:rPr>
          <w:color w:val="575757"/>
          <w:szCs w:val="22"/>
        </w:rPr>
        <w:t>m</w:t>
      </w:r>
      <w:r w:rsidR="00634F81" w:rsidRPr="00F56967">
        <w:rPr>
          <w:color w:val="575757"/>
          <w:szCs w:val="22"/>
        </w:rPr>
        <w:t xml:space="preserve"> </w:t>
      </w:r>
      <w:r w:rsidR="00621BC0">
        <w:rPr>
          <w:color w:val="575757"/>
          <w:szCs w:val="22"/>
        </w:rPr>
        <w:t>Společnost</w:t>
      </w:r>
      <w:r w:rsidR="001C0E12">
        <w:rPr>
          <w:color w:val="575757"/>
          <w:szCs w:val="22"/>
        </w:rPr>
        <w:t>mi</w:t>
      </w:r>
      <w:r w:rsidR="009C39B2">
        <w:rPr>
          <w:color w:val="575757"/>
          <w:szCs w:val="22"/>
        </w:rPr>
        <w:t xml:space="preserve">, u kterých lze předpokládat, že jimi byly jejich výrobcem opatřeny, a že byly spolu s tou kterou movitou věcí </w:t>
      </w:r>
      <w:r w:rsidR="00356041">
        <w:rPr>
          <w:color w:val="575757"/>
          <w:szCs w:val="22"/>
        </w:rPr>
        <w:t>Společnost</w:t>
      </w:r>
      <w:r w:rsidR="001C0E12">
        <w:rPr>
          <w:color w:val="575757"/>
          <w:szCs w:val="22"/>
        </w:rPr>
        <w:t>í</w:t>
      </w:r>
      <w:r w:rsidR="00356041">
        <w:rPr>
          <w:color w:val="575757"/>
          <w:szCs w:val="22"/>
        </w:rPr>
        <w:t xml:space="preserve"> </w:t>
      </w:r>
      <w:r w:rsidR="005F0927">
        <w:rPr>
          <w:color w:val="575757"/>
          <w:szCs w:val="22"/>
        </w:rPr>
        <w:t xml:space="preserve">či </w:t>
      </w:r>
      <w:r w:rsidR="009C39B2">
        <w:rPr>
          <w:color w:val="575757"/>
          <w:szCs w:val="22"/>
        </w:rPr>
        <w:t>Prodávajícím předány</w:t>
      </w:r>
      <w:r w:rsidR="00BD0024" w:rsidRPr="00F56967">
        <w:rPr>
          <w:color w:val="575757"/>
          <w:szCs w:val="22"/>
        </w:rPr>
        <w:t>;</w:t>
      </w:r>
      <w:r w:rsidR="005E59C9" w:rsidRPr="00F56967">
        <w:rPr>
          <w:color w:val="575757"/>
          <w:szCs w:val="22"/>
        </w:rPr>
        <w:t xml:space="preserve"> a</w:t>
      </w:r>
    </w:p>
    <w:p w14:paraId="26E337CE" w14:textId="1A8E33BC" w:rsidR="00BA2DA2" w:rsidRPr="00F56967" w:rsidRDefault="000C7576" w:rsidP="00230CA2">
      <w:pPr>
        <w:pStyle w:val="NoSpacing"/>
        <w:widowControl w:val="0"/>
        <w:rPr>
          <w:color w:val="575757"/>
          <w:szCs w:val="22"/>
        </w:rPr>
      </w:pPr>
      <w:r>
        <w:rPr>
          <w:color w:val="575757"/>
          <w:szCs w:val="22"/>
        </w:rPr>
        <w:t>popřípadě další</w:t>
      </w:r>
      <w:r w:rsidR="007D7650" w:rsidRPr="00F56967">
        <w:rPr>
          <w:color w:val="575757"/>
          <w:szCs w:val="22"/>
        </w:rPr>
        <w:t xml:space="preserve"> dokumenty nebo movité věci související se </w:t>
      </w:r>
      <w:r w:rsidR="00621BC0">
        <w:rPr>
          <w:color w:val="575757"/>
          <w:szCs w:val="22"/>
        </w:rPr>
        <w:t>Společnost</w:t>
      </w:r>
      <w:r w:rsidR="001C0E12">
        <w:rPr>
          <w:color w:val="575757"/>
          <w:szCs w:val="22"/>
        </w:rPr>
        <w:t>mi</w:t>
      </w:r>
      <w:r w:rsidR="007D7650" w:rsidRPr="00F56967">
        <w:rPr>
          <w:color w:val="575757"/>
          <w:szCs w:val="22"/>
        </w:rPr>
        <w:t xml:space="preserve">, </w:t>
      </w:r>
      <w:r w:rsidR="006C23A5">
        <w:rPr>
          <w:color w:val="575757"/>
          <w:szCs w:val="22"/>
        </w:rPr>
        <w:t>její</w:t>
      </w:r>
      <w:r w:rsidR="001C0E12">
        <w:rPr>
          <w:color w:val="575757"/>
          <w:szCs w:val="22"/>
        </w:rPr>
        <w:t>ch</w:t>
      </w:r>
      <w:r w:rsidR="002D1B74" w:rsidRPr="00F56967">
        <w:rPr>
          <w:color w:val="575757"/>
          <w:szCs w:val="22"/>
        </w:rPr>
        <w:t xml:space="preserve"> </w:t>
      </w:r>
      <w:r w:rsidR="007D7650" w:rsidRPr="00F56967">
        <w:rPr>
          <w:color w:val="575757"/>
          <w:szCs w:val="22"/>
        </w:rPr>
        <w:t>podnikatelsk</w:t>
      </w:r>
      <w:r w:rsidR="006C23A5">
        <w:rPr>
          <w:color w:val="575757"/>
          <w:szCs w:val="22"/>
        </w:rPr>
        <w:t>ou činností</w:t>
      </w:r>
      <w:r w:rsidR="007D7650" w:rsidRPr="00F56967">
        <w:rPr>
          <w:color w:val="575757"/>
          <w:szCs w:val="22"/>
        </w:rPr>
        <w:t xml:space="preserve"> </w:t>
      </w:r>
      <w:r w:rsidR="00CE3729">
        <w:rPr>
          <w:color w:val="575757"/>
          <w:szCs w:val="22"/>
        </w:rPr>
        <w:t>a/</w:t>
      </w:r>
      <w:r w:rsidR="007D7650" w:rsidRPr="00F56967">
        <w:rPr>
          <w:color w:val="575757"/>
          <w:szCs w:val="22"/>
        </w:rPr>
        <w:t xml:space="preserve">nebo </w:t>
      </w:r>
      <w:r w:rsidR="008839E2">
        <w:rPr>
          <w:color w:val="575757"/>
          <w:szCs w:val="22"/>
        </w:rPr>
        <w:t>BPS</w:t>
      </w:r>
      <w:r>
        <w:rPr>
          <w:color w:val="575757"/>
          <w:szCs w:val="22"/>
        </w:rPr>
        <w:t xml:space="preserve">, které nejsou výslovně uvedeny v čl. </w:t>
      </w:r>
      <w:r w:rsidR="00286009">
        <w:rPr>
          <w:color w:val="575757"/>
          <w:szCs w:val="22"/>
        </w:rPr>
        <w:fldChar w:fldCharType="begin"/>
      </w:r>
      <w:r w:rsidR="00286009">
        <w:rPr>
          <w:color w:val="575757"/>
          <w:szCs w:val="22"/>
        </w:rPr>
        <w:instrText xml:space="preserve"> REF _Ref97814498 \r \h </w:instrText>
      </w:r>
      <w:r w:rsidR="00286009">
        <w:rPr>
          <w:color w:val="575757"/>
          <w:szCs w:val="22"/>
        </w:rPr>
      </w:r>
      <w:r w:rsidR="00286009">
        <w:rPr>
          <w:color w:val="575757"/>
          <w:szCs w:val="22"/>
        </w:rPr>
        <w:fldChar w:fldCharType="separate"/>
      </w:r>
      <w:r w:rsidR="00633A59">
        <w:rPr>
          <w:color w:val="575757"/>
          <w:szCs w:val="22"/>
        </w:rPr>
        <w:t>7.5</w:t>
      </w:r>
      <w:r w:rsidR="00286009">
        <w:rPr>
          <w:color w:val="575757"/>
          <w:szCs w:val="22"/>
        </w:rPr>
        <w:fldChar w:fldCharType="end"/>
      </w:r>
      <w:r>
        <w:rPr>
          <w:color w:val="575757"/>
          <w:szCs w:val="22"/>
        </w:rPr>
        <w:t xml:space="preserve"> Smlouvy, a bez kterých nelze </w:t>
      </w:r>
      <w:r w:rsidR="008839E2">
        <w:rPr>
          <w:color w:val="575757"/>
          <w:szCs w:val="22"/>
        </w:rPr>
        <w:t xml:space="preserve">v plném rozsahu </w:t>
      </w:r>
      <w:r>
        <w:rPr>
          <w:color w:val="575757"/>
          <w:szCs w:val="22"/>
        </w:rPr>
        <w:t xml:space="preserve">provozovat </w:t>
      </w:r>
      <w:r w:rsidR="00356041">
        <w:rPr>
          <w:color w:val="575757"/>
          <w:szCs w:val="22"/>
        </w:rPr>
        <w:t>Společnost</w:t>
      </w:r>
      <w:r w:rsidR="001C0E12">
        <w:rPr>
          <w:color w:val="575757"/>
          <w:szCs w:val="22"/>
        </w:rPr>
        <w:t>i</w:t>
      </w:r>
      <w:r w:rsidR="00356041">
        <w:rPr>
          <w:color w:val="575757"/>
          <w:szCs w:val="22"/>
        </w:rPr>
        <w:t xml:space="preserve"> </w:t>
      </w:r>
      <w:r>
        <w:rPr>
          <w:color w:val="575757"/>
          <w:szCs w:val="22"/>
        </w:rPr>
        <w:t>a vykonávat podnikatelskou činnost Společnost</w:t>
      </w:r>
      <w:r w:rsidR="001C0E12">
        <w:rPr>
          <w:color w:val="575757"/>
          <w:szCs w:val="22"/>
        </w:rPr>
        <w:t>í</w:t>
      </w:r>
      <w:r w:rsidR="00CE3729">
        <w:rPr>
          <w:color w:val="575757"/>
          <w:szCs w:val="22"/>
        </w:rPr>
        <w:t xml:space="preserve"> a/nebo bez kterých může být řádné provozování Společností ohroženo</w:t>
      </w:r>
      <w:r w:rsidR="007D7650" w:rsidRPr="00F56967">
        <w:rPr>
          <w:color w:val="575757"/>
          <w:szCs w:val="22"/>
        </w:rPr>
        <w:t>.</w:t>
      </w:r>
    </w:p>
    <w:p w14:paraId="75E0AB21" w14:textId="4759433E" w:rsidR="006A57F8" w:rsidRPr="00F56967"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6A57F8" w:rsidRPr="00F56967">
        <w:rPr>
          <w:rFonts w:ascii="Corbel" w:hAnsi="Corbel"/>
          <w:color w:val="575757"/>
          <w:sz w:val="22"/>
          <w:szCs w:val="22"/>
        </w:rPr>
        <w:t>ávající se zavazuj</w:t>
      </w:r>
      <w:r w:rsidR="00952FF2">
        <w:rPr>
          <w:rFonts w:ascii="Corbel" w:hAnsi="Corbel"/>
          <w:color w:val="575757"/>
          <w:sz w:val="22"/>
          <w:szCs w:val="22"/>
        </w:rPr>
        <w:t>í</w:t>
      </w:r>
      <w:r w:rsidR="006A57F8" w:rsidRPr="00F56967">
        <w:rPr>
          <w:rFonts w:ascii="Corbel" w:hAnsi="Corbel"/>
          <w:color w:val="575757"/>
          <w:sz w:val="22"/>
          <w:szCs w:val="22"/>
        </w:rPr>
        <w:t xml:space="preserve"> zajistit, že do dne zápisu převodu Podíl</w:t>
      </w:r>
      <w:r w:rsidR="00CE3729">
        <w:rPr>
          <w:rFonts w:ascii="Corbel" w:hAnsi="Corbel"/>
          <w:color w:val="575757"/>
          <w:sz w:val="22"/>
          <w:szCs w:val="22"/>
        </w:rPr>
        <w:t>ů</w:t>
      </w:r>
      <w:r w:rsidR="00C7740F">
        <w:rPr>
          <w:rFonts w:ascii="Corbel" w:hAnsi="Corbel"/>
          <w:color w:val="575757"/>
          <w:sz w:val="22"/>
          <w:szCs w:val="22"/>
        </w:rPr>
        <w:t xml:space="preserve"> </w:t>
      </w:r>
      <w:r w:rsidR="006A57F8" w:rsidRPr="00F56967">
        <w:rPr>
          <w:rFonts w:ascii="Corbel" w:hAnsi="Corbel"/>
          <w:color w:val="575757"/>
          <w:sz w:val="22"/>
          <w:szCs w:val="22"/>
        </w:rPr>
        <w:t xml:space="preserve">na </w:t>
      </w:r>
      <w:r>
        <w:rPr>
          <w:rFonts w:ascii="Corbel" w:hAnsi="Corbel"/>
          <w:color w:val="575757"/>
          <w:sz w:val="22"/>
          <w:szCs w:val="22"/>
        </w:rPr>
        <w:t>Kup</w:t>
      </w:r>
      <w:r w:rsidR="006A57F8" w:rsidRPr="00F56967">
        <w:rPr>
          <w:rFonts w:ascii="Corbel" w:hAnsi="Corbel"/>
          <w:color w:val="575757"/>
          <w:sz w:val="22"/>
          <w:szCs w:val="22"/>
        </w:rPr>
        <w:t>ujícího a dalších změn ve</w:t>
      </w:r>
      <w:r w:rsidR="00CE3729">
        <w:rPr>
          <w:rFonts w:ascii="Corbel" w:hAnsi="Corbel"/>
          <w:color w:val="575757"/>
          <w:sz w:val="22"/>
          <w:szCs w:val="22"/>
        </w:rPr>
        <w:t> </w:t>
      </w:r>
      <w:r w:rsidR="00356041">
        <w:rPr>
          <w:rFonts w:ascii="Corbel" w:hAnsi="Corbel"/>
          <w:color w:val="575757"/>
          <w:sz w:val="22"/>
          <w:szCs w:val="22"/>
        </w:rPr>
        <w:t>Společnost</w:t>
      </w:r>
      <w:r w:rsidR="001C0E12">
        <w:rPr>
          <w:rFonts w:ascii="Corbel" w:hAnsi="Corbel"/>
          <w:color w:val="575757"/>
          <w:sz w:val="22"/>
          <w:szCs w:val="22"/>
        </w:rPr>
        <w:t xml:space="preserve">ech </w:t>
      </w:r>
      <w:r w:rsidR="006A57F8" w:rsidRPr="00F56967">
        <w:rPr>
          <w:rFonts w:ascii="Corbel" w:hAnsi="Corbel"/>
          <w:color w:val="575757"/>
          <w:sz w:val="22"/>
          <w:szCs w:val="22"/>
        </w:rPr>
        <w:t xml:space="preserve">do obchodního rejstříku </w:t>
      </w:r>
      <w:r w:rsidR="00356041">
        <w:rPr>
          <w:rFonts w:ascii="Corbel" w:hAnsi="Corbel"/>
          <w:color w:val="575757"/>
          <w:sz w:val="22"/>
          <w:szCs w:val="22"/>
        </w:rPr>
        <w:t>Společnost</w:t>
      </w:r>
      <w:r w:rsidR="001C0E12">
        <w:rPr>
          <w:rFonts w:ascii="Corbel" w:hAnsi="Corbel"/>
          <w:color w:val="575757"/>
          <w:sz w:val="22"/>
          <w:szCs w:val="22"/>
        </w:rPr>
        <w:t>i</w:t>
      </w:r>
      <w:r w:rsidR="00356041">
        <w:rPr>
          <w:rFonts w:ascii="Corbel" w:hAnsi="Corbel"/>
          <w:color w:val="575757"/>
          <w:sz w:val="22"/>
          <w:szCs w:val="22"/>
        </w:rPr>
        <w:t xml:space="preserve"> </w:t>
      </w:r>
      <w:r w:rsidR="006A57F8" w:rsidRPr="00F56967">
        <w:rPr>
          <w:rFonts w:ascii="Corbel" w:hAnsi="Corbel"/>
          <w:color w:val="575757"/>
          <w:sz w:val="22"/>
          <w:szCs w:val="22"/>
        </w:rPr>
        <w:t>neučiní jakékoli jednání či jiný úkon, který nespadá do jej</w:t>
      </w:r>
      <w:r w:rsidR="001C0E12">
        <w:rPr>
          <w:rFonts w:ascii="Corbel" w:hAnsi="Corbel"/>
          <w:color w:val="575757"/>
          <w:sz w:val="22"/>
          <w:szCs w:val="22"/>
        </w:rPr>
        <w:t>ich</w:t>
      </w:r>
      <w:r w:rsidR="006A57F8" w:rsidRPr="00F56967">
        <w:rPr>
          <w:rFonts w:ascii="Corbel" w:hAnsi="Corbel"/>
          <w:color w:val="575757"/>
          <w:sz w:val="22"/>
          <w:szCs w:val="22"/>
        </w:rPr>
        <w:t xml:space="preserve"> obvyklé činnosti.</w:t>
      </w:r>
    </w:p>
    <w:p w14:paraId="47121443" w14:textId="6CA89AE3" w:rsidR="00C4562F" w:rsidRPr="00F56967" w:rsidRDefault="00C4562F" w:rsidP="00A77399">
      <w:pPr>
        <w:pStyle w:val="Heading1"/>
        <w:ind w:left="567" w:hanging="567"/>
        <w:rPr>
          <w:rFonts w:ascii="Corbel" w:hAnsi="Corbel"/>
          <w:color w:val="575757"/>
          <w:szCs w:val="22"/>
        </w:rPr>
      </w:pPr>
      <w:bookmarkStart w:id="363" w:name="_Ref448228801"/>
      <w:bookmarkStart w:id="364" w:name="_Ref525048080"/>
      <w:bookmarkEnd w:id="347"/>
      <w:r w:rsidRPr="00F56967">
        <w:rPr>
          <w:rFonts w:ascii="Corbel" w:hAnsi="Corbel"/>
          <w:color w:val="575757"/>
          <w:szCs w:val="22"/>
        </w:rPr>
        <w:t xml:space="preserve">Prohlášení </w:t>
      </w:r>
      <w:r w:rsidR="00672C2E" w:rsidRPr="00F56967">
        <w:rPr>
          <w:rFonts w:ascii="Corbel" w:hAnsi="Corbel"/>
          <w:color w:val="575757"/>
          <w:szCs w:val="22"/>
        </w:rPr>
        <w:t xml:space="preserve">a </w:t>
      </w:r>
      <w:bookmarkEnd w:id="363"/>
      <w:r w:rsidR="006A57F8" w:rsidRPr="00F56967">
        <w:rPr>
          <w:rFonts w:ascii="Corbel" w:hAnsi="Corbel"/>
          <w:color w:val="575757"/>
          <w:szCs w:val="22"/>
        </w:rPr>
        <w:t>záruky</w:t>
      </w:r>
      <w:bookmarkEnd w:id="364"/>
    </w:p>
    <w:p w14:paraId="2420BFFD" w14:textId="73769395" w:rsidR="00972DD5" w:rsidRPr="00972DD5" w:rsidRDefault="00525670" w:rsidP="00972DD5">
      <w:pPr>
        <w:pStyle w:val="Heading3"/>
        <w:widowControl w:val="0"/>
        <w:rPr>
          <w:rFonts w:ascii="Corbel" w:hAnsi="Corbel"/>
          <w:color w:val="575757"/>
          <w:sz w:val="22"/>
          <w:szCs w:val="22"/>
        </w:rPr>
      </w:pPr>
      <w:r>
        <w:rPr>
          <w:rFonts w:ascii="Corbel" w:hAnsi="Corbel"/>
          <w:color w:val="575757"/>
          <w:sz w:val="22"/>
          <w:szCs w:val="22"/>
        </w:rPr>
        <w:t>Každá ze Smluvních stran</w:t>
      </w:r>
      <w:r w:rsidR="00A77399" w:rsidRPr="00F56967">
        <w:rPr>
          <w:rFonts w:ascii="Corbel" w:hAnsi="Corbel"/>
          <w:color w:val="575757"/>
          <w:sz w:val="22"/>
          <w:szCs w:val="22"/>
        </w:rPr>
        <w:t xml:space="preserve"> </w:t>
      </w:r>
      <w:r w:rsidR="00FF5FC0" w:rsidRPr="00F56967">
        <w:rPr>
          <w:rFonts w:ascii="Corbel" w:hAnsi="Corbel"/>
          <w:color w:val="575757"/>
          <w:sz w:val="22"/>
          <w:szCs w:val="22"/>
        </w:rPr>
        <w:t>prohlašuje, že si je vědom</w:t>
      </w:r>
      <w:r>
        <w:rPr>
          <w:rFonts w:ascii="Corbel" w:hAnsi="Corbel"/>
          <w:color w:val="575757"/>
          <w:sz w:val="22"/>
          <w:szCs w:val="22"/>
        </w:rPr>
        <w:t>a</w:t>
      </w:r>
      <w:r w:rsidR="00FF5FC0" w:rsidRPr="00F56967">
        <w:rPr>
          <w:rFonts w:ascii="Corbel" w:hAnsi="Corbel"/>
          <w:color w:val="575757"/>
          <w:sz w:val="22"/>
          <w:szCs w:val="22"/>
        </w:rPr>
        <w:t xml:space="preserve"> toho, že </w:t>
      </w:r>
      <w:r w:rsidR="00952FF2">
        <w:rPr>
          <w:rFonts w:ascii="Corbel" w:hAnsi="Corbel"/>
          <w:color w:val="575757"/>
          <w:sz w:val="22"/>
          <w:szCs w:val="22"/>
        </w:rPr>
        <w:t>ostatní</w:t>
      </w:r>
      <w:r>
        <w:rPr>
          <w:rFonts w:ascii="Corbel" w:hAnsi="Corbel"/>
          <w:color w:val="575757"/>
          <w:sz w:val="22"/>
          <w:szCs w:val="22"/>
        </w:rPr>
        <w:t xml:space="preserve"> Smluvní stran</w:t>
      </w:r>
      <w:r w:rsidR="00952FF2">
        <w:rPr>
          <w:rFonts w:ascii="Corbel" w:hAnsi="Corbel"/>
          <w:color w:val="575757"/>
          <w:sz w:val="22"/>
          <w:szCs w:val="22"/>
        </w:rPr>
        <w:t>y</w:t>
      </w:r>
      <w:r>
        <w:rPr>
          <w:rFonts w:ascii="Corbel" w:hAnsi="Corbel"/>
          <w:color w:val="575757"/>
          <w:sz w:val="22"/>
          <w:szCs w:val="22"/>
        </w:rPr>
        <w:t xml:space="preserve"> </w:t>
      </w:r>
      <w:r w:rsidR="00FF5FC0" w:rsidRPr="00F56967">
        <w:rPr>
          <w:rFonts w:ascii="Corbel" w:hAnsi="Corbel"/>
          <w:color w:val="575757"/>
          <w:sz w:val="22"/>
          <w:szCs w:val="22"/>
        </w:rPr>
        <w:t>se spoléh</w:t>
      </w:r>
      <w:r w:rsidR="00952FF2">
        <w:rPr>
          <w:rFonts w:ascii="Corbel" w:hAnsi="Corbel"/>
          <w:color w:val="575757"/>
          <w:sz w:val="22"/>
          <w:szCs w:val="22"/>
        </w:rPr>
        <w:t>ají</w:t>
      </w:r>
      <w:r>
        <w:rPr>
          <w:rFonts w:ascii="Corbel" w:hAnsi="Corbel"/>
          <w:color w:val="575757"/>
          <w:sz w:val="22"/>
          <w:szCs w:val="22"/>
        </w:rPr>
        <w:t xml:space="preserve"> </w:t>
      </w:r>
      <w:r w:rsidR="00FF5FC0" w:rsidRPr="00F56967">
        <w:rPr>
          <w:rFonts w:ascii="Corbel" w:hAnsi="Corbel"/>
          <w:color w:val="575757"/>
          <w:sz w:val="22"/>
          <w:szCs w:val="22"/>
        </w:rPr>
        <w:t>na</w:t>
      </w:r>
      <w:r w:rsidR="00007BC2">
        <w:rPr>
          <w:rFonts w:ascii="Corbel" w:hAnsi="Corbel"/>
          <w:color w:val="575757"/>
          <w:sz w:val="22"/>
          <w:szCs w:val="22"/>
        </w:rPr>
        <w:t> </w:t>
      </w:r>
      <w:r w:rsidR="00FF5FC0" w:rsidRPr="00F56967">
        <w:rPr>
          <w:rFonts w:ascii="Corbel" w:hAnsi="Corbel"/>
          <w:color w:val="575757"/>
          <w:sz w:val="22"/>
          <w:szCs w:val="22"/>
        </w:rPr>
        <w:t xml:space="preserve">prohlášení a záruky poskytnuté v této Smlouvě </w:t>
      </w:r>
      <w:r w:rsidR="002C0663" w:rsidRPr="00F56967">
        <w:rPr>
          <w:rFonts w:ascii="Corbel" w:hAnsi="Corbel"/>
          <w:color w:val="575757"/>
          <w:sz w:val="22"/>
          <w:szCs w:val="22"/>
        </w:rPr>
        <w:t>příslušn</w:t>
      </w:r>
      <w:r>
        <w:rPr>
          <w:rFonts w:ascii="Corbel" w:hAnsi="Corbel"/>
          <w:color w:val="575757"/>
          <w:sz w:val="22"/>
          <w:szCs w:val="22"/>
        </w:rPr>
        <w:t>ou</w:t>
      </w:r>
      <w:r w:rsidR="002C0663" w:rsidRPr="00F56967">
        <w:rPr>
          <w:rFonts w:ascii="Corbel" w:hAnsi="Corbel"/>
          <w:color w:val="575757"/>
          <w:sz w:val="22"/>
          <w:szCs w:val="22"/>
        </w:rPr>
        <w:t xml:space="preserve"> </w:t>
      </w:r>
      <w:r>
        <w:rPr>
          <w:rFonts w:ascii="Corbel" w:hAnsi="Corbel"/>
          <w:color w:val="575757"/>
          <w:sz w:val="22"/>
          <w:szCs w:val="22"/>
        </w:rPr>
        <w:t>Smluvní stranou</w:t>
      </w:r>
      <w:r w:rsidR="00A77399" w:rsidRPr="00F56967">
        <w:rPr>
          <w:rFonts w:ascii="Corbel" w:hAnsi="Corbel"/>
          <w:color w:val="575757"/>
          <w:sz w:val="22"/>
          <w:szCs w:val="22"/>
        </w:rPr>
        <w:t xml:space="preserve"> </w:t>
      </w:r>
      <w:r w:rsidR="00FF5FC0" w:rsidRPr="00F56967">
        <w:rPr>
          <w:rFonts w:ascii="Corbel" w:hAnsi="Corbel"/>
          <w:color w:val="575757"/>
          <w:sz w:val="22"/>
          <w:szCs w:val="22"/>
        </w:rPr>
        <w:t>a takto vstupuj</w:t>
      </w:r>
      <w:r w:rsidR="00952FF2">
        <w:rPr>
          <w:rFonts w:ascii="Corbel" w:hAnsi="Corbel"/>
          <w:color w:val="575757"/>
          <w:sz w:val="22"/>
          <w:szCs w:val="22"/>
        </w:rPr>
        <w:t>í</w:t>
      </w:r>
      <w:r w:rsidR="00FF5FC0" w:rsidRPr="00F56967">
        <w:rPr>
          <w:rFonts w:ascii="Corbel" w:hAnsi="Corbel"/>
          <w:color w:val="575757"/>
          <w:sz w:val="22"/>
          <w:szCs w:val="22"/>
        </w:rPr>
        <w:t xml:space="preserve"> do</w:t>
      </w:r>
      <w:r w:rsidR="00007BC2">
        <w:rPr>
          <w:rFonts w:ascii="Corbel" w:hAnsi="Corbel"/>
          <w:color w:val="575757"/>
          <w:sz w:val="22"/>
          <w:szCs w:val="22"/>
        </w:rPr>
        <w:t> </w:t>
      </w:r>
      <w:r w:rsidR="00AF0D09" w:rsidRPr="00F56967">
        <w:rPr>
          <w:rFonts w:ascii="Corbel" w:hAnsi="Corbel"/>
          <w:color w:val="575757"/>
          <w:sz w:val="22"/>
          <w:szCs w:val="22"/>
        </w:rPr>
        <w:t xml:space="preserve">právního </w:t>
      </w:r>
      <w:r w:rsidR="00007BC2">
        <w:rPr>
          <w:rFonts w:ascii="Corbel" w:hAnsi="Corbel"/>
          <w:color w:val="575757"/>
          <w:sz w:val="22"/>
          <w:szCs w:val="22"/>
        </w:rPr>
        <w:t>poměru</w:t>
      </w:r>
      <w:r w:rsidR="00007BC2" w:rsidRPr="00F56967">
        <w:rPr>
          <w:rFonts w:ascii="Corbel" w:hAnsi="Corbel"/>
          <w:color w:val="575757"/>
          <w:sz w:val="22"/>
          <w:szCs w:val="22"/>
        </w:rPr>
        <w:t xml:space="preserve"> </w:t>
      </w:r>
      <w:r w:rsidR="00AF0D09" w:rsidRPr="00F56967">
        <w:rPr>
          <w:rFonts w:ascii="Corbel" w:hAnsi="Corbel"/>
          <w:color w:val="575757"/>
          <w:sz w:val="22"/>
          <w:szCs w:val="22"/>
        </w:rPr>
        <w:t>založeného</w:t>
      </w:r>
      <w:r w:rsidR="00FF5FC0" w:rsidRPr="00F56967">
        <w:rPr>
          <w:rFonts w:ascii="Corbel" w:hAnsi="Corbel"/>
          <w:color w:val="575757"/>
          <w:sz w:val="22"/>
          <w:szCs w:val="22"/>
        </w:rPr>
        <w:t xml:space="preserve"> t</w:t>
      </w:r>
      <w:r w:rsidR="00AF0D09" w:rsidRPr="00F56967">
        <w:rPr>
          <w:rFonts w:ascii="Corbel" w:hAnsi="Corbel"/>
          <w:color w:val="575757"/>
          <w:sz w:val="22"/>
          <w:szCs w:val="22"/>
        </w:rPr>
        <w:t>outo</w:t>
      </w:r>
      <w:r w:rsidR="00FF5FC0" w:rsidRPr="00F56967">
        <w:rPr>
          <w:rFonts w:ascii="Corbel" w:hAnsi="Corbel"/>
          <w:color w:val="575757"/>
          <w:sz w:val="22"/>
          <w:szCs w:val="22"/>
        </w:rPr>
        <w:t xml:space="preserve"> Smlouv</w:t>
      </w:r>
      <w:r w:rsidR="00AF0D09" w:rsidRPr="00F56967">
        <w:rPr>
          <w:rFonts w:ascii="Corbel" w:hAnsi="Corbel"/>
          <w:color w:val="575757"/>
          <w:sz w:val="22"/>
          <w:szCs w:val="22"/>
        </w:rPr>
        <w:t>ou</w:t>
      </w:r>
      <w:r w:rsidR="00FF5FC0" w:rsidRPr="00F56967">
        <w:rPr>
          <w:rFonts w:ascii="Corbel" w:hAnsi="Corbel"/>
          <w:color w:val="575757"/>
          <w:sz w:val="22"/>
          <w:szCs w:val="22"/>
        </w:rPr>
        <w:t>.</w:t>
      </w:r>
    </w:p>
    <w:p w14:paraId="6B8B2EDD" w14:textId="44B47660" w:rsidR="00173016" w:rsidRPr="00F56967" w:rsidRDefault="00F359B7" w:rsidP="00230CA2">
      <w:pPr>
        <w:pStyle w:val="Heading3"/>
        <w:widowControl w:val="0"/>
        <w:rPr>
          <w:rFonts w:ascii="Corbel" w:hAnsi="Corbel"/>
          <w:color w:val="575757"/>
          <w:sz w:val="22"/>
          <w:szCs w:val="22"/>
        </w:rPr>
      </w:pPr>
      <w:bookmarkStart w:id="365" w:name="_Ref426544656"/>
      <w:bookmarkStart w:id="366" w:name="_Ref427943862"/>
      <w:bookmarkStart w:id="367" w:name="_Ref445456304"/>
      <w:bookmarkStart w:id="368" w:name="_Ref445651651"/>
      <w:bookmarkStart w:id="369" w:name="_Ref525036203"/>
      <w:bookmarkStart w:id="370" w:name="_Ref102339319"/>
      <w:bookmarkStart w:id="371" w:name="_Ref448759146"/>
      <w:bookmarkStart w:id="372" w:name="_Ref103699964"/>
      <w:r>
        <w:rPr>
          <w:rFonts w:ascii="Corbel" w:hAnsi="Corbel"/>
          <w:color w:val="575757"/>
          <w:sz w:val="22"/>
          <w:szCs w:val="22"/>
        </w:rPr>
        <w:t>Prod</w:t>
      </w:r>
      <w:r w:rsidR="00260713" w:rsidRPr="00F56967">
        <w:rPr>
          <w:rFonts w:ascii="Corbel" w:hAnsi="Corbel"/>
          <w:color w:val="575757"/>
          <w:sz w:val="22"/>
          <w:szCs w:val="22"/>
        </w:rPr>
        <w:t xml:space="preserve">ávající </w:t>
      </w:r>
      <w:bookmarkEnd w:id="365"/>
      <w:bookmarkEnd w:id="366"/>
      <w:bookmarkEnd w:id="367"/>
      <w:bookmarkEnd w:id="368"/>
      <w:r w:rsidR="00F225B5" w:rsidRPr="00F56967">
        <w:rPr>
          <w:rFonts w:ascii="Corbel" w:hAnsi="Corbel"/>
          <w:color w:val="575757"/>
          <w:sz w:val="22"/>
          <w:szCs w:val="22"/>
        </w:rPr>
        <w:t>tímto</w:t>
      </w:r>
      <w:r w:rsidR="004316C7">
        <w:rPr>
          <w:rFonts w:ascii="Corbel" w:hAnsi="Corbel"/>
          <w:color w:val="575757"/>
          <w:sz w:val="22"/>
          <w:szCs w:val="22"/>
        </w:rPr>
        <w:t xml:space="preserve"> společně a každý zvlášť</w:t>
      </w:r>
      <w:r w:rsidR="00F225B5" w:rsidRPr="00F56967">
        <w:rPr>
          <w:rFonts w:ascii="Corbel" w:hAnsi="Corbel"/>
          <w:color w:val="575757"/>
          <w:sz w:val="22"/>
          <w:szCs w:val="22"/>
        </w:rPr>
        <w:t xml:space="preserve"> prohlašuj</w:t>
      </w:r>
      <w:r w:rsidR="00952FF2">
        <w:rPr>
          <w:rFonts w:ascii="Corbel" w:hAnsi="Corbel"/>
          <w:color w:val="575757"/>
          <w:sz w:val="22"/>
          <w:szCs w:val="22"/>
        </w:rPr>
        <w:t>í</w:t>
      </w:r>
      <w:r w:rsidR="004316C7">
        <w:rPr>
          <w:rFonts w:ascii="Corbel" w:hAnsi="Corbel"/>
          <w:color w:val="575757"/>
          <w:sz w:val="22"/>
          <w:szCs w:val="22"/>
        </w:rPr>
        <w:t xml:space="preserve"> a zavazují</w:t>
      </w:r>
      <w:r w:rsidR="00217A1F">
        <w:rPr>
          <w:rFonts w:ascii="Corbel" w:hAnsi="Corbel"/>
          <w:color w:val="575757"/>
          <w:sz w:val="22"/>
          <w:szCs w:val="22"/>
        </w:rPr>
        <w:t xml:space="preserve"> se</w:t>
      </w:r>
      <w:r w:rsidR="00F225B5" w:rsidRPr="00F56967">
        <w:rPr>
          <w:rFonts w:ascii="Corbel" w:hAnsi="Corbel"/>
          <w:color w:val="575757"/>
          <w:sz w:val="22"/>
          <w:szCs w:val="22"/>
        </w:rPr>
        <w:t>, že veškeré prohlášení a záruky uvedené v </w:t>
      </w:r>
      <w:r w:rsidR="00952FF2">
        <w:rPr>
          <w:rFonts w:ascii="Corbel" w:hAnsi="Corbel"/>
          <w:color w:val="575757"/>
          <w:sz w:val="22"/>
          <w:szCs w:val="22"/>
        </w:rPr>
        <w:t>p</w:t>
      </w:r>
      <w:r w:rsidR="00F225B5" w:rsidRPr="00F56967">
        <w:rPr>
          <w:rFonts w:ascii="Corbel" w:hAnsi="Corbel"/>
          <w:color w:val="575757"/>
          <w:sz w:val="22"/>
          <w:szCs w:val="22"/>
        </w:rPr>
        <w:t>říloze č.</w:t>
      </w:r>
      <w:r w:rsidR="00640433">
        <w:rPr>
          <w:rFonts w:ascii="Corbel" w:hAnsi="Corbel"/>
          <w:color w:val="575757"/>
          <w:sz w:val="22"/>
          <w:szCs w:val="22"/>
        </w:rPr>
        <w:t xml:space="preserve"> </w:t>
      </w:r>
      <w:r w:rsidR="00640433">
        <w:rPr>
          <w:rFonts w:ascii="Corbel" w:hAnsi="Corbel"/>
          <w:color w:val="575757"/>
          <w:sz w:val="22"/>
          <w:szCs w:val="22"/>
        </w:rPr>
        <w:fldChar w:fldCharType="begin"/>
      </w:r>
      <w:r w:rsidR="00640433">
        <w:rPr>
          <w:rFonts w:ascii="Corbel" w:hAnsi="Corbel"/>
          <w:color w:val="575757"/>
          <w:sz w:val="22"/>
          <w:szCs w:val="22"/>
        </w:rPr>
        <w:instrText xml:space="preserve"> REF _Ref102339319 \r \h </w:instrText>
      </w:r>
      <w:r w:rsidR="00640433">
        <w:rPr>
          <w:rFonts w:ascii="Corbel" w:hAnsi="Corbel"/>
          <w:color w:val="575757"/>
          <w:sz w:val="22"/>
          <w:szCs w:val="22"/>
        </w:rPr>
      </w:r>
      <w:r w:rsidR="00640433">
        <w:rPr>
          <w:rFonts w:ascii="Corbel" w:hAnsi="Corbel"/>
          <w:color w:val="575757"/>
          <w:sz w:val="22"/>
          <w:szCs w:val="22"/>
        </w:rPr>
        <w:fldChar w:fldCharType="separate"/>
      </w:r>
      <w:r w:rsidR="00633A59">
        <w:rPr>
          <w:rFonts w:ascii="Corbel" w:hAnsi="Corbel"/>
          <w:color w:val="575757"/>
          <w:sz w:val="22"/>
          <w:szCs w:val="22"/>
        </w:rPr>
        <w:t>8.2</w:t>
      </w:r>
      <w:r w:rsidR="00640433">
        <w:rPr>
          <w:rFonts w:ascii="Corbel" w:hAnsi="Corbel"/>
          <w:color w:val="575757"/>
          <w:sz w:val="22"/>
          <w:szCs w:val="22"/>
        </w:rPr>
        <w:fldChar w:fldCharType="end"/>
      </w:r>
      <w:r w:rsidR="00F225B5" w:rsidRPr="00F56967">
        <w:rPr>
          <w:rFonts w:ascii="Corbel" w:hAnsi="Corbel"/>
          <w:color w:val="575757"/>
          <w:sz w:val="22"/>
          <w:szCs w:val="22"/>
        </w:rPr>
        <w:t xml:space="preserve"> („</w:t>
      </w:r>
      <w:r w:rsidR="00F225B5" w:rsidRPr="00F56967">
        <w:rPr>
          <w:rFonts w:ascii="Corbel" w:hAnsi="Corbel"/>
          <w:b/>
          <w:color w:val="575757"/>
          <w:sz w:val="22"/>
          <w:szCs w:val="22"/>
        </w:rPr>
        <w:t>Záruky</w:t>
      </w:r>
      <w:r w:rsidR="00F225B5" w:rsidRPr="00F56967">
        <w:rPr>
          <w:rFonts w:ascii="Corbel" w:hAnsi="Corbel"/>
          <w:color w:val="575757"/>
          <w:sz w:val="22"/>
          <w:szCs w:val="22"/>
        </w:rPr>
        <w:t>“) jsou ke</w:t>
      </w:r>
      <w:r w:rsidR="00007BC2">
        <w:rPr>
          <w:rFonts w:ascii="Corbel" w:hAnsi="Corbel"/>
          <w:color w:val="575757"/>
          <w:sz w:val="22"/>
          <w:szCs w:val="22"/>
        </w:rPr>
        <w:t> </w:t>
      </w:r>
      <w:r w:rsidR="00F225B5" w:rsidRPr="00F56967">
        <w:rPr>
          <w:rFonts w:ascii="Corbel" w:hAnsi="Corbel"/>
          <w:color w:val="575757"/>
          <w:sz w:val="22"/>
          <w:szCs w:val="22"/>
        </w:rPr>
        <w:t>Dni podpisu pravdivé</w:t>
      </w:r>
      <w:r w:rsidR="00A77399" w:rsidRPr="00F56967">
        <w:rPr>
          <w:rFonts w:ascii="Corbel" w:hAnsi="Corbel"/>
          <w:color w:val="575757"/>
          <w:sz w:val="22"/>
          <w:szCs w:val="22"/>
        </w:rPr>
        <w:t>, úplné, přesné a nikoli zavádějící</w:t>
      </w:r>
      <w:r w:rsidR="00525670">
        <w:rPr>
          <w:rFonts w:ascii="Corbel" w:hAnsi="Corbel"/>
          <w:color w:val="575757"/>
          <w:sz w:val="22"/>
          <w:szCs w:val="22"/>
        </w:rPr>
        <w:t xml:space="preserve"> a</w:t>
      </w:r>
      <w:r w:rsidR="00217A1F">
        <w:rPr>
          <w:rFonts w:ascii="Corbel" w:hAnsi="Corbel"/>
          <w:color w:val="575757"/>
          <w:sz w:val="22"/>
          <w:szCs w:val="22"/>
        </w:rPr>
        <w:t> </w:t>
      </w:r>
      <w:r w:rsidR="00525670">
        <w:rPr>
          <w:rFonts w:ascii="Corbel" w:hAnsi="Corbel"/>
          <w:color w:val="575757"/>
          <w:sz w:val="22"/>
          <w:szCs w:val="22"/>
        </w:rPr>
        <w:t>ke</w:t>
      </w:r>
      <w:r w:rsidR="00217A1F">
        <w:rPr>
          <w:rFonts w:ascii="Corbel" w:hAnsi="Corbel"/>
          <w:color w:val="575757"/>
          <w:sz w:val="22"/>
          <w:szCs w:val="22"/>
        </w:rPr>
        <w:t> </w:t>
      </w:r>
      <w:r w:rsidR="00525670">
        <w:rPr>
          <w:rFonts w:ascii="Corbel" w:hAnsi="Corbel"/>
          <w:color w:val="575757"/>
          <w:sz w:val="22"/>
          <w:szCs w:val="22"/>
        </w:rPr>
        <w:t xml:space="preserve">Dni vypořádání budou </w:t>
      </w:r>
      <w:r w:rsidR="00525670" w:rsidRPr="00F56967">
        <w:rPr>
          <w:rFonts w:ascii="Corbel" w:hAnsi="Corbel"/>
          <w:color w:val="575757"/>
          <w:sz w:val="22"/>
          <w:szCs w:val="22"/>
        </w:rPr>
        <w:t>pravdivé, úplné, přesné a nikoli zavádějící</w:t>
      </w:r>
      <w:r w:rsidR="00260713" w:rsidRPr="00F56967">
        <w:rPr>
          <w:rFonts w:ascii="Corbel" w:hAnsi="Corbel"/>
          <w:color w:val="575757"/>
          <w:sz w:val="22"/>
          <w:szCs w:val="22"/>
        </w:rPr>
        <w:t>.</w:t>
      </w:r>
      <w:bookmarkEnd w:id="369"/>
      <w:r w:rsidR="00C0037B" w:rsidRPr="00F56967">
        <w:rPr>
          <w:rFonts w:ascii="Corbel" w:hAnsi="Corbel"/>
          <w:color w:val="575757"/>
          <w:sz w:val="22"/>
          <w:szCs w:val="22"/>
        </w:rPr>
        <w:t xml:space="preserve"> Zajistit pravdivost</w:t>
      </w:r>
      <w:r w:rsidR="00A77399" w:rsidRPr="00F56967">
        <w:rPr>
          <w:rFonts w:ascii="Corbel" w:hAnsi="Corbel"/>
          <w:color w:val="575757"/>
          <w:sz w:val="22"/>
          <w:szCs w:val="22"/>
        </w:rPr>
        <w:t>, úplnost, přesnost a</w:t>
      </w:r>
      <w:r w:rsidR="00640433">
        <w:rPr>
          <w:rFonts w:ascii="Corbel" w:hAnsi="Corbel"/>
          <w:color w:val="575757"/>
          <w:sz w:val="22"/>
          <w:szCs w:val="22"/>
        </w:rPr>
        <w:t> </w:t>
      </w:r>
      <w:r w:rsidR="00A77399" w:rsidRPr="00F56967">
        <w:rPr>
          <w:rFonts w:ascii="Corbel" w:hAnsi="Corbel"/>
          <w:color w:val="575757"/>
          <w:sz w:val="22"/>
          <w:szCs w:val="22"/>
        </w:rPr>
        <w:t>nikoli zavádějící charakter</w:t>
      </w:r>
      <w:r w:rsidR="00C0037B" w:rsidRPr="00F56967">
        <w:rPr>
          <w:rFonts w:ascii="Corbel" w:hAnsi="Corbel"/>
          <w:color w:val="575757"/>
          <w:sz w:val="22"/>
          <w:szCs w:val="22"/>
        </w:rPr>
        <w:t xml:space="preserve"> Záruk</w:t>
      </w:r>
      <w:r w:rsidR="00217A1F">
        <w:rPr>
          <w:rFonts w:ascii="Corbel" w:hAnsi="Corbel"/>
          <w:color w:val="575757"/>
          <w:sz w:val="22"/>
          <w:szCs w:val="22"/>
        </w:rPr>
        <w:t xml:space="preserve"> ve smyslu tohoto odstavce</w:t>
      </w:r>
      <w:r w:rsidR="00C0037B" w:rsidRPr="00F56967">
        <w:rPr>
          <w:rFonts w:ascii="Corbel" w:hAnsi="Corbel"/>
          <w:color w:val="575757"/>
          <w:sz w:val="22"/>
          <w:szCs w:val="22"/>
        </w:rPr>
        <w:t xml:space="preserve"> je povinností </w:t>
      </w:r>
      <w:r>
        <w:rPr>
          <w:rFonts w:ascii="Corbel" w:hAnsi="Corbel"/>
          <w:color w:val="575757"/>
          <w:sz w:val="22"/>
          <w:szCs w:val="22"/>
        </w:rPr>
        <w:t>Prod</w:t>
      </w:r>
      <w:r w:rsidR="00C0037B" w:rsidRPr="00F56967">
        <w:rPr>
          <w:rFonts w:ascii="Corbel" w:hAnsi="Corbel"/>
          <w:color w:val="575757"/>
          <w:sz w:val="22"/>
          <w:szCs w:val="22"/>
        </w:rPr>
        <w:t>ávající</w:t>
      </w:r>
      <w:r w:rsidR="00952FF2">
        <w:rPr>
          <w:rFonts w:ascii="Corbel" w:hAnsi="Corbel"/>
          <w:color w:val="575757"/>
          <w:sz w:val="22"/>
          <w:szCs w:val="22"/>
        </w:rPr>
        <w:t>c</w:t>
      </w:r>
      <w:r w:rsidR="00C0037B" w:rsidRPr="00F56967">
        <w:rPr>
          <w:rFonts w:ascii="Corbel" w:hAnsi="Corbel"/>
          <w:color w:val="575757"/>
          <w:sz w:val="22"/>
          <w:szCs w:val="22"/>
        </w:rPr>
        <w:t>h</w:t>
      </w:r>
      <w:r w:rsidR="00217A1F">
        <w:rPr>
          <w:rFonts w:ascii="Corbel" w:hAnsi="Corbel"/>
          <w:color w:val="575757"/>
          <w:sz w:val="22"/>
          <w:szCs w:val="22"/>
        </w:rPr>
        <w:t>;</w:t>
      </w:r>
      <w:bookmarkStart w:id="373" w:name="_Ref445471425"/>
      <w:bookmarkEnd w:id="370"/>
      <w:bookmarkEnd w:id="371"/>
      <w:r w:rsidR="000504F3">
        <w:rPr>
          <w:rFonts w:ascii="Corbel" w:hAnsi="Corbel"/>
          <w:color w:val="575757"/>
          <w:sz w:val="22"/>
          <w:szCs w:val="22"/>
        </w:rPr>
        <w:t xml:space="preserve"> Smluvní strany se však dohodly, že </w:t>
      </w:r>
      <w:r w:rsidR="00217A1F">
        <w:rPr>
          <w:rFonts w:ascii="Corbel" w:hAnsi="Corbel"/>
          <w:color w:val="575757"/>
          <w:sz w:val="22"/>
          <w:szCs w:val="22"/>
        </w:rPr>
        <w:t>Záruky, které se vztahují</w:t>
      </w:r>
      <w:r w:rsidR="00DB1B7F">
        <w:rPr>
          <w:rFonts w:ascii="Corbel" w:hAnsi="Corbel"/>
          <w:color w:val="575757"/>
          <w:sz w:val="22"/>
          <w:szCs w:val="22"/>
        </w:rPr>
        <w:t xml:space="preserve"> výlučně</w:t>
      </w:r>
      <w:r w:rsidR="00217A1F">
        <w:rPr>
          <w:rFonts w:ascii="Corbel" w:hAnsi="Corbel"/>
          <w:color w:val="575757"/>
          <w:sz w:val="22"/>
          <w:szCs w:val="22"/>
        </w:rPr>
        <w:t xml:space="preserve"> ke Společnosti AGROBIOPLYN a/nebo jejímu jmění</w:t>
      </w:r>
      <w:r w:rsidR="00DB1B7F">
        <w:rPr>
          <w:rFonts w:ascii="Corbel" w:hAnsi="Corbel"/>
          <w:color w:val="575757"/>
          <w:sz w:val="22"/>
          <w:szCs w:val="22"/>
        </w:rPr>
        <w:t>,</w:t>
      </w:r>
      <w:r w:rsidR="00217A1F">
        <w:rPr>
          <w:rFonts w:ascii="Corbel" w:hAnsi="Corbel"/>
          <w:color w:val="575757"/>
          <w:sz w:val="22"/>
          <w:szCs w:val="22"/>
        </w:rPr>
        <w:t xml:space="preserve"> poskytují společně a </w:t>
      </w:r>
      <w:r w:rsidR="00901023">
        <w:rPr>
          <w:rFonts w:ascii="Corbel" w:hAnsi="Corbel"/>
          <w:color w:val="575757"/>
          <w:sz w:val="22"/>
          <w:szCs w:val="22"/>
        </w:rPr>
        <w:t>nerozdílně</w:t>
      </w:r>
      <w:r w:rsidR="00217A1F">
        <w:rPr>
          <w:rFonts w:ascii="Corbel" w:hAnsi="Corbel"/>
          <w:color w:val="575757"/>
          <w:sz w:val="22"/>
          <w:szCs w:val="22"/>
        </w:rPr>
        <w:t xml:space="preserve"> Prodávající 2 a Prodávající 3</w:t>
      </w:r>
      <w:r w:rsidR="00901023">
        <w:rPr>
          <w:rFonts w:ascii="Corbel" w:hAnsi="Corbel"/>
          <w:color w:val="575757"/>
          <w:sz w:val="22"/>
          <w:szCs w:val="22"/>
        </w:rPr>
        <w:t>;</w:t>
      </w:r>
      <w:r w:rsidR="00217A1F">
        <w:rPr>
          <w:rFonts w:ascii="Corbel" w:hAnsi="Corbel"/>
          <w:color w:val="575757"/>
          <w:sz w:val="22"/>
          <w:szCs w:val="22"/>
        </w:rPr>
        <w:t xml:space="preserve"> Záruky</w:t>
      </w:r>
      <w:r w:rsidR="00DB1B7F">
        <w:rPr>
          <w:rFonts w:ascii="Corbel" w:hAnsi="Corbel"/>
          <w:color w:val="575757"/>
          <w:sz w:val="22"/>
          <w:szCs w:val="22"/>
        </w:rPr>
        <w:t xml:space="preserve">, které se vztahují výlučně </w:t>
      </w:r>
      <w:r w:rsidR="00217A1F">
        <w:rPr>
          <w:rFonts w:ascii="Corbel" w:hAnsi="Corbel"/>
          <w:color w:val="575757"/>
          <w:sz w:val="22"/>
          <w:szCs w:val="22"/>
        </w:rPr>
        <w:t>ke Společnosti RELAKA a/nebo jejímu jmění</w:t>
      </w:r>
      <w:r w:rsidR="00DB1B7F">
        <w:rPr>
          <w:rFonts w:ascii="Corbel" w:hAnsi="Corbel"/>
          <w:color w:val="575757"/>
          <w:sz w:val="22"/>
          <w:szCs w:val="22"/>
        </w:rPr>
        <w:t>,</w:t>
      </w:r>
      <w:r w:rsidR="00217A1F">
        <w:rPr>
          <w:rFonts w:ascii="Corbel" w:hAnsi="Corbel"/>
          <w:color w:val="575757"/>
          <w:sz w:val="22"/>
          <w:szCs w:val="22"/>
        </w:rPr>
        <w:t xml:space="preserve"> poskytuje</w:t>
      </w:r>
      <w:r w:rsidR="00DB1B7F">
        <w:rPr>
          <w:rFonts w:ascii="Corbel" w:hAnsi="Corbel"/>
          <w:color w:val="575757"/>
          <w:sz w:val="22"/>
          <w:szCs w:val="22"/>
        </w:rPr>
        <w:t xml:space="preserve"> </w:t>
      </w:r>
      <w:r w:rsidR="00217A1F">
        <w:rPr>
          <w:rFonts w:ascii="Corbel" w:hAnsi="Corbel"/>
          <w:color w:val="575757"/>
          <w:sz w:val="22"/>
          <w:szCs w:val="22"/>
        </w:rPr>
        <w:t>Prodávající 1.</w:t>
      </w:r>
      <w:bookmarkEnd w:id="372"/>
    </w:p>
    <w:p w14:paraId="5591B1DF" w14:textId="2DB0D60F" w:rsidR="00693F3F" w:rsidRPr="00F56967" w:rsidRDefault="00F225B5" w:rsidP="00230CA2">
      <w:pPr>
        <w:pStyle w:val="Heading3"/>
        <w:widowControl w:val="0"/>
        <w:rPr>
          <w:rFonts w:ascii="Corbel" w:hAnsi="Corbel"/>
          <w:color w:val="575757"/>
          <w:sz w:val="22"/>
          <w:szCs w:val="22"/>
        </w:rPr>
      </w:pPr>
      <w:bookmarkStart w:id="374" w:name="_Ref525036177"/>
      <w:r w:rsidRPr="00F56967">
        <w:rPr>
          <w:rFonts w:ascii="Corbel" w:hAnsi="Corbel"/>
          <w:color w:val="575757"/>
          <w:sz w:val="22"/>
          <w:szCs w:val="22"/>
        </w:rPr>
        <w:t>V</w:t>
      </w:r>
      <w:r w:rsidR="007A4BFF">
        <w:rPr>
          <w:rFonts w:ascii="Corbel" w:hAnsi="Corbel"/>
          <w:color w:val="575757"/>
          <w:sz w:val="22"/>
          <w:szCs w:val="22"/>
        </w:rPr>
        <w:t> </w:t>
      </w:r>
      <w:r w:rsidRPr="00F56967">
        <w:rPr>
          <w:rFonts w:ascii="Corbel" w:hAnsi="Corbel"/>
          <w:color w:val="575757"/>
          <w:sz w:val="22"/>
          <w:szCs w:val="22"/>
        </w:rPr>
        <w:t xml:space="preserve">případě, že se kterákoli ze Záruk ukáže </w:t>
      </w:r>
      <w:r w:rsidR="00C0037B" w:rsidRPr="00F56967">
        <w:rPr>
          <w:rFonts w:ascii="Corbel" w:hAnsi="Corbel"/>
          <w:color w:val="575757"/>
          <w:sz w:val="22"/>
          <w:szCs w:val="22"/>
        </w:rPr>
        <w:t xml:space="preserve">být </w:t>
      </w:r>
      <w:r w:rsidRPr="00F56967">
        <w:rPr>
          <w:rFonts w:ascii="Corbel" w:hAnsi="Corbel"/>
          <w:color w:val="575757"/>
          <w:sz w:val="22"/>
          <w:szCs w:val="22"/>
        </w:rPr>
        <w:t>nepravdivá</w:t>
      </w:r>
      <w:r w:rsidR="00A77399" w:rsidRPr="00F56967">
        <w:rPr>
          <w:rFonts w:ascii="Corbel" w:hAnsi="Corbel"/>
          <w:color w:val="575757"/>
          <w:sz w:val="22"/>
          <w:szCs w:val="22"/>
        </w:rPr>
        <w:t>, neúplná, nepřesná nebo zavádějící</w:t>
      </w:r>
      <w:r w:rsidRPr="00F56967">
        <w:rPr>
          <w:rFonts w:ascii="Corbel" w:hAnsi="Corbel"/>
          <w:color w:val="575757"/>
          <w:sz w:val="22"/>
          <w:szCs w:val="22"/>
        </w:rPr>
        <w:t xml:space="preserve"> („</w:t>
      </w:r>
      <w:r w:rsidRPr="00F56967">
        <w:rPr>
          <w:rFonts w:ascii="Corbel" w:hAnsi="Corbel"/>
          <w:b/>
          <w:color w:val="575757"/>
          <w:sz w:val="22"/>
          <w:szCs w:val="22"/>
        </w:rPr>
        <w:t>Porušení záruky</w:t>
      </w:r>
      <w:r w:rsidRPr="00F56967">
        <w:rPr>
          <w:rFonts w:ascii="Corbel" w:hAnsi="Corbel"/>
          <w:color w:val="575757"/>
          <w:sz w:val="22"/>
          <w:szCs w:val="22"/>
        </w:rPr>
        <w:t>“):</w:t>
      </w:r>
      <w:bookmarkEnd w:id="374"/>
      <w:r w:rsidR="00173016" w:rsidRPr="00F56967">
        <w:rPr>
          <w:rFonts w:ascii="Corbel" w:hAnsi="Corbel"/>
          <w:color w:val="575757"/>
          <w:sz w:val="22"/>
          <w:szCs w:val="22"/>
        </w:rPr>
        <w:t xml:space="preserve"> </w:t>
      </w:r>
      <w:bookmarkEnd w:id="373"/>
    </w:p>
    <w:p w14:paraId="51618CE8" w14:textId="312B7436" w:rsidR="00173016" w:rsidRPr="00F56967" w:rsidRDefault="00FF631B" w:rsidP="00230CA2">
      <w:pPr>
        <w:pStyle w:val="NoSpacing"/>
        <w:widowControl w:val="0"/>
        <w:rPr>
          <w:color w:val="575757"/>
          <w:szCs w:val="22"/>
        </w:rPr>
      </w:pPr>
      <w:bookmarkStart w:id="375" w:name="_Ref102373128"/>
      <w:bookmarkStart w:id="376" w:name="_Ref445471353"/>
      <w:bookmarkStart w:id="377" w:name="_Ref448758177"/>
      <w:r>
        <w:rPr>
          <w:color w:val="575757"/>
          <w:szCs w:val="22"/>
        </w:rPr>
        <w:t>b</w:t>
      </w:r>
      <w:r w:rsidR="00F225B5" w:rsidRPr="00F56967">
        <w:rPr>
          <w:color w:val="575757"/>
          <w:szCs w:val="22"/>
        </w:rPr>
        <w:t xml:space="preserve">ude </w:t>
      </w:r>
      <w:r w:rsidR="00F359B7">
        <w:rPr>
          <w:color w:val="575757"/>
          <w:szCs w:val="22"/>
        </w:rPr>
        <w:t>Kup</w:t>
      </w:r>
      <w:r w:rsidR="00F225B5" w:rsidRPr="00F56967">
        <w:rPr>
          <w:color w:val="575757"/>
          <w:szCs w:val="22"/>
        </w:rPr>
        <w:t xml:space="preserve">ující oprávněn požadovat, aby </w:t>
      </w:r>
      <w:r w:rsidR="00F359B7">
        <w:rPr>
          <w:color w:val="575757"/>
          <w:szCs w:val="22"/>
        </w:rPr>
        <w:t>Prod</w:t>
      </w:r>
      <w:r w:rsidR="00F225B5" w:rsidRPr="00F56967">
        <w:rPr>
          <w:color w:val="575757"/>
          <w:szCs w:val="22"/>
        </w:rPr>
        <w:t>ávající odstranil</w:t>
      </w:r>
      <w:r w:rsidR="00952FF2">
        <w:rPr>
          <w:color w:val="575757"/>
          <w:szCs w:val="22"/>
        </w:rPr>
        <w:t>i</w:t>
      </w:r>
      <w:r w:rsidR="00F225B5" w:rsidRPr="00F56967">
        <w:rPr>
          <w:color w:val="575757"/>
          <w:szCs w:val="22"/>
        </w:rPr>
        <w:t xml:space="preserve"> Porušení záruky a jeho následky, jsou-li odstranitelné, v</w:t>
      </w:r>
      <w:r w:rsidR="007A4BFF">
        <w:rPr>
          <w:color w:val="575757"/>
          <w:szCs w:val="22"/>
        </w:rPr>
        <w:t> </w:t>
      </w:r>
      <w:r w:rsidR="00F225B5" w:rsidRPr="00F56967">
        <w:rPr>
          <w:color w:val="575757"/>
          <w:szCs w:val="22"/>
        </w:rPr>
        <w:t>přiměřené lhůtě</w:t>
      </w:r>
      <w:r w:rsidR="007A4BFF">
        <w:rPr>
          <w:color w:val="575757"/>
          <w:szCs w:val="22"/>
        </w:rPr>
        <w:t xml:space="preserve"> nikoliv delší než </w:t>
      </w:r>
      <w:r w:rsidR="00007BC2" w:rsidRPr="00901023">
        <w:rPr>
          <w:color w:val="575757"/>
          <w:szCs w:val="22"/>
        </w:rPr>
        <w:t>30</w:t>
      </w:r>
      <w:r w:rsidR="007A4BFF">
        <w:rPr>
          <w:color w:val="575757"/>
          <w:szCs w:val="22"/>
        </w:rPr>
        <w:t xml:space="preserve"> dnů</w:t>
      </w:r>
      <w:r w:rsidR="00F225B5" w:rsidRPr="00F56967">
        <w:rPr>
          <w:color w:val="575757"/>
          <w:szCs w:val="22"/>
        </w:rPr>
        <w:t>;</w:t>
      </w:r>
      <w:bookmarkEnd w:id="375"/>
    </w:p>
    <w:p w14:paraId="26677268" w14:textId="5719D8EE" w:rsidR="00173016" w:rsidRPr="00F56967" w:rsidRDefault="00F225B5" w:rsidP="00230CA2">
      <w:pPr>
        <w:pStyle w:val="NoSpacing"/>
        <w:widowControl w:val="0"/>
        <w:rPr>
          <w:color w:val="575757"/>
          <w:szCs w:val="22"/>
        </w:rPr>
      </w:pPr>
      <w:bookmarkStart w:id="378" w:name="_Ref525054719"/>
      <w:bookmarkStart w:id="379" w:name="_Ref486342871"/>
      <w:bookmarkEnd w:id="376"/>
      <w:bookmarkEnd w:id="377"/>
      <w:r w:rsidRPr="00F56967">
        <w:rPr>
          <w:color w:val="575757"/>
          <w:szCs w:val="22"/>
        </w:rPr>
        <w:t xml:space="preserve">v případě, že </w:t>
      </w:r>
      <w:r w:rsidR="00F359B7">
        <w:rPr>
          <w:color w:val="575757"/>
          <w:szCs w:val="22"/>
        </w:rPr>
        <w:t>Prod</w:t>
      </w:r>
      <w:r w:rsidRPr="00F56967">
        <w:rPr>
          <w:color w:val="575757"/>
          <w:szCs w:val="22"/>
        </w:rPr>
        <w:t>ávající Porušení záruky a jeho následky neodstraní ve lhůtě podle čl</w:t>
      </w:r>
      <w:r w:rsidR="00951FE2" w:rsidRPr="00F56967">
        <w:rPr>
          <w:color w:val="575757"/>
          <w:szCs w:val="22"/>
        </w:rPr>
        <w:t>ánku</w:t>
      </w:r>
      <w:bookmarkStart w:id="380" w:name="_Ref426534041"/>
      <w:bookmarkStart w:id="381" w:name="_Ref430016026"/>
      <w:r w:rsidRPr="00F56967">
        <w:rPr>
          <w:color w:val="575757"/>
          <w:szCs w:val="22"/>
        </w:rPr>
        <w:t> </w:t>
      </w:r>
      <w:r w:rsidRPr="00F56967">
        <w:rPr>
          <w:color w:val="575757"/>
          <w:szCs w:val="22"/>
        </w:rPr>
        <w:fldChar w:fldCharType="begin"/>
      </w:r>
      <w:r w:rsidRPr="00F56967">
        <w:rPr>
          <w:color w:val="575757"/>
          <w:szCs w:val="22"/>
        </w:rPr>
        <w:instrText xml:space="preserve"> REF _Ref445471353 \r \h  \* MERGEFORMAT </w:instrText>
      </w:r>
      <w:r w:rsidRPr="00F56967">
        <w:rPr>
          <w:color w:val="575757"/>
          <w:szCs w:val="22"/>
        </w:rPr>
      </w:r>
      <w:r w:rsidRPr="00F56967">
        <w:rPr>
          <w:color w:val="575757"/>
          <w:szCs w:val="22"/>
        </w:rPr>
        <w:fldChar w:fldCharType="separate"/>
      </w:r>
      <w:r w:rsidR="00633A59">
        <w:rPr>
          <w:color w:val="575757"/>
          <w:szCs w:val="22"/>
        </w:rPr>
        <w:t>8.3.1</w:t>
      </w:r>
      <w:r w:rsidRPr="00F56967">
        <w:rPr>
          <w:color w:val="575757"/>
          <w:szCs w:val="22"/>
        </w:rPr>
        <w:fldChar w:fldCharType="end"/>
      </w:r>
      <w:r w:rsidRPr="00F56967">
        <w:rPr>
          <w:color w:val="575757"/>
          <w:szCs w:val="22"/>
        </w:rPr>
        <w:t>, nebo jsou-li Porušení záruky či jeho následky neodstranitelné, bude taková skutečnost znamenat vadu plnění a snížení hodnoty Podíl</w:t>
      </w:r>
      <w:r w:rsidR="00952FF2">
        <w:rPr>
          <w:color w:val="575757"/>
          <w:szCs w:val="22"/>
        </w:rPr>
        <w:t>ů</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 xml:space="preserve">í </w:t>
      </w:r>
      <w:r w:rsidRPr="00F56967">
        <w:rPr>
          <w:color w:val="575757"/>
          <w:szCs w:val="22"/>
        </w:rPr>
        <w:t xml:space="preserve">a </w:t>
      </w:r>
      <w:r w:rsidR="00F359B7">
        <w:rPr>
          <w:color w:val="575757"/>
          <w:szCs w:val="22"/>
        </w:rPr>
        <w:t>Kup</w:t>
      </w:r>
      <w:r w:rsidRPr="00F56967">
        <w:rPr>
          <w:color w:val="575757"/>
          <w:szCs w:val="22"/>
        </w:rPr>
        <w:t xml:space="preserve">ující bude oprávněn požadovat na </w:t>
      </w:r>
      <w:r w:rsidR="00F359B7">
        <w:rPr>
          <w:color w:val="575757"/>
          <w:szCs w:val="22"/>
        </w:rPr>
        <w:t>Prod</w:t>
      </w:r>
      <w:r w:rsidRPr="00F56967">
        <w:rPr>
          <w:color w:val="575757"/>
          <w:szCs w:val="22"/>
        </w:rPr>
        <w:t>ávající</w:t>
      </w:r>
      <w:r w:rsidR="004F74F0">
        <w:rPr>
          <w:color w:val="575757"/>
          <w:szCs w:val="22"/>
        </w:rPr>
        <w:t>ch</w:t>
      </w:r>
      <w:r w:rsidRPr="00F56967">
        <w:rPr>
          <w:color w:val="575757"/>
          <w:szCs w:val="22"/>
        </w:rPr>
        <w:t xml:space="preserve"> </w:t>
      </w:r>
      <w:r w:rsidR="002F7548">
        <w:rPr>
          <w:color w:val="575757"/>
          <w:szCs w:val="22"/>
        </w:rPr>
        <w:t>jako Slevu částku</w:t>
      </w:r>
      <w:r w:rsidRPr="00F56967">
        <w:rPr>
          <w:color w:val="575757"/>
          <w:szCs w:val="22"/>
        </w:rPr>
        <w:t xml:space="preserve"> odpovídající peněžní částce, kterou bude potřeba účelně vynaložit na to, aby Podíl</w:t>
      </w:r>
      <w:r w:rsidR="00A85407">
        <w:rPr>
          <w:color w:val="575757"/>
          <w:szCs w:val="22"/>
        </w:rPr>
        <w:t>y</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byly uvedeny do stavu, v jakém by byly, kdyby příslušná porušená Záruka byla pravdivá</w:t>
      </w:r>
      <w:r w:rsidR="001630E9" w:rsidRPr="00F56967">
        <w:rPr>
          <w:color w:val="575757"/>
          <w:szCs w:val="22"/>
        </w:rPr>
        <w:t>, úplná, přesná a nikoli zavádějící</w:t>
      </w:r>
      <w:r w:rsidR="009D2EF8">
        <w:rPr>
          <w:color w:val="575757"/>
          <w:szCs w:val="22"/>
        </w:rPr>
        <w:t xml:space="preserve"> a k Porušení záruky nikdy nedošlo</w:t>
      </w:r>
      <w:r w:rsidRPr="00F56967">
        <w:rPr>
          <w:color w:val="575757"/>
          <w:szCs w:val="22"/>
        </w:rPr>
        <w:t xml:space="preserve"> („</w:t>
      </w:r>
      <w:r w:rsidRPr="00F56967">
        <w:rPr>
          <w:b/>
          <w:color w:val="575757"/>
          <w:szCs w:val="22"/>
        </w:rPr>
        <w:t>Sleva</w:t>
      </w:r>
      <w:r w:rsidRPr="00F56967">
        <w:rPr>
          <w:color w:val="575757"/>
          <w:szCs w:val="22"/>
        </w:rPr>
        <w:t>“)</w:t>
      </w:r>
      <w:bookmarkEnd w:id="380"/>
      <w:bookmarkEnd w:id="381"/>
      <w:r w:rsidRPr="00F56967">
        <w:rPr>
          <w:color w:val="575757"/>
          <w:szCs w:val="22"/>
        </w:rPr>
        <w:t>.</w:t>
      </w:r>
      <w:bookmarkEnd w:id="378"/>
      <w:r w:rsidR="00173016" w:rsidRPr="00F56967">
        <w:rPr>
          <w:color w:val="575757"/>
          <w:szCs w:val="22"/>
        </w:rPr>
        <w:t xml:space="preserve"> </w:t>
      </w:r>
    </w:p>
    <w:p w14:paraId="699CB640" w14:textId="3525FDE1" w:rsidR="007276B6" w:rsidRPr="00F56967" w:rsidRDefault="00F225B5" w:rsidP="009F53FA">
      <w:pPr>
        <w:pStyle w:val="Heading3"/>
        <w:keepNext/>
        <w:keepLines/>
        <w:widowControl w:val="0"/>
        <w:rPr>
          <w:rFonts w:ascii="Corbel" w:hAnsi="Corbel"/>
          <w:color w:val="575757"/>
          <w:sz w:val="22"/>
          <w:szCs w:val="22"/>
        </w:rPr>
      </w:pPr>
      <w:bookmarkStart w:id="382" w:name="_Ref102059047"/>
      <w:bookmarkStart w:id="383" w:name="_Ref525054670"/>
      <w:bookmarkStart w:id="384" w:name="_Ref234384315"/>
      <w:bookmarkStart w:id="385" w:name="_Ref417544685"/>
      <w:bookmarkEnd w:id="379"/>
      <w:r w:rsidRPr="00F56967">
        <w:rPr>
          <w:rFonts w:ascii="Corbel" w:hAnsi="Corbel"/>
          <w:color w:val="575757"/>
          <w:sz w:val="22"/>
          <w:szCs w:val="22"/>
        </w:rPr>
        <w:lastRenderedPageBreak/>
        <w:t>V případě, že nastane Porušení záruky</w:t>
      </w:r>
      <w:r w:rsidR="0070293D">
        <w:rPr>
          <w:rFonts w:ascii="Corbel" w:hAnsi="Corbel"/>
          <w:color w:val="575757"/>
          <w:sz w:val="22"/>
          <w:szCs w:val="22"/>
        </w:rPr>
        <w:t xml:space="preserve"> a</w:t>
      </w:r>
      <w:r w:rsidR="00DD5023">
        <w:rPr>
          <w:rFonts w:ascii="Corbel" w:hAnsi="Corbel"/>
          <w:color w:val="575757"/>
          <w:sz w:val="22"/>
          <w:szCs w:val="22"/>
        </w:rPr>
        <w:t> </w:t>
      </w:r>
      <w:r w:rsidR="00F359B7">
        <w:rPr>
          <w:rFonts w:ascii="Corbel" w:hAnsi="Corbel"/>
          <w:color w:val="575757"/>
          <w:sz w:val="22"/>
          <w:szCs w:val="22"/>
        </w:rPr>
        <w:t>Prod</w:t>
      </w:r>
      <w:r w:rsidR="0070293D">
        <w:rPr>
          <w:rFonts w:ascii="Corbel" w:hAnsi="Corbel"/>
          <w:color w:val="575757"/>
          <w:sz w:val="22"/>
          <w:szCs w:val="22"/>
        </w:rPr>
        <w:t>ávající neodstraní Porušení záruk</w:t>
      </w:r>
      <w:r w:rsidR="0037763D">
        <w:rPr>
          <w:rFonts w:ascii="Corbel" w:hAnsi="Corbel"/>
          <w:color w:val="575757"/>
          <w:sz w:val="22"/>
          <w:szCs w:val="22"/>
        </w:rPr>
        <w:t>y</w:t>
      </w:r>
      <w:r w:rsidR="0070293D">
        <w:rPr>
          <w:rFonts w:ascii="Corbel" w:hAnsi="Corbel"/>
          <w:color w:val="575757"/>
          <w:sz w:val="22"/>
          <w:szCs w:val="22"/>
        </w:rPr>
        <w:t xml:space="preserve"> v přiměřené lhůtě dle</w:t>
      </w:r>
      <w:r w:rsidR="00784CC7">
        <w:rPr>
          <w:rFonts w:ascii="Corbel" w:hAnsi="Corbel"/>
          <w:color w:val="575757"/>
          <w:sz w:val="22"/>
          <w:szCs w:val="22"/>
        </w:rPr>
        <w:t> </w:t>
      </w:r>
      <w:r w:rsidR="0070293D">
        <w:rPr>
          <w:rFonts w:ascii="Corbel" w:hAnsi="Corbel"/>
          <w:color w:val="575757"/>
          <w:sz w:val="22"/>
          <w:szCs w:val="22"/>
        </w:rPr>
        <w:t>čl</w:t>
      </w:r>
      <w:r w:rsidR="00E36FB0">
        <w:rPr>
          <w:rFonts w:ascii="Corbel" w:hAnsi="Corbel"/>
          <w:color w:val="575757"/>
          <w:sz w:val="22"/>
          <w:szCs w:val="22"/>
        </w:rPr>
        <w:t xml:space="preserve">ánku </w:t>
      </w:r>
      <w:r w:rsidR="00E36FB0">
        <w:rPr>
          <w:rFonts w:ascii="Corbel" w:hAnsi="Corbel"/>
          <w:color w:val="575757"/>
          <w:sz w:val="22"/>
          <w:szCs w:val="22"/>
        </w:rPr>
        <w:fldChar w:fldCharType="begin"/>
      </w:r>
      <w:r w:rsidR="00E36FB0">
        <w:rPr>
          <w:rFonts w:ascii="Corbel" w:hAnsi="Corbel"/>
          <w:color w:val="575757"/>
          <w:sz w:val="22"/>
          <w:szCs w:val="22"/>
        </w:rPr>
        <w:instrText xml:space="preserve"> REF _Ref102373128 \r \h </w:instrText>
      </w:r>
      <w:r w:rsidR="00E36FB0">
        <w:rPr>
          <w:rFonts w:ascii="Corbel" w:hAnsi="Corbel"/>
          <w:color w:val="575757"/>
          <w:sz w:val="22"/>
          <w:szCs w:val="22"/>
        </w:rPr>
      </w:r>
      <w:r w:rsidR="00E36FB0">
        <w:rPr>
          <w:rFonts w:ascii="Corbel" w:hAnsi="Corbel"/>
          <w:color w:val="575757"/>
          <w:sz w:val="22"/>
          <w:szCs w:val="22"/>
        </w:rPr>
        <w:fldChar w:fldCharType="separate"/>
      </w:r>
      <w:r w:rsidR="00633A59">
        <w:rPr>
          <w:rFonts w:ascii="Corbel" w:hAnsi="Corbel"/>
          <w:color w:val="575757"/>
          <w:sz w:val="22"/>
          <w:szCs w:val="22"/>
        </w:rPr>
        <w:t>8.3.1</w:t>
      </w:r>
      <w:r w:rsidR="00E36FB0">
        <w:rPr>
          <w:rFonts w:ascii="Corbel" w:hAnsi="Corbel"/>
          <w:color w:val="575757"/>
          <w:sz w:val="22"/>
          <w:szCs w:val="22"/>
        </w:rPr>
        <w:fldChar w:fldCharType="end"/>
      </w:r>
      <w:r w:rsidR="0070293D">
        <w:rPr>
          <w:rFonts w:ascii="Corbel" w:hAnsi="Corbel"/>
          <w:color w:val="575757"/>
          <w:sz w:val="22"/>
          <w:szCs w:val="22"/>
        </w:rPr>
        <w:t>.</w:t>
      </w:r>
      <w:r w:rsidRPr="00F56967">
        <w:rPr>
          <w:rFonts w:ascii="Corbel" w:hAnsi="Corbel"/>
          <w:color w:val="575757"/>
          <w:sz w:val="22"/>
          <w:szCs w:val="22"/>
        </w:rPr>
        <w:t xml:space="preserve">, </w:t>
      </w:r>
      <w:r w:rsidR="00EF5424" w:rsidRPr="00EF5424">
        <w:rPr>
          <w:rFonts w:ascii="Corbel" w:hAnsi="Corbel"/>
          <w:color w:val="575757"/>
          <w:sz w:val="22"/>
          <w:szCs w:val="22"/>
        </w:rPr>
        <w:t>nebo jsou-li Porušení záruky či</w:t>
      </w:r>
      <w:r w:rsidR="00DD5023">
        <w:rPr>
          <w:rFonts w:ascii="Corbel" w:hAnsi="Corbel"/>
          <w:color w:val="575757"/>
          <w:sz w:val="22"/>
          <w:szCs w:val="22"/>
        </w:rPr>
        <w:t> </w:t>
      </w:r>
      <w:r w:rsidR="00EF5424" w:rsidRPr="00EF5424">
        <w:rPr>
          <w:rFonts w:ascii="Corbel" w:hAnsi="Corbel"/>
          <w:color w:val="575757"/>
          <w:sz w:val="22"/>
          <w:szCs w:val="22"/>
        </w:rPr>
        <w:t>jeho následky neodstranitelné,</w:t>
      </w:r>
      <w:r w:rsidR="00EF5424" w:rsidRPr="00F56967">
        <w:rPr>
          <w:rFonts w:ascii="Corbel" w:hAnsi="Corbel"/>
          <w:color w:val="575757"/>
          <w:sz w:val="22"/>
          <w:szCs w:val="22"/>
        </w:rPr>
        <w:t xml:space="preserve"> </w:t>
      </w:r>
      <w:r w:rsidRPr="00F56967">
        <w:rPr>
          <w:rFonts w:ascii="Corbel" w:hAnsi="Corbel"/>
          <w:color w:val="575757"/>
          <w:sz w:val="22"/>
          <w:szCs w:val="22"/>
        </w:rPr>
        <w:t xml:space="preserve">je </w:t>
      </w:r>
      <w:r w:rsidR="00F359B7">
        <w:rPr>
          <w:rFonts w:ascii="Corbel" w:hAnsi="Corbel"/>
          <w:color w:val="575757"/>
          <w:sz w:val="22"/>
          <w:szCs w:val="22"/>
        </w:rPr>
        <w:t>Kup</w:t>
      </w:r>
      <w:r w:rsidRPr="00F56967">
        <w:rPr>
          <w:rFonts w:ascii="Corbel" w:hAnsi="Corbel"/>
          <w:color w:val="575757"/>
          <w:sz w:val="22"/>
          <w:szCs w:val="22"/>
        </w:rPr>
        <w:t xml:space="preserve">ující oprávněn předložit </w:t>
      </w:r>
      <w:r w:rsidR="00F359B7">
        <w:rPr>
          <w:rFonts w:ascii="Corbel" w:hAnsi="Corbel"/>
          <w:color w:val="575757"/>
          <w:sz w:val="22"/>
          <w:szCs w:val="22"/>
        </w:rPr>
        <w:t>Prod</w:t>
      </w:r>
      <w:r w:rsidRPr="00F56967">
        <w:rPr>
          <w:rFonts w:ascii="Corbel" w:hAnsi="Corbel"/>
          <w:color w:val="575757"/>
          <w:sz w:val="22"/>
          <w:szCs w:val="22"/>
        </w:rPr>
        <w:t>ávajícím oznámení („</w:t>
      </w:r>
      <w:r w:rsidRPr="00F56967">
        <w:rPr>
          <w:rFonts w:ascii="Corbel" w:hAnsi="Corbel"/>
          <w:b/>
          <w:color w:val="575757"/>
          <w:sz w:val="22"/>
          <w:szCs w:val="22"/>
        </w:rPr>
        <w:t>Oznámení</w:t>
      </w:r>
      <w:r w:rsidRPr="00F56967">
        <w:rPr>
          <w:rFonts w:ascii="Corbel" w:hAnsi="Corbel"/>
          <w:color w:val="575757"/>
          <w:sz w:val="22"/>
          <w:szCs w:val="22"/>
        </w:rPr>
        <w:t xml:space="preserve">“) </w:t>
      </w:r>
      <w:r w:rsidR="009334EC">
        <w:rPr>
          <w:rFonts w:ascii="Corbel" w:hAnsi="Corbel"/>
          <w:color w:val="575757"/>
          <w:sz w:val="22"/>
          <w:szCs w:val="22"/>
        </w:rPr>
        <w:t>prokazující</w:t>
      </w:r>
      <w:r w:rsidRPr="00F56967">
        <w:rPr>
          <w:rFonts w:ascii="Corbel" w:hAnsi="Corbel"/>
          <w:color w:val="575757"/>
          <w:sz w:val="22"/>
          <w:szCs w:val="22"/>
        </w:rPr>
        <w:t xml:space="preserve"> příslušné </w:t>
      </w:r>
      <w:r w:rsidR="008D00AC">
        <w:rPr>
          <w:rFonts w:ascii="Corbel" w:hAnsi="Corbel"/>
          <w:color w:val="575757"/>
          <w:sz w:val="22"/>
          <w:szCs w:val="22"/>
        </w:rPr>
        <w:t>P</w:t>
      </w:r>
      <w:r w:rsidRPr="00F56967">
        <w:rPr>
          <w:rFonts w:ascii="Corbel" w:hAnsi="Corbel"/>
          <w:color w:val="575757"/>
          <w:sz w:val="22"/>
          <w:szCs w:val="22"/>
        </w:rPr>
        <w:t xml:space="preserve">orušení </w:t>
      </w:r>
      <w:r w:rsidR="008D00AC">
        <w:rPr>
          <w:rFonts w:ascii="Corbel" w:hAnsi="Corbel"/>
          <w:color w:val="575757"/>
          <w:sz w:val="22"/>
          <w:szCs w:val="22"/>
        </w:rPr>
        <w:t>záruky</w:t>
      </w:r>
      <w:r w:rsidRPr="00F56967">
        <w:rPr>
          <w:rFonts w:ascii="Corbel" w:hAnsi="Corbel"/>
          <w:color w:val="575757"/>
          <w:sz w:val="22"/>
          <w:szCs w:val="22"/>
        </w:rPr>
        <w:t xml:space="preserve"> </w:t>
      </w:r>
      <w:r w:rsidR="009334EC">
        <w:rPr>
          <w:rFonts w:ascii="Corbel" w:hAnsi="Corbel"/>
          <w:color w:val="575757"/>
          <w:sz w:val="22"/>
          <w:szCs w:val="22"/>
        </w:rPr>
        <w:t>doložené</w:t>
      </w:r>
      <w:r w:rsidRPr="00F56967">
        <w:rPr>
          <w:rFonts w:ascii="Corbel" w:hAnsi="Corbel"/>
          <w:color w:val="575757"/>
          <w:sz w:val="22"/>
          <w:szCs w:val="22"/>
        </w:rPr>
        <w:t xml:space="preserve"> vešker</w:t>
      </w:r>
      <w:r w:rsidR="009334EC">
        <w:rPr>
          <w:rFonts w:ascii="Corbel" w:hAnsi="Corbel"/>
          <w:color w:val="575757"/>
          <w:sz w:val="22"/>
          <w:szCs w:val="22"/>
        </w:rPr>
        <w:t>ými</w:t>
      </w:r>
      <w:r w:rsidRPr="00F56967">
        <w:rPr>
          <w:rFonts w:ascii="Corbel" w:hAnsi="Corbel"/>
          <w:color w:val="575757"/>
          <w:sz w:val="22"/>
          <w:szCs w:val="22"/>
        </w:rPr>
        <w:t xml:space="preserve"> </w:t>
      </w:r>
      <w:r w:rsidR="008D00AC">
        <w:rPr>
          <w:rFonts w:ascii="Corbel" w:hAnsi="Corbel"/>
          <w:color w:val="575757"/>
          <w:sz w:val="22"/>
          <w:szCs w:val="22"/>
        </w:rPr>
        <w:t xml:space="preserve">relevantními </w:t>
      </w:r>
      <w:r w:rsidRPr="00F56967">
        <w:rPr>
          <w:rFonts w:ascii="Corbel" w:hAnsi="Corbel"/>
          <w:color w:val="575757"/>
          <w:sz w:val="22"/>
          <w:szCs w:val="22"/>
        </w:rPr>
        <w:t>informace</w:t>
      </w:r>
      <w:r w:rsidR="009334EC">
        <w:rPr>
          <w:rFonts w:ascii="Corbel" w:hAnsi="Corbel"/>
          <w:color w:val="575757"/>
          <w:sz w:val="22"/>
          <w:szCs w:val="22"/>
        </w:rPr>
        <w:t>mi</w:t>
      </w:r>
      <w:r w:rsidRPr="00F56967">
        <w:rPr>
          <w:rFonts w:ascii="Corbel" w:hAnsi="Corbel"/>
          <w:color w:val="575757"/>
          <w:sz w:val="22"/>
          <w:szCs w:val="22"/>
        </w:rPr>
        <w:t xml:space="preserve"> vztahující</w:t>
      </w:r>
      <w:r w:rsidR="009334EC">
        <w:rPr>
          <w:rFonts w:ascii="Corbel" w:hAnsi="Corbel"/>
          <w:color w:val="575757"/>
          <w:sz w:val="22"/>
          <w:szCs w:val="22"/>
        </w:rPr>
        <w:t>mi</w:t>
      </w:r>
      <w:r w:rsidRPr="00F56967">
        <w:rPr>
          <w:rFonts w:ascii="Corbel" w:hAnsi="Corbel"/>
          <w:color w:val="575757"/>
          <w:sz w:val="22"/>
          <w:szCs w:val="22"/>
        </w:rPr>
        <w:t xml:space="preserve"> se k</w:t>
      </w:r>
      <w:r w:rsidR="00DD5023">
        <w:rPr>
          <w:rFonts w:ascii="Corbel" w:hAnsi="Corbel"/>
          <w:color w:val="575757"/>
          <w:sz w:val="22"/>
          <w:szCs w:val="22"/>
        </w:rPr>
        <w:t> </w:t>
      </w:r>
      <w:r w:rsidRPr="00F56967">
        <w:rPr>
          <w:rFonts w:ascii="Corbel" w:hAnsi="Corbel"/>
          <w:color w:val="575757"/>
          <w:sz w:val="22"/>
          <w:szCs w:val="22"/>
        </w:rPr>
        <w:t xml:space="preserve">Porušení záruky a určující výši požadované Slevy, které má </w:t>
      </w:r>
      <w:r w:rsidR="00F359B7">
        <w:rPr>
          <w:rFonts w:ascii="Corbel" w:hAnsi="Corbel"/>
          <w:color w:val="575757"/>
          <w:sz w:val="22"/>
          <w:szCs w:val="22"/>
        </w:rPr>
        <w:t>Kup</w:t>
      </w:r>
      <w:r w:rsidRPr="00F56967">
        <w:rPr>
          <w:rFonts w:ascii="Corbel" w:hAnsi="Corbel"/>
          <w:color w:val="575757"/>
          <w:sz w:val="22"/>
          <w:szCs w:val="22"/>
        </w:rPr>
        <w:t xml:space="preserve">ující k dispozici k okamžiku </w:t>
      </w:r>
      <w:r w:rsidR="001630E9" w:rsidRPr="00F56967">
        <w:rPr>
          <w:rFonts w:ascii="Corbel" w:hAnsi="Corbel"/>
          <w:color w:val="575757"/>
          <w:sz w:val="22"/>
          <w:szCs w:val="22"/>
        </w:rPr>
        <w:t xml:space="preserve">odeslání </w:t>
      </w:r>
      <w:r w:rsidRPr="00F56967">
        <w:rPr>
          <w:rFonts w:ascii="Corbel" w:hAnsi="Corbel"/>
          <w:color w:val="575757"/>
          <w:sz w:val="22"/>
          <w:szCs w:val="22"/>
        </w:rPr>
        <w:t xml:space="preserve">Oznámení. </w:t>
      </w:r>
      <w:r w:rsidR="00F359B7">
        <w:rPr>
          <w:rFonts w:ascii="Corbel" w:hAnsi="Corbel"/>
          <w:color w:val="575757"/>
          <w:sz w:val="22"/>
          <w:szCs w:val="22"/>
        </w:rPr>
        <w:t>Prod</w:t>
      </w:r>
      <w:r w:rsidRPr="00F56967">
        <w:rPr>
          <w:rFonts w:ascii="Corbel" w:hAnsi="Corbel"/>
          <w:color w:val="575757"/>
          <w:sz w:val="22"/>
          <w:szCs w:val="22"/>
        </w:rPr>
        <w:t>ávající j</w:t>
      </w:r>
      <w:r w:rsidR="00A85407">
        <w:rPr>
          <w:rFonts w:ascii="Corbel" w:hAnsi="Corbel"/>
          <w:color w:val="575757"/>
          <w:sz w:val="22"/>
          <w:szCs w:val="22"/>
        </w:rPr>
        <w:t>sou</w:t>
      </w:r>
      <w:r w:rsidRPr="00F56967">
        <w:rPr>
          <w:rFonts w:ascii="Corbel" w:hAnsi="Corbel"/>
          <w:color w:val="575757"/>
          <w:sz w:val="22"/>
          <w:szCs w:val="22"/>
        </w:rPr>
        <w:t xml:space="preserve"> povinn</w:t>
      </w:r>
      <w:r w:rsidR="00A85407">
        <w:rPr>
          <w:rFonts w:ascii="Corbel" w:hAnsi="Corbel"/>
          <w:color w:val="575757"/>
          <w:sz w:val="22"/>
          <w:szCs w:val="22"/>
        </w:rPr>
        <w:t>i</w:t>
      </w:r>
      <w:r w:rsidRPr="00F56967">
        <w:rPr>
          <w:rFonts w:ascii="Corbel" w:hAnsi="Corbel"/>
          <w:color w:val="575757"/>
          <w:sz w:val="22"/>
          <w:szCs w:val="22"/>
        </w:rPr>
        <w:t xml:space="preserve"> uhradit Slevu </w:t>
      </w:r>
      <w:r w:rsidR="00F359B7">
        <w:rPr>
          <w:rFonts w:ascii="Corbel" w:hAnsi="Corbel"/>
          <w:color w:val="575757"/>
          <w:sz w:val="22"/>
          <w:szCs w:val="22"/>
        </w:rPr>
        <w:t>Kup</w:t>
      </w:r>
      <w:r w:rsidRPr="00F56967">
        <w:rPr>
          <w:rFonts w:ascii="Corbel" w:hAnsi="Corbel"/>
          <w:color w:val="575757"/>
          <w:sz w:val="22"/>
          <w:szCs w:val="22"/>
        </w:rPr>
        <w:t xml:space="preserve">ujícímu nejpozději do </w:t>
      </w:r>
      <w:r w:rsidR="00DD5023" w:rsidRPr="00901023">
        <w:rPr>
          <w:rFonts w:ascii="Corbel" w:hAnsi="Corbel"/>
          <w:color w:val="575757"/>
          <w:sz w:val="22"/>
          <w:szCs w:val="22"/>
        </w:rPr>
        <w:t>15</w:t>
      </w:r>
      <w:r w:rsidRPr="00F56967">
        <w:rPr>
          <w:rFonts w:ascii="Corbel" w:hAnsi="Corbel"/>
          <w:color w:val="575757"/>
          <w:sz w:val="22"/>
          <w:szCs w:val="22"/>
        </w:rPr>
        <w:t xml:space="preserve"> dnů ode</w:t>
      </w:r>
      <w:r w:rsidR="00156EF9">
        <w:rPr>
          <w:rFonts w:ascii="Corbel" w:hAnsi="Corbel"/>
          <w:color w:val="575757"/>
          <w:sz w:val="22"/>
          <w:szCs w:val="22"/>
        </w:rPr>
        <w:t> </w:t>
      </w:r>
      <w:r w:rsidRPr="00F56967">
        <w:rPr>
          <w:rFonts w:ascii="Corbel" w:hAnsi="Corbel"/>
          <w:color w:val="575757"/>
          <w:sz w:val="22"/>
          <w:szCs w:val="22"/>
        </w:rPr>
        <w:t xml:space="preserve">dne doručení Oznámení, a to na bankovní účet </w:t>
      </w:r>
      <w:r w:rsidR="00F359B7">
        <w:rPr>
          <w:rFonts w:ascii="Corbel" w:hAnsi="Corbel"/>
          <w:color w:val="575757"/>
          <w:sz w:val="22"/>
          <w:szCs w:val="22"/>
        </w:rPr>
        <w:t>Kup</w:t>
      </w:r>
      <w:r w:rsidRPr="00F56967">
        <w:rPr>
          <w:rFonts w:ascii="Corbel" w:hAnsi="Corbel"/>
          <w:color w:val="575757"/>
          <w:sz w:val="22"/>
          <w:szCs w:val="22"/>
        </w:rPr>
        <w:t>ujícího obsažený v</w:t>
      </w:r>
      <w:r w:rsidR="00E36FB0">
        <w:rPr>
          <w:rFonts w:ascii="Corbel" w:hAnsi="Corbel"/>
          <w:color w:val="575757"/>
          <w:sz w:val="22"/>
          <w:szCs w:val="22"/>
        </w:rPr>
        <w:t> </w:t>
      </w:r>
      <w:r w:rsidRPr="00F56967">
        <w:rPr>
          <w:rFonts w:ascii="Corbel" w:hAnsi="Corbel"/>
          <w:color w:val="575757"/>
          <w:sz w:val="22"/>
          <w:szCs w:val="22"/>
        </w:rPr>
        <w:t>Oznámení</w:t>
      </w:r>
      <w:r w:rsidR="00E36FB0">
        <w:rPr>
          <w:rFonts w:ascii="Corbel" w:hAnsi="Corbel"/>
          <w:color w:val="575757"/>
          <w:sz w:val="22"/>
          <w:szCs w:val="22"/>
        </w:rPr>
        <w:t>, ledaže tato Smlouva stanoví jinak</w:t>
      </w:r>
      <w:r w:rsidRPr="00F56967">
        <w:rPr>
          <w:rFonts w:ascii="Corbel" w:hAnsi="Corbel"/>
          <w:color w:val="575757"/>
          <w:sz w:val="22"/>
          <w:szCs w:val="22"/>
        </w:rPr>
        <w:t xml:space="preserve">. Sleva je uhrazena řádně a včas, jsou-li nejpozději v poslední den lhůty uvedené v předchozí větě připsány na bankovní účet </w:t>
      </w:r>
      <w:r w:rsidR="00F359B7">
        <w:rPr>
          <w:rFonts w:ascii="Corbel" w:hAnsi="Corbel"/>
          <w:color w:val="575757"/>
          <w:sz w:val="22"/>
          <w:szCs w:val="22"/>
        </w:rPr>
        <w:t>Kup</w:t>
      </w:r>
      <w:r w:rsidRPr="00F56967">
        <w:rPr>
          <w:rFonts w:ascii="Corbel" w:hAnsi="Corbel"/>
          <w:color w:val="575757"/>
          <w:sz w:val="22"/>
          <w:szCs w:val="22"/>
        </w:rPr>
        <w:t>ujícího finanční prostředky v odpovídající výši.</w:t>
      </w:r>
      <w:bookmarkEnd w:id="382"/>
      <w:bookmarkEnd w:id="383"/>
    </w:p>
    <w:p w14:paraId="2F4D18D9" w14:textId="3DB2F76D" w:rsidR="00855C10" w:rsidRPr="00F06DCB" w:rsidRDefault="00855C10" w:rsidP="00F06DCB">
      <w:pPr>
        <w:pStyle w:val="Heading3"/>
        <w:widowControl w:val="0"/>
        <w:rPr>
          <w:rFonts w:ascii="Corbel" w:hAnsi="Corbel"/>
          <w:color w:val="575757"/>
          <w:sz w:val="22"/>
          <w:szCs w:val="22"/>
        </w:rPr>
      </w:pPr>
      <w:r w:rsidRPr="00F06DCB">
        <w:rPr>
          <w:rFonts w:ascii="Corbel" w:hAnsi="Corbel"/>
          <w:color w:val="575757"/>
          <w:sz w:val="22"/>
          <w:szCs w:val="22"/>
        </w:rPr>
        <w:t xml:space="preserve">Odpovědnost </w:t>
      </w:r>
      <w:r w:rsidR="00F359B7" w:rsidRPr="00F06DCB">
        <w:rPr>
          <w:rFonts w:ascii="Corbel" w:hAnsi="Corbel"/>
          <w:color w:val="575757"/>
          <w:sz w:val="22"/>
          <w:szCs w:val="22"/>
        </w:rPr>
        <w:t>Prod</w:t>
      </w:r>
      <w:r w:rsidRPr="00F06DCB">
        <w:rPr>
          <w:rFonts w:ascii="Corbel" w:hAnsi="Corbel"/>
          <w:color w:val="575757"/>
          <w:sz w:val="22"/>
          <w:szCs w:val="22"/>
        </w:rPr>
        <w:t>ávající</w:t>
      </w:r>
      <w:r w:rsidR="00A85407" w:rsidRPr="00F06DCB">
        <w:rPr>
          <w:rFonts w:ascii="Corbel" w:hAnsi="Corbel"/>
          <w:color w:val="575757"/>
          <w:sz w:val="22"/>
          <w:szCs w:val="22"/>
        </w:rPr>
        <w:t>c</w:t>
      </w:r>
      <w:r w:rsidRPr="00F06DCB">
        <w:rPr>
          <w:rFonts w:ascii="Corbel" w:hAnsi="Corbel"/>
          <w:color w:val="575757"/>
          <w:sz w:val="22"/>
          <w:szCs w:val="22"/>
        </w:rPr>
        <w:t>h za Porušení záruky bude vyloučena, pokud</w:t>
      </w:r>
      <w:r w:rsidR="00F06DCB">
        <w:rPr>
          <w:rFonts w:ascii="Corbel" w:hAnsi="Corbel"/>
          <w:color w:val="575757"/>
          <w:sz w:val="22"/>
          <w:szCs w:val="22"/>
        </w:rPr>
        <w:t xml:space="preserve"> </w:t>
      </w:r>
      <w:r w:rsidR="00F06DCB" w:rsidRPr="00F06DCB">
        <w:rPr>
          <w:rFonts w:ascii="Corbel" w:hAnsi="Corbel"/>
          <w:color w:val="575757"/>
          <w:sz w:val="22"/>
          <w:szCs w:val="22"/>
        </w:rPr>
        <w:t>Porušení záruky bylo</w:t>
      </w:r>
      <w:r w:rsidRPr="00F06DCB">
        <w:rPr>
          <w:rFonts w:ascii="Corbel" w:hAnsi="Corbel"/>
          <w:color w:val="575757"/>
          <w:sz w:val="22"/>
          <w:szCs w:val="22"/>
        </w:rPr>
        <w:t xml:space="preserve"> </w:t>
      </w:r>
      <w:r w:rsidR="00F06DCB" w:rsidRPr="00B832AF">
        <w:rPr>
          <w:rFonts w:ascii="Corbel" w:hAnsi="Corbel"/>
          <w:color w:val="575757"/>
          <w:sz w:val="22"/>
          <w:szCs w:val="22"/>
        </w:rPr>
        <w:t xml:space="preserve">prokazatelně </w:t>
      </w:r>
      <w:r w:rsidRPr="00F06DCB">
        <w:rPr>
          <w:rFonts w:ascii="Corbel" w:hAnsi="Corbel"/>
          <w:color w:val="575757"/>
          <w:sz w:val="22"/>
          <w:szCs w:val="22"/>
        </w:rPr>
        <w:t>způsoben</w:t>
      </w:r>
      <w:r w:rsidR="00F06DCB" w:rsidRPr="00F06DCB">
        <w:rPr>
          <w:rFonts w:ascii="Corbel" w:hAnsi="Corbel"/>
          <w:color w:val="575757"/>
          <w:sz w:val="22"/>
          <w:szCs w:val="22"/>
        </w:rPr>
        <w:t>o</w:t>
      </w:r>
      <w:r w:rsidRPr="00F06DCB">
        <w:rPr>
          <w:rFonts w:ascii="Corbel" w:hAnsi="Corbel"/>
          <w:color w:val="575757"/>
          <w:sz w:val="22"/>
          <w:szCs w:val="22"/>
        </w:rPr>
        <w:t xml:space="preserve"> výlučně jednáním </w:t>
      </w:r>
      <w:r w:rsidR="00F359B7" w:rsidRPr="00F06DCB">
        <w:rPr>
          <w:rFonts w:ascii="Corbel" w:hAnsi="Corbel"/>
          <w:color w:val="575757"/>
          <w:sz w:val="22"/>
          <w:szCs w:val="22"/>
        </w:rPr>
        <w:t>Kup</w:t>
      </w:r>
      <w:r w:rsidRPr="00F06DCB">
        <w:rPr>
          <w:rFonts w:ascii="Corbel" w:hAnsi="Corbel"/>
          <w:color w:val="575757"/>
          <w:sz w:val="22"/>
          <w:szCs w:val="22"/>
        </w:rPr>
        <w:t>ujícího po Dni podpisu</w:t>
      </w:r>
      <w:r w:rsidR="00F06DCB">
        <w:rPr>
          <w:rFonts w:ascii="Corbel" w:hAnsi="Corbel"/>
          <w:color w:val="575757"/>
          <w:sz w:val="22"/>
          <w:szCs w:val="22"/>
        </w:rPr>
        <w:t>.</w:t>
      </w:r>
      <w:r w:rsidR="00F23B13">
        <w:rPr>
          <w:rFonts w:ascii="Corbel" w:hAnsi="Corbel"/>
          <w:color w:val="575757"/>
          <w:sz w:val="22"/>
          <w:szCs w:val="22"/>
        </w:rPr>
        <w:t xml:space="preserve"> To samé platí pro odpovědnost Prodávajících za Podstatn</w:t>
      </w:r>
      <w:r w:rsidR="00D527A4">
        <w:rPr>
          <w:rFonts w:ascii="Corbel" w:hAnsi="Corbel"/>
          <w:color w:val="575757"/>
          <w:sz w:val="22"/>
          <w:szCs w:val="22"/>
        </w:rPr>
        <w:t>ou</w:t>
      </w:r>
      <w:r w:rsidR="00F23B13">
        <w:rPr>
          <w:rFonts w:ascii="Corbel" w:hAnsi="Corbel"/>
          <w:color w:val="575757"/>
          <w:sz w:val="22"/>
          <w:szCs w:val="22"/>
        </w:rPr>
        <w:t xml:space="preserve"> nepřízniv</w:t>
      </w:r>
      <w:r w:rsidR="00D527A4">
        <w:rPr>
          <w:rFonts w:ascii="Corbel" w:hAnsi="Corbel"/>
          <w:color w:val="575757"/>
          <w:sz w:val="22"/>
          <w:szCs w:val="22"/>
        </w:rPr>
        <w:t>ou</w:t>
      </w:r>
      <w:r w:rsidR="00F23B13">
        <w:rPr>
          <w:rFonts w:ascii="Corbel" w:hAnsi="Corbel"/>
          <w:color w:val="575757"/>
          <w:sz w:val="22"/>
          <w:szCs w:val="22"/>
        </w:rPr>
        <w:t xml:space="preserve"> změn</w:t>
      </w:r>
      <w:r w:rsidR="00D527A4">
        <w:rPr>
          <w:rFonts w:ascii="Corbel" w:hAnsi="Corbel"/>
          <w:color w:val="575757"/>
          <w:sz w:val="22"/>
          <w:szCs w:val="22"/>
        </w:rPr>
        <w:t>u a Podstatné snížení hodnoty.</w:t>
      </w:r>
    </w:p>
    <w:p w14:paraId="5D475688" w14:textId="72C9A3F4" w:rsidR="00F2057C" w:rsidRDefault="00855C10" w:rsidP="00A74DCD">
      <w:pPr>
        <w:pStyle w:val="Heading3"/>
        <w:widowControl w:val="0"/>
        <w:rPr>
          <w:rFonts w:ascii="Corbel" w:hAnsi="Corbel"/>
          <w:color w:val="575757"/>
          <w:sz w:val="22"/>
          <w:szCs w:val="22"/>
        </w:rPr>
      </w:pPr>
      <w:r w:rsidRPr="00F56967">
        <w:rPr>
          <w:rFonts w:ascii="Corbel" w:hAnsi="Corbel"/>
          <w:color w:val="575757"/>
          <w:sz w:val="22"/>
          <w:szCs w:val="22"/>
        </w:rPr>
        <w:t xml:space="preserve">Odpovědnost </w:t>
      </w:r>
      <w:r w:rsidR="00F359B7">
        <w:rPr>
          <w:rFonts w:ascii="Corbel" w:hAnsi="Corbel"/>
          <w:color w:val="575757"/>
          <w:sz w:val="22"/>
          <w:szCs w:val="22"/>
        </w:rPr>
        <w:t>Prod</w:t>
      </w:r>
      <w:r w:rsidRPr="00F56967">
        <w:rPr>
          <w:rFonts w:ascii="Corbel" w:hAnsi="Corbel"/>
          <w:color w:val="575757"/>
          <w:sz w:val="22"/>
          <w:szCs w:val="22"/>
        </w:rPr>
        <w:t>ávající</w:t>
      </w:r>
      <w:r w:rsidR="00A85407">
        <w:rPr>
          <w:rFonts w:ascii="Corbel" w:hAnsi="Corbel"/>
          <w:color w:val="575757"/>
          <w:sz w:val="22"/>
          <w:szCs w:val="22"/>
        </w:rPr>
        <w:t>c</w:t>
      </w:r>
      <w:r w:rsidRPr="00F56967">
        <w:rPr>
          <w:rFonts w:ascii="Corbel" w:hAnsi="Corbel"/>
          <w:color w:val="575757"/>
          <w:sz w:val="22"/>
          <w:szCs w:val="22"/>
        </w:rPr>
        <w:t xml:space="preserve">h za Porušení záruky bude poměrně omezena, pokud </w:t>
      </w:r>
      <w:r w:rsidR="00F06DCB" w:rsidRPr="00F06DCB">
        <w:rPr>
          <w:rFonts w:ascii="Corbel" w:hAnsi="Corbel"/>
          <w:color w:val="575757"/>
          <w:sz w:val="22"/>
          <w:szCs w:val="22"/>
        </w:rPr>
        <w:t xml:space="preserve">Porušení záruky bylo </w:t>
      </w:r>
      <w:r w:rsidR="00F06DCB" w:rsidRPr="00B832AF">
        <w:rPr>
          <w:rFonts w:ascii="Corbel" w:hAnsi="Corbel"/>
          <w:color w:val="575757"/>
          <w:sz w:val="22"/>
          <w:szCs w:val="22"/>
        </w:rPr>
        <w:t>prokazatelně</w:t>
      </w:r>
      <w:r w:rsidR="00A74DCD">
        <w:rPr>
          <w:rFonts w:ascii="Corbel" w:hAnsi="Corbel"/>
          <w:color w:val="575757"/>
          <w:sz w:val="22"/>
          <w:szCs w:val="22"/>
        </w:rPr>
        <w:t xml:space="preserve"> </w:t>
      </w:r>
      <w:r w:rsidR="00784CC7">
        <w:rPr>
          <w:rFonts w:ascii="Corbel" w:hAnsi="Corbel"/>
          <w:color w:val="575757"/>
          <w:sz w:val="22"/>
          <w:szCs w:val="22"/>
        </w:rPr>
        <w:t>částečně</w:t>
      </w:r>
      <w:r w:rsidR="00F06DCB" w:rsidRPr="00B832AF">
        <w:rPr>
          <w:rFonts w:ascii="Corbel" w:hAnsi="Corbel"/>
          <w:color w:val="575757"/>
          <w:sz w:val="22"/>
          <w:szCs w:val="22"/>
        </w:rPr>
        <w:t xml:space="preserve"> </w:t>
      </w:r>
      <w:r w:rsidR="00F06DCB" w:rsidRPr="00F06DCB">
        <w:rPr>
          <w:rFonts w:ascii="Corbel" w:hAnsi="Corbel"/>
          <w:color w:val="575757"/>
          <w:sz w:val="22"/>
          <w:szCs w:val="22"/>
        </w:rPr>
        <w:t>způsobeno jednáním Kupujícího po Dni podpisu</w:t>
      </w:r>
      <w:r w:rsidR="00F06DCB">
        <w:rPr>
          <w:rFonts w:ascii="Corbel" w:hAnsi="Corbel"/>
          <w:color w:val="575757"/>
          <w:sz w:val="22"/>
          <w:szCs w:val="22"/>
        </w:rPr>
        <w:t>.</w:t>
      </w:r>
      <w:r w:rsidR="00A74DCD">
        <w:rPr>
          <w:rFonts w:ascii="Corbel" w:hAnsi="Corbel"/>
          <w:color w:val="575757"/>
          <w:sz w:val="22"/>
          <w:szCs w:val="22"/>
        </w:rPr>
        <w:t xml:space="preserve"> V takovém případě Kupující je oprávněn uplatnit Slevu pouze v</w:t>
      </w:r>
      <w:r w:rsidR="00D527A4">
        <w:rPr>
          <w:rFonts w:ascii="Corbel" w:hAnsi="Corbel"/>
          <w:color w:val="575757"/>
          <w:sz w:val="22"/>
          <w:szCs w:val="22"/>
        </w:rPr>
        <w:t> rozsahu</w:t>
      </w:r>
      <w:r w:rsidR="00A74DCD">
        <w:rPr>
          <w:rFonts w:ascii="Corbel" w:hAnsi="Corbel"/>
          <w:color w:val="575757"/>
          <w:sz w:val="22"/>
          <w:szCs w:val="22"/>
        </w:rPr>
        <w:t xml:space="preserve"> odpovědnosti Prodávajících. To samé platí pro odpovědnost Prodávajících za Podstatn</w:t>
      </w:r>
      <w:r w:rsidR="00D527A4">
        <w:rPr>
          <w:rFonts w:ascii="Corbel" w:hAnsi="Corbel"/>
          <w:color w:val="575757"/>
          <w:sz w:val="22"/>
          <w:szCs w:val="22"/>
        </w:rPr>
        <w:t>ou</w:t>
      </w:r>
      <w:r w:rsidR="00A74DCD">
        <w:rPr>
          <w:rFonts w:ascii="Corbel" w:hAnsi="Corbel"/>
          <w:color w:val="575757"/>
          <w:sz w:val="22"/>
          <w:szCs w:val="22"/>
        </w:rPr>
        <w:t xml:space="preserve"> nepřízniv</w:t>
      </w:r>
      <w:r w:rsidR="00D527A4">
        <w:rPr>
          <w:rFonts w:ascii="Corbel" w:hAnsi="Corbel"/>
          <w:color w:val="575757"/>
          <w:sz w:val="22"/>
          <w:szCs w:val="22"/>
        </w:rPr>
        <w:t>ou</w:t>
      </w:r>
      <w:r w:rsidR="00A74DCD">
        <w:rPr>
          <w:rFonts w:ascii="Corbel" w:hAnsi="Corbel"/>
          <w:color w:val="575757"/>
          <w:sz w:val="22"/>
          <w:szCs w:val="22"/>
        </w:rPr>
        <w:t xml:space="preserve"> změn</w:t>
      </w:r>
      <w:r w:rsidR="00D527A4">
        <w:rPr>
          <w:rFonts w:ascii="Corbel" w:hAnsi="Corbel"/>
          <w:color w:val="575757"/>
          <w:sz w:val="22"/>
          <w:szCs w:val="22"/>
        </w:rPr>
        <w:t>u a Podstatné snížení hodnoty.</w:t>
      </w:r>
    </w:p>
    <w:p w14:paraId="3297CDD2" w14:textId="77777777" w:rsidR="009C4AA5" w:rsidRPr="00F56967" w:rsidRDefault="009C4AA5" w:rsidP="003C5C52">
      <w:pPr>
        <w:pStyle w:val="Heading1"/>
        <w:keepNext/>
        <w:ind w:left="567" w:hanging="567"/>
        <w:rPr>
          <w:rFonts w:ascii="Corbel" w:hAnsi="Corbel"/>
          <w:color w:val="575757"/>
          <w:szCs w:val="22"/>
        </w:rPr>
      </w:pPr>
      <w:bookmarkStart w:id="386" w:name="_DV_M491"/>
      <w:bookmarkStart w:id="387" w:name="_DV_M492"/>
      <w:bookmarkStart w:id="388" w:name="_DV_M493"/>
      <w:bookmarkStart w:id="389" w:name="_DV_M497"/>
      <w:bookmarkStart w:id="390" w:name="_DV_M498"/>
      <w:bookmarkStart w:id="391" w:name="_DV_M499"/>
      <w:bookmarkStart w:id="392" w:name="_DV_M500"/>
      <w:bookmarkStart w:id="393" w:name="_DV_M501"/>
      <w:bookmarkStart w:id="394" w:name="_DV_M502"/>
      <w:bookmarkStart w:id="395" w:name="_DV_M503"/>
      <w:bookmarkStart w:id="396" w:name="_DV_M504"/>
      <w:bookmarkStart w:id="397" w:name="_DV_M505"/>
      <w:bookmarkStart w:id="398" w:name="_DV_M506"/>
      <w:bookmarkStart w:id="399" w:name="_DV_M382"/>
      <w:bookmarkStart w:id="400" w:name="_DV_M384"/>
      <w:bookmarkStart w:id="401" w:name="_DV_M386"/>
      <w:bookmarkStart w:id="402" w:name="_DV_M388"/>
      <w:bookmarkStart w:id="403" w:name="_DV_M389"/>
      <w:bookmarkStart w:id="404" w:name="_DV_M565"/>
      <w:bookmarkStart w:id="405" w:name="_DV_M566"/>
      <w:bookmarkStart w:id="406" w:name="_DV_M569"/>
      <w:bookmarkStart w:id="407" w:name="_DV_M570"/>
      <w:bookmarkStart w:id="408" w:name="_DV_M571"/>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F56967">
        <w:rPr>
          <w:rFonts w:ascii="Corbel" w:hAnsi="Corbel"/>
          <w:color w:val="575757"/>
          <w:szCs w:val="22"/>
        </w:rPr>
        <w:t>Trvání závazku ze Smlouvy</w:t>
      </w:r>
    </w:p>
    <w:p w14:paraId="18E8D67A" w14:textId="77777777" w:rsidR="009C4AA5" w:rsidRPr="00F56967" w:rsidRDefault="009C4AA5" w:rsidP="003C5C52">
      <w:pPr>
        <w:pStyle w:val="Heading3"/>
        <w:keepNext/>
        <w:widowControl w:val="0"/>
        <w:rPr>
          <w:rFonts w:ascii="Corbel" w:hAnsi="Corbel"/>
          <w:color w:val="575757"/>
          <w:sz w:val="22"/>
          <w:szCs w:val="22"/>
        </w:rPr>
      </w:pPr>
      <w:r w:rsidRPr="00F56967">
        <w:rPr>
          <w:rFonts w:ascii="Corbel" w:hAnsi="Corbel"/>
          <w:color w:val="575757"/>
          <w:sz w:val="22"/>
          <w:szCs w:val="22"/>
        </w:rPr>
        <w:t>Závazek z této Smlouvy může být ukončen pouze:</w:t>
      </w:r>
    </w:p>
    <w:p w14:paraId="3778CAA8" w14:textId="77777777" w:rsidR="009C4AA5" w:rsidRPr="00F56967" w:rsidRDefault="009C4AA5" w:rsidP="00230CA2">
      <w:pPr>
        <w:pStyle w:val="NoSpacing"/>
        <w:widowControl w:val="0"/>
        <w:rPr>
          <w:color w:val="575757"/>
          <w:szCs w:val="22"/>
        </w:rPr>
      </w:pPr>
      <w:r w:rsidRPr="00F56967">
        <w:rPr>
          <w:color w:val="575757"/>
          <w:szCs w:val="22"/>
        </w:rPr>
        <w:t xml:space="preserve">písemnou dohodou Smluvních stran; </w:t>
      </w:r>
    </w:p>
    <w:p w14:paraId="30035BAF" w14:textId="77777777" w:rsidR="009C4AA5" w:rsidRPr="00F56967" w:rsidRDefault="009C4AA5" w:rsidP="00230CA2">
      <w:pPr>
        <w:pStyle w:val="NoSpacing"/>
        <w:widowControl w:val="0"/>
        <w:rPr>
          <w:color w:val="575757"/>
          <w:szCs w:val="22"/>
        </w:rPr>
      </w:pPr>
      <w:r w:rsidRPr="00F56967">
        <w:rPr>
          <w:color w:val="575757"/>
          <w:szCs w:val="22"/>
        </w:rPr>
        <w:t>odstoupením z důvodů výslovně uvedených v této Smlouvě.</w:t>
      </w:r>
    </w:p>
    <w:p w14:paraId="55E6BA35" w14:textId="4CBDADE4" w:rsidR="009C4AA5" w:rsidRPr="00901023" w:rsidRDefault="00F359B7" w:rsidP="003C5C52">
      <w:pPr>
        <w:pStyle w:val="Heading3"/>
        <w:keepNext/>
        <w:keepLines/>
        <w:widowControl w:val="0"/>
        <w:rPr>
          <w:rFonts w:ascii="Corbel" w:hAnsi="Corbel"/>
          <w:color w:val="575757"/>
          <w:sz w:val="22"/>
          <w:szCs w:val="22"/>
        </w:rPr>
      </w:pPr>
      <w:bookmarkStart w:id="409" w:name="_Hlk104469760"/>
      <w:r w:rsidRPr="005F4DC3">
        <w:rPr>
          <w:rFonts w:ascii="Corbel" w:hAnsi="Corbel"/>
          <w:color w:val="575757"/>
          <w:sz w:val="22"/>
          <w:szCs w:val="22"/>
        </w:rPr>
        <w:t>Kup</w:t>
      </w:r>
      <w:r w:rsidR="009C4AA5" w:rsidRPr="005F4DC3">
        <w:rPr>
          <w:rFonts w:ascii="Corbel" w:hAnsi="Corbel"/>
          <w:color w:val="575757"/>
          <w:sz w:val="22"/>
          <w:szCs w:val="22"/>
        </w:rPr>
        <w:t>ující je oprávněn odstoupit od této Smlouvy</w:t>
      </w:r>
      <w:r w:rsidR="005F4DC3" w:rsidRPr="005F4DC3">
        <w:rPr>
          <w:rFonts w:ascii="Corbel" w:hAnsi="Corbel"/>
          <w:color w:val="575757"/>
          <w:sz w:val="22"/>
          <w:szCs w:val="22"/>
        </w:rPr>
        <w:t xml:space="preserve"> </w:t>
      </w:r>
      <w:r w:rsidR="009C4AA5" w:rsidRPr="005F4DC3">
        <w:rPr>
          <w:rFonts w:ascii="Corbel" w:hAnsi="Corbel"/>
          <w:color w:val="575757"/>
          <w:sz w:val="22"/>
          <w:szCs w:val="22"/>
        </w:rPr>
        <w:t xml:space="preserve">v případě, že ke splnění Odkládacích podmínek nedojde </w:t>
      </w:r>
      <w:r w:rsidR="00445F75" w:rsidRPr="00901023">
        <w:rPr>
          <w:rFonts w:ascii="Corbel" w:hAnsi="Corbel"/>
          <w:color w:val="575757"/>
          <w:sz w:val="22"/>
          <w:szCs w:val="22"/>
        </w:rPr>
        <w:t xml:space="preserve">nejpozději </w:t>
      </w:r>
      <w:r w:rsidR="001E61BD" w:rsidRPr="00901023">
        <w:rPr>
          <w:rFonts w:ascii="Corbel" w:hAnsi="Corbel"/>
          <w:color w:val="575757"/>
          <w:sz w:val="22"/>
          <w:szCs w:val="22"/>
        </w:rPr>
        <w:t>do 1 roku ode Dne podpisu</w:t>
      </w:r>
      <w:bookmarkEnd w:id="409"/>
      <w:r w:rsidR="005F4DC3" w:rsidRPr="00901023">
        <w:rPr>
          <w:rFonts w:ascii="Corbel" w:hAnsi="Corbel"/>
          <w:color w:val="575757"/>
          <w:sz w:val="22"/>
          <w:szCs w:val="22"/>
        </w:rPr>
        <w:t>.</w:t>
      </w:r>
    </w:p>
    <w:p w14:paraId="71CBCFEB" w14:textId="3C317A53" w:rsidR="009C4AA5" w:rsidRPr="00901023" w:rsidRDefault="00901023" w:rsidP="00230CA2">
      <w:pPr>
        <w:pStyle w:val="Heading3"/>
        <w:widowControl w:val="0"/>
        <w:rPr>
          <w:rFonts w:ascii="Corbel" w:hAnsi="Corbel"/>
          <w:color w:val="575757"/>
          <w:sz w:val="22"/>
          <w:szCs w:val="22"/>
        </w:rPr>
      </w:pPr>
      <w:bookmarkStart w:id="410" w:name="_Ref102374630"/>
      <w:r w:rsidRPr="00901023">
        <w:rPr>
          <w:rFonts w:ascii="Corbel" w:hAnsi="Corbel"/>
          <w:color w:val="575757"/>
          <w:sz w:val="22"/>
          <w:szCs w:val="22"/>
        </w:rPr>
        <w:t xml:space="preserve">Kterýkoliv </w:t>
      </w:r>
      <w:r w:rsidR="00CB60A9" w:rsidRPr="00901023">
        <w:rPr>
          <w:rFonts w:ascii="Corbel" w:hAnsi="Corbel"/>
          <w:color w:val="575757"/>
          <w:sz w:val="22"/>
          <w:szCs w:val="22"/>
        </w:rPr>
        <w:t>z Prodávajících je oprávněn</w:t>
      </w:r>
      <w:r w:rsidR="009C4AA5" w:rsidRPr="00901023">
        <w:rPr>
          <w:rFonts w:ascii="Corbel" w:hAnsi="Corbel"/>
          <w:color w:val="575757"/>
          <w:sz w:val="22"/>
          <w:szCs w:val="22"/>
        </w:rPr>
        <w:t xml:space="preserve"> odstoupit od této Smlouvy</w:t>
      </w:r>
      <w:r w:rsidR="00195918" w:rsidRPr="00901023">
        <w:rPr>
          <w:rFonts w:ascii="Corbel" w:hAnsi="Corbel"/>
          <w:color w:val="575757"/>
          <w:sz w:val="22"/>
          <w:szCs w:val="22"/>
        </w:rPr>
        <w:t>, a to</w:t>
      </w:r>
      <w:r w:rsidR="00CB60A9" w:rsidRPr="00901023">
        <w:rPr>
          <w:rFonts w:ascii="Corbel" w:hAnsi="Corbel"/>
          <w:color w:val="575757"/>
          <w:sz w:val="22"/>
          <w:szCs w:val="22"/>
        </w:rPr>
        <w:t xml:space="preserve"> pouze</w:t>
      </w:r>
      <w:r w:rsidR="00195918" w:rsidRPr="00901023">
        <w:rPr>
          <w:rFonts w:ascii="Corbel" w:hAnsi="Corbel"/>
          <w:color w:val="575757"/>
          <w:sz w:val="22"/>
          <w:szCs w:val="22"/>
        </w:rPr>
        <w:t xml:space="preserve"> v těchto případech</w:t>
      </w:r>
      <w:r w:rsidR="009C4AA5" w:rsidRPr="00901023">
        <w:rPr>
          <w:rFonts w:ascii="Corbel" w:hAnsi="Corbel"/>
          <w:color w:val="575757"/>
          <w:sz w:val="22"/>
          <w:szCs w:val="22"/>
        </w:rPr>
        <w:t>:</w:t>
      </w:r>
      <w:bookmarkEnd w:id="410"/>
    </w:p>
    <w:p w14:paraId="55F6BF04" w14:textId="6593152A" w:rsidR="001E61BD" w:rsidRPr="00901023" w:rsidRDefault="001E61BD" w:rsidP="001E61BD">
      <w:pPr>
        <w:pStyle w:val="NoSpacing"/>
        <w:widowControl w:val="0"/>
        <w:rPr>
          <w:color w:val="575757"/>
          <w:szCs w:val="22"/>
        </w:rPr>
      </w:pPr>
      <w:r w:rsidRPr="00901023">
        <w:rPr>
          <w:color w:val="575757"/>
          <w:szCs w:val="22"/>
        </w:rPr>
        <w:t>v případě, že ke splnění Odkládacích podmínek nedojde nejpozději do 1 roku ode Dne podpisu</w:t>
      </w:r>
      <w:r w:rsidR="00CB60A9" w:rsidRPr="00901023">
        <w:rPr>
          <w:color w:val="575757"/>
          <w:szCs w:val="22"/>
        </w:rPr>
        <w:t>, ledaže ke splnění Odkládacích podmínek nedošlo z důvodu na straně kteréhokoli z Prodávajících.</w:t>
      </w:r>
    </w:p>
    <w:p w14:paraId="3757C420" w14:textId="4ED7ECB4" w:rsidR="00EA0893" w:rsidRDefault="00445F75" w:rsidP="00B40EA6">
      <w:pPr>
        <w:pStyle w:val="NoSpacing"/>
        <w:rPr>
          <w:color w:val="575757"/>
          <w:szCs w:val="22"/>
        </w:rPr>
      </w:pPr>
      <w:bookmarkStart w:id="411" w:name="_Ref102374718"/>
      <w:r w:rsidRPr="00901023">
        <w:rPr>
          <w:color w:val="575757"/>
          <w:szCs w:val="22"/>
        </w:rPr>
        <w:t xml:space="preserve">v případě, že </w:t>
      </w:r>
      <w:r w:rsidR="00F359B7" w:rsidRPr="00901023">
        <w:rPr>
          <w:color w:val="575757"/>
          <w:szCs w:val="22"/>
        </w:rPr>
        <w:t>Kup</w:t>
      </w:r>
      <w:r w:rsidRPr="00901023">
        <w:rPr>
          <w:color w:val="575757"/>
          <w:szCs w:val="22"/>
        </w:rPr>
        <w:t xml:space="preserve">ující </w:t>
      </w:r>
      <w:r w:rsidR="005F4DC3" w:rsidRPr="00901023">
        <w:rPr>
          <w:color w:val="575757"/>
          <w:szCs w:val="22"/>
        </w:rPr>
        <w:t xml:space="preserve">nezaplatí Kupní cenu </w:t>
      </w:r>
      <w:r w:rsidR="00B40EA6" w:rsidRPr="00901023">
        <w:rPr>
          <w:color w:val="575757"/>
          <w:szCs w:val="22"/>
        </w:rPr>
        <w:t xml:space="preserve">v souladu s touto Smlouvu a nedojde k nápravě </w:t>
      </w:r>
      <w:r w:rsidRPr="00901023">
        <w:rPr>
          <w:color w:val="575757"/>
          <w:szCs w:val="22"/>
        </w:rPr>
        <w:t xml:space="preserve">ani do </w:t>
      </w:r>
      <w:r w:rsidR="004B0FFE" w:rsidRPr="00901023">
        <w:rPr>
          <w:color w:val="575757"/>
        </w:rPr>
        <w:t>5</w:t>
      </w:r>
      <w:r w:rsidRPr="00901023">
        <w:rPr>
          <w:color w:val="575757"/>
        </w:rPr>
        <w:t xml:space="preserve"> dnů</w:t>
      </w:r>
      <w:r w:rsidRPr="00901023">
        <w:rPr>
          <w:color w:val="575757"/>
          <w:szCs w:val="22"/>
        </w:rPr>
        <w:t xml:space="preserve"> ode Dne</w:t>
      </w:r>
      <w:r>
        <w:rPr>
          <w:color w:val="575757"/>
          <w:szCs w:val="22"/>
        </w:rPr>
        <w:t xml:space="preserve"> vypořádání</w:t>
      </w:r>
      <w:r w:rsidR="001E61BD">
        <w:rPr>
          <w:color w:val="575757"/>
          <w:szCs w:val="22"/>
        </w:rPr>
        <w:t>.</w:t>
      </w:r>
      <w:bookmarkEnd w:id="411"/>
    </w:p>
    <w:p w14:paraId="3D0BC7C8" w14:textId="5BCC50A7"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Odstoupení od této Smlouvy musí být písemné</w:t>
      </w:r>
      <w:r w:rsidR="00C51E82">
        <w:rPr>
          <w:rFonts w:ascii="Corbel" w:hAnsi="Corbel"/>
          <w:color w:val="575757"/>
          <w:sz w:val="22"/>
          <w:szCs w:val="22"/>
        </w:rPr>
        <w:t xml:space="preserve"> (forma e</w:t>
      </w:r>
      <w:r w:rsidR="001E48B6">
        <w:rPr>
          <w:rFonts w:ascii="Corbel" w:hAnsi="Corbel"/>
          <w:color w:val="575757"/>
          <w:sz w:val="22"/>
          <w:szCs w:val="22"/>
        </w:rPr>
        <w:t>-</w:t>
      </w:r>
      <w:r w:rsidR="00C51E82">
        <w:rPr>
          <w:rFonts w:ascii="Corbel" w:hAnsi="Corbel"/>
          <w:color w:val="575757"/>
          <w:sz w:val="22"/>
          <w:szCs w:val="22"/>
        </w:rPr>
        <w:t>mailu se nepřipouští)</w:t>
      </w:r>
      <w:r w:rsidRPr="00F56967">
        <w:rPr>
          <w:rFonts w:ascii="Corbel" w:hAnsi="Corbel"/>
          <w:color w:val="575757"/>
          <w:sz w:val="22"/>
          <w:szCs w:val="22"/>
        </w:rPr>
        <w:t xml:space="preserve"> a nabývá účinnosti okamžikem doručení písemného oznámení o odstoupení </w:t>
      </w:r>
      <w:r w:rsidR="00851FB0">
        <w:rPr>
          <w:rFonts w:ascii="Corbel" w:hAnsi="Corbel"/>
          <w:color w:val="575757"/>
          <w:sz w:val="22"/>
          <w:szCs w:val="22"/>
        </w:rPr>
        <w:t>ostatním Smluvním stranám</w:t>
      </w:r>
      <w:r w:rsidRPr="00F56967">
        <w:rPr>
          <w:rFonts w:ascii="Corbel" w:hAnsi="Corbel"/>
          <w:color w:val="575757"/>
          <w:sz w:val="22"/>
          <w:szCs w:val="22"/>
        </w:rPr>
        <w:t>. V odstoupení od</w:t>
      </w:r>
      <w:r w:rsidR="001E48B6">
        <w:rPr>
          <w:rFonts w:ascii="Corbel" w:hAnsi="Corbel"/>
          <w:color w:val="575757"/>
          <w:sz w:val="22"/>
          <w:szCs w:val="22"/>
        </w:rPr>
        <w:t> </w:t>
      </w:r>
      <w:r w:rsidRPr="00F56967">
        <w:rPr>
          <w:rFonts w:ascii="Corbel" w:hAnsi="Corbel"/>
          <w:color w:val="575757"/>
          <w:sz w:val="22"/>
          <w:szCs w:val="22"/>
        </w:rPr>
        <w:t xml:space="preserve">této Smlouvy musí být uveden důvod, na </w:t>
      </w:r>
      <w:proofErr w:type="gramStart"/>
      <w:r w:rsidRPr="00F56967">
        <w:rPr>
          <w:rFonts w:ascii="Corbel" w:hAnsi="Corbel"/>
          <w:color w:val="575757"/>
          <w:sz w:val="22"/>
          <w:szCs w:val="22"/>
        </w:rPr>
        <w:t>základě</w:t>
      </w:r>
      <w:proofErr w:type="gramEnd"/>
      <w:r w:rsidRPr="00F56967">
        <w:rPr>
          <w:rFonts w:ascii="Corbel" w:hAnsi="Corbel"/>
          <w:color w:val="575757"/>
          <w:sz w:val="22"/>
          <w:szCs w:val="22"/>
        </w:rPr>
        <w:t xml:space="preserve"> kterého příslušné Smluvní straně vzniklo právo od</w:t>
      </w:r>
      <w:r w:rsidR="001E48B6">
        <w:rPr>
          <w:rFonts w:ascii="Corbel" w:hAnsi="Corbel"/>
          <w:color w:val="575757"/>
          <w:sz w:val="22"/>
          <w:szCs w:val="22"/>
        </w:rPr>
        <w:t> </w:t>
      </w:r>
      <w:r w:rsidRPr="00F56967">
        <w:rPr>
          <w:rFonts w:ascii="Corbel" w:hAnsi="Corbel"/>
          <w:color w:val="575757"/>
          <w:sz w:val="22"/>
          <w:szCs w:val="22"/>
        </w:rPr>
        <w:t>této Smlouvy</w:t>
      </w:r>
      <w:r w:rsidR="001E48B6" w:rsidRPr="001E48B6">
        <w:rPr>
          <w:rFonts w:ascii="Corbel" w:hAnsi="Corbel"/>
          <w:color w:val="575757"/>
          <w:sz w:val="22"/>
          <w:szCs w:val="22"/>
        </w:rPr>
        <w:t xml:space="preserve"> </w:t>
      </w:r>
      <w:r w:rsidR="001E48B6" w:rsidRPr="00F56967">
        <w:rPr>
          <w:rFonts w:ascii="Corbel" w:hAnsi="Corbel"/>
          <w:color w:val="575757"/>
          <w:sz w:val="22"/>
          <w:szCs w:val="22"/>
        </w:rPr>
        <w:t>odstoupit</w:t>
      </w:r>
      <w:r w:rsidRPr="00F56967">
        <w:rPr>
          <w:rFonts w:ascii="Corbel" w:hAnsi="Corbel"/>
          <w:color w:val="575757"/>
          <w:sz w:val="22"/>
          <w:szCs w:val="22"/>
        </w:rPr>
        <w:t>.</w:t>
      </w:r>
      <w:r w:rsidR="00CB60A9">
        <w:rPr>
          <w:rFonts w:ascii="Corbel" w:hAnsi="Corbel"/>
          <w:color w:val="575757"/>
          <w:sz w:val="22"/>
          <w:szCs w:val="22"/>
        </w:rPr>
        <w:t xml:space="preserve"> Odstoupí-</w:t>
      </w:r>
      <w:proofErr w:type="gramStart"/>
      <w:r w:rsidR="00CB60A9">
        <w:rPr>
          <w:rFonts w:ascii="Corbel" w:hAnsi="Corbel"/>
          <w:color w:val="575757"/>
          <w:sz w:val="22"/>
          <w:szCs w:val="22"/>
        </w:rPr>
        <w:t>li</w:t>
      </w:r>
      <w:proofErr w:type="gramEnd"/>
      <w:r w:rsidR="00CB60A9">
        <w:rPr>
          <w:rFonts w:ascii="Corbel" w:hAnsi="Corbel"/>
          <w:color w:val="575757"/>
          <w:sz w:val="22"/>
          <w:szCs w:val="22"/>
        </w:rPr>
        <w:t xml:space="preserve"> </w:t>
      </w:r>
      <w:r w:rsidR="00880AC7">
        <w:rPr>
          <w:rFonts w:ascii="Corbel" w:hAnsi="Corbel"/>
          <w:color w:val="575757"/>
          <w:sz w:val="22"/>
          <w:szCs w:val="22"/>
        </w:rPr>
        <w:t>byť jeden z</w:t>
      </w:r>
      <w:r w:rsidR="00CB60A9">
        <w:rPr>
          <w:rFonts w:ascii="Corbel" w:hAnsi="Corbel"/>
          <w:color w:val="575757"/>
          <w:sz w:val="22"/>
          <w:szCs w:val="22"/>
        </w:rPr>
        <w:t xml:space="preserve"> Prodávajících od této Smlouvy, tato Smlouva se </w:t>
      </w:r>
      <w:r w:rsidR="00880AC7">
        <w:rPr>
          <w:rFonts w:ascii="Corbel" w:hAnsi="Corbel"/>
          <w:color w:val="575757"/>
          <w:sz w:val="22"/>
          <w:szCs w:val="22"/>
        </w:rPr>
        <w:t>ruší v celém jejím rozsahu a ve vztahu ke všem Smluvním stranám (včetně Prodávajících, kteří neuplatnili své právo od této Smlouvy odstoupit</w:t>
      </w:r>
      <w:r w:rsidR="002A13BE">
        <w:rPr>
          <w:rFonts w:ascii="Corbel" w:hAnsi="Corbel"/>
          <w:color w:val="575757"/>
          <w:sz w:val="22"/>
          <w:szCs w:val="22"/>
        </w:rPr>
        <w:t>)</w:t>
      </w:r>
      <w:r w:rsidR="00880AC7">
        <w:rPr>
          <w:rFonts w:ascii="Corbel" w:hAnsi="Corbel"/>
          <w:color w:val="575757"/>
          <w:sz w:val="22"/>
          <w:szCs w:val="22"/>
        </w:rPr>
        <w:t>.</w:t>
      </w:r>
    </w:p>
    <w:p w14:paraId="07FC1A6D" w14:textId="74D1C21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Pro vyloučení pochybností </w:t>
      </w:r>
      <w:r w:rsidR="00445F75">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výslovně konstatují, že žádn</w:t>
      </w:r>
      <w:r w:rsidR="00445F75">
        <w:rPr>
          <w:rFonts w:ascii="Corbel" w:hAnsi="Corbel"/>
          <w:color w:val="575757"/>
          <w:sz w:val="22"/>
          <w:szCs w:val="22"/>
        </w:rPr>
        <w:t>á</w:t>
      </w:r>
      <w:r w:rsidR="00A7783A" w:rsidRPr="00F56967">
        <w:rPr>
          <w:rFonts w:ascii="Corbel" w:hAnsi="Corbel"/>
          <w:color w:val="575757"/>
          <w:sz w:val="22"/>
          <w:szCs w:val="22"/>
        </w:rPr>
        <w:t xml:space="preserve"> z</w:t>
      </w:r>
      <w:r w:rsidR="00445F75">
        <w:rPr>
          <w:rFonts w:ascii="Corbel" w:hAnsi="Corbel"/>
          <w:color w:val="575757"/>
          <w:sz w:val="22"/>
          <w:szCs w:val="22"/>
        </w:rPr>
        <w:t>e</w:t>
      </w:r>
      <w:r w:rsidR="00A7783A" w:rsidRPr="00F56967">
        <w:rPr>
          <w:rFonts w:ascii="Corbel" w:hAnsi="Corbel"/>
          <w:color w:val="575757"/>
          <w:sz w:val="22"/>
          <w:szCs w:val="22"/>
        </w:rPr>
        <w:t xml:space="preserve"> </w:t>
      </w:r>
      <w:r w:rsidR="00445F75">
        <w:rPr>
          <w:rFonts w:ascii="Corbel" w:hAnsi="Corbel"/>
          <w:color w:val="575757"/>
          <w:sz w:val="22"/>
          <w:szCs w:val="22"/>
        </w:rPr>
        <w:t xml:space="preserve">Smluvních stran </w:t>
      </w:r>
      <w:r w:rsidRPr="00F56967">
        <w:rPr>
          <w:rFonts w:ascii="Corbel" w:hAnsi="Corbel"/>
          <w:color w:val="575757"/>
          <w:sz w:val="22"/>
          <w:szCs w:val="22"/>
        </w:rPr>
        <w:t>není oprávněn</w:t>
      </w:r>
      <w:r w:rsidR="00445F75">
        <w:rPr>
          <w:rFonts w:ascii="Corbel" w:hAnsi="Corbel"/>
          <w:color w:val="575757"/>
          <w:sz w:val="22"/>
          <w:szCs w:val="22"/>
        </w:rPr>
        <w:t>a</w:t>
      </w:r>
      <w:r w:rsidRPr="00F56967">
        <w:rPr>
          <w:rFonts w:ascii="Corbel" w:hAnsi="Corbel"/>
          <w:color w:val="575757"/>
          <w:sz w:val="22"/>
          <w:szCs w:val="22"/>
        </w:rPr>
        <w:t xml:space="preserve"> od této Smlouvy odstoupit, ani závazek z této Smlouvy ukončit jinak než způsobem upraveným v této Smlouvě.</w:t>
      </w:r>
    </w:p>
    <w:p w14:paraId="6D8E881C" w14:textId="2E1009C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lastRenderedPageBreak/>
        <w:t xml:space="preserve">Odstoupení od Smlouvy nebo jiné ukončení závazku z této Smlouvy se nedotýká práva na náhradu </w:t>
      </w:r>
      <w:r w:rsidR="00762979">
        <w:rPr>
          <w:rFonts w:ascii="Corbel" w:hAnsi="Corbel"/>
          <w:color w:val="575757"/>
          <w:sz w:val="22"/>
          <w:szCs w:val="22"/>
        </w:rPr>
        <w:t>újmy</w:t>
      </w:r>
      <w:r w:rsidRPr="00F56967">
        <w:rPr>
          <w:rFonts w:ascii="Corbel" w:hAnsi="Corbel"/>
          <w:color w:val="575757"/>
          <w:sz w:val="22"/>
          <w:szCs w:val="22"/>
        </w:rPr>
        <w:t xml:space="preserve"> vzniklé z porušení této Smlouvy ani ujednání, které má vzhledem ke své povaze zavazovat Smluvní strany i po zániku závazku z této Smlouvy. </w:t>
      </w:r>
    </w:p>
    <w:p w14:paraId="10088313" w14:textId="71CBD5E7" w:rsidR="002776A1"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V případě zániku závazku z této Smlouvy jakýmkoli způsobem se </w:t>
      </w:r>
      <w:r w:rsidR="009702BC">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 xml:space="preserve">zavazují vypořádat své vzájemné pohledávky a dluhy do </w:t>
      </w:r>
      <w:r w:rsidRPr="00FE5856">
        <w:rPr>
          <w:rFonts w:ascii="Corbel" w:hAnsi="Corbel"/>
          <w:color w:val="575757"/>
          <w:sz w:val="22"/>
          <w:szCs w:val="22"/>
        </w:rPr>
        <w:t>30</w:t>
      </w:r>
      <w:r w:rsidRPr="00F56967">
        <w:rPr>
          <w:rFonts w:ascii="Corbel" w:hAnsi="Corbel"/>
          <w:color w:val="575757"/>
          <w:sz w:val="22"/>
          <w:szCs w:val="22"/>
        </w:rPr>
        <w:t xml:space="preserve"> dnů ode dne zániku tohoto závazku.</w:t>
      </w:r>
    </w:p>
    <w:p w14:paraId="58154DB2" w14:textId="77777777" w:rsidR="000F5EAF" w:rsidRPr="00F56967" w:rsidRDefault="00FB49CD" w:rsidP="00A7783A">
      <w:pPr>
        <w:pStyle w:val="Heading1"/>
        <w:keepNext/>
        <w:keepLines/>
        <w:ind w:left="567" w:hanging="567"/>
        <w:rPr>
          <w:rFonts w:ascii="Corbel" w:hAnsi="Corbel"/>
          <w:color w:val="575757"/>
          <w:szCs w:val="22"/>
        </w:rPr>
      </w:pPr>
      <w:r w:rsidRPr="00F56967">
        <w:rPr>
          <w:rFonts w:ascii="Corbel" w:hAnsi="Corbel"/>
          <w:color w:val="575757"/>
          <w:szCs w:val="22"/>
        </w:rPr>
        <w:t>Ostatní ujednání</w:t>
      </w:r>
      <w:r w:rsidR="000F5EAF" w:rsidRPr="00F56967">
        <w:rPr>
          <w:rFonts w:ascii="Corbel" w:hAnsi="Corbel"/>
          <w:color w:val="575757"/>
          <w:szCs w:val="22"/>
        </w:rPr>
        <w:t xml:space="preserve"> </w:t>
      </w:r>
    </w:p>
    <w:p w14:paraId="52833FF0" w14:textId="6E939A79" w:rsidR="00851FB0" w:rsidRDefault="00851FB0" w:rsidP="00230CA2">
      <w:pPr>
        <w:pStyle w:val="Heading3"/>
        <w:widowControl w:val="0"/>
        <w:rPr>
          <w:rFonts w:ascii="Corbel" w:hAnsi="Corbel"/>
          <w:color w:val="575757"/>
          <w:sz w:val="22"/>
          <w:szCs w:val="22"/>
        </w:rPr>
      </w:pPr>
      <w:r w:rsidRPr="00851FB0">
        <w:rPr>
          <w:rFonts w:ascii="Corbel" w:hAnsi="Corbel"/>
          <w:color w:val="575757"/>
          <w:sz w:val="22"/>
          <w:szCs w:val="22"/>
        </w:rPr>
        <w:t xml:space="preserve">Jakákoli povinnost uložená touto Smlouvou </w:t>
      </w:r>
      <w:r w:rsidR="00F359B7">
        <w:rPr>
          <w:rFonts w:ascii="Corbel" w:hAnsi="Corbel"/>
          <w:color w:val="575757"/>
          <w:sz w:val="22"/>
          <w:szCs w:val="22"/>
        </w:rPr>
        <w:t>Prod</w:t>
      </w:r>
      <w:r w:rsidRPr="00851FB0">
        <w:rPr>
          <w:rFonts w:ascii="Corbel" w:hAnsi="Corbel"/>
          <w:color w:val="575757"/>
          <w:sz w:val="22"/>
          <w:szCs w:val="22"/>
        </w:rPr>
        <w:t xml:space="preserve">ávajícím se považuje za společnou povinnost všech </w:t>
      </w:r>
      <w:r w:rsidR="00F359B7">
        <w:rPr>
          <w:rFonts w:ascii="Corbel" w:hAnsi="Corbel"/>
          <w:color w:val="575757"/>
          <w:sz w:val="22"/>
          <w:szCs w:val="22"/>
        </w:rPr>
        <w:t>Prod</w:t>
      </w:r>
      <w:r w:rsidRPr="00851FB0">
        <w:rPr>
          <w:rFonts w:ascii="Corbel" w:hAnsi="Corbel"/>
          <w:color w:val="575757"/>
          <w:sz w:val="22"/>
          <w:szCs w:val="22"/>
        </w:rPr>
        <w:t>ávajících, k jejímuž splnění jsou povinni společně a nerozdílně, ledaže je povinnost uložena výslovně pouze některému z</w:t>
      </w:r>
      <w:r w:rsidR="00195918">
        <w:rPr>
          <w:rFonts w:ascii="Corbel" w:hAnsi="Corbel"/>
          <w:color w:val="575757"/>
          <w:sz w:val="22"/>
          <w:szCs w:val="22"/>
        </w:rPr>
        <w:t> </w:t>
      </w:r>
      <w:r w:rsidR="00F359B7">
        <w:rPr>
          <w:rFonts w:ascii="Corbel" w:hAnsi="Corbel"/>
          <w:color w:val="575757"/>
          <w:sz w:val="22"/>
          <w:szCs w:val="22"/>
        </w:rPr>
        <w:t>Prod</w:t>
      </w:r>
      <w:r w:rsidRPr="00851FB0">
        <w:rPr>
          <w:rFonts w:ascii="Corbel" w:hAnsi="Corbel"/>
          <w:color w:val="575757"/>
          <w:sz w:val="22"/>
          <w:szCs w:val="22"/>
        </w:rPr>
        <w:t>ávajících</w:t>
      </w:r>
      <w:r w:rsidR="00195918">
        <w:rPr>
          <w:rFonts w:ascii="Corbel" w:hAnsi="Corbel"/>
          <w:color w:val="575757"/>
          <w:sz w:val="22"/>
          <w:szCs w:val="22"/>
        </w:rPr>
        <w:t xml:space="preserve"> (např. povinnost k převodu příslušného Podílu)</w:t>
      </w:r>
      <w:r w:rsidRPr="00851FB0">
        <w:rPr>
          <w:rFonts w:ascii="Corbel" w:hAnsi="Corbel"/>
          <w:color w:val="575757"/>
          <w:sz w:val="22"/>
          <w:szCs w:val="22"/>
        </w:rPr>
        <w:t xml:space="preserve">. Jakoukoli povinnost uloženou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splnit vůči kterémukoli z </w:t>
      </w:r>
      <w:r w:rsidR="00F359B7">
        <w:rPr>
          <w:rFonts w:ascii="Corbel" w:hAnsi="Corbel"/>
          <w:color w:val="575757"/>
          <w:sz w:val="22"/>
          <w:szCs w:val="22"/>
        </w:rPr>
        <w:t>Prod</w:t>
      </w:r>
      <w:r w:rsidRPr="00851FB0">
        <w:rPr>
          <w:rFonts w:ascii="Corbel" w:hAnsi="Corbel"/>
          <w:color w:val="575757"/>
          <w:sz w:val="22"/>
          <w:szCs w:val="22"/>
        </w:rPr>
        <w:t xml:space="preserve">ávajících, ledaže je v této Smlouvě uvedeno jinak. Jakékoli právo přiznané touto Smlouvou </w:t>
      </w:r>
      <w:r w:rsidR="00F359B7">
        <w:rPr>
          <w:rFonts w:ascii="Corbel" w:hAnsi="Corbel"/>
          <w:color w:val="575757"/>
          <w:sz w:val="22"/>
          <w:szCs w:val="22"/>
        </w:rPr>
        <w:t>Prod</w:t>
      </w:r>
      <w:r w:rsidRPr="00851FB0">
        <w:rPr>
          <w:rFonts w:ascii="Corbel" w:hAnsi="Corbel"/>
          <w:color w:val="575757"/>
          <w:sz w:val="22"/>
          <w:szCs w:val="22"/>
        </w:rPr>
        <w:t>ávajícím je oprávněn vykonat či uplatnit kterýkoli z </w:t>
      </w:r>
      <w:r w:rsidR="00F359B7">
        <w:rPr>
          <w:rFonts w:ascii="Corbel" w:hAnsi="Corbel"/>
          <w:color w:val="575757"/>
          <w:sz w:val="22"/>
          <w:szCs w:val="22"/>
        </w:rPr>
        <w:t>Prod</w:t>
      </w:r>
      <w:r w:rsidRPr="00851FB0">
        <w:rPr>
          <w:rFonts w:ascii="Corbel" w:hAnsi="Corbel"/>
          <w:color w:val="575757"/>
          <w:sz w:val="22"/>
          <w:szCs w:val="22"/>
        </w:rPr>
        <w:t xml:space="preserve">ávajících, přičemž platí, že ostatní </w:t>
      </w:r>
      <w:r w:rsidR="00F359B7">
        <w:rPr>
          <w:rFonts w:ascii="Corbel" w:hAnsi="Corbel"/>
          <w:color w:val="575757"/>
          <w:sz w:val="22"/>
          <w:szCs w:val="22"/>
        </w:rPr>
        <w:t>Prod</w:t>
      </w:r>
      <w:r w:rsidRPr="00851FB0">
        <w:rPr>
          <w:rFonts w:ascii="Corbel" w:hAnsi="Corbel"/>
          <w:color w:val="575757"/>
          <w:sz w:val="22"/>
          <w:szCs w:val="22"/>
        </w:rPr>
        <w:t xml:space="preserve">ávající nejsou oprávněni čehokoli namítat proti takovému výkonu či uplatnění práva, zejména nejsou oprávněni zpochybňovat platnost takového jednání pro absenci svého svolení s jeho učiněním. Jakékoli právo přiznané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vykonat vůči kterémukoli z </w:t>
      </w:r>
      <w:r w:rsidR="00F359B7">
        <w:rPr>
          <w:rFonts w:ascii="Corbel" w:hAnsi="Corbel"/>
          <w:color w:val="575757"/>
          <w:sz w:val="22"/>
          <w:szCs w:val="22"/>
        </w:rPr>
        <w:t>Prod</w:t>
      </w:r>
      <w:r w:rsidRPr="00851FB0">
        <w:rPr>
          <w:rFonts w:ascii="Corbel" w:hAnsi="Corbel"/>
          <w:color w:val="575757"/>
          <w:sz w:val="22"/>
          <w:szCs w:val="22"/>
        </w:rPr>
        <w:t>ávajících, ledaže je v této Smlouvě uvedeno jinak.</w:t>
      </w:r>
    </w:p>
    <w:p w14:paraId="44529B60" w14:textId="3FE3515B" w:rsidR="00796A49" w:rsidRPr="00F56967" w:rsidRDefault="00796A49"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nese své vlastní náklady a výdaje, jakož i odměny za své právní poradce, konzultanty, účetní a další </w:t>
      </w:r>
      <w:r w:rsidR="00A534F9" w:rsidRPr="00F56967">
        <w:rPr>
          <w:rFonts w:ascii="Corbel" w:hAnsi="Corbel"/>
          <w:color w:val="575757"/>
          <w:sz w:val="22"/>
          <w:szCs w:val="22"/>
        </w:rPr>
        <w:t xml:space="preserve">odborné </w:t>
      </w:r>
      <w:r w:rsidRPr="00F56967">
        <w:rPr>
          <w:rFonts w:ascii="Corbel" w:hAnsi="Corbel"/>
          <w:color w:val="575757"/>
          <w:sz w:val="22"/>
          <w:szCs w:val="22"/>
        </w:rPr>
        <w:t xml:space="preserve">poradce či zástupce, vzniklé v souvislosti se sjednáváním a realizací </w:t>
      </w:r>
      <w:r w:rsidR="00EB461D">
        <w:rPr>
          <w:rFonts w:ascii="Corbel" w:hAnsi="Corbel"/>
          <w:color w:val="575757"/>
          <w:sz w:val="22"/>
          <w:szCs w:val="22"/>
        </w:rPr>
        <w:t>Transakce</w:t>
      </w:r>
      <w:r w:rsidRPr="00F56967">
        <w:rPr>
          <w:rFonts w:ascii="Corbel" w:hAnsi="Corbel"/>
          <w:color w:val="575757"/>
          <w:sz w:val="22"/>
          <w:szCs w:val="22"/>
        </w:rPr>
        <w:t>.</w:t>
      </w:r>
      <w:r w:rsidR="002600B3" w:rsidRPr="00F56967">
        <w:rPr>
          <w:rFonts w:ascii="Corbel" w:hAnsi="Corbel"/>
          <w:color w:val="575757"/>
          <w:sz w:val="22"/>
          <w:szCs w:val="22"/>
        </w:rPr>
        <w:t xml:space="preserve"> Tato </w:t>
      </w:r>
      <w:r w:rsidR="00C34AAB" w:rsidRPr="00F56967">
        <w:rPr>
          <w:rFonts w:ascii="Corbel" w:hAnsi="Corbel"/>
          <w:color w:val="575757"/>
          <w:sz w:val="22"/>
          <w:szCs w:val="22"/>
        </w:rPr>
        <w:t>S</w:t>
      </w:r>
      <w:r w:rsidR="002600B3" w:rsidRPr="00F56967">
        <w:rPr>
          <w:rFonts w:ascii="Corbel" w:hAnsi="Corbel"/>
          <w:color w:val="575757"/>
          <w:sz w:val="22"/>
          <w:szCs w:val="22"/>
        </w:rPr>
        <w:t xml:space="preserve">mlouva byla uzavřena na základě obchodní dohody </w:t>
      </w:r>
      <w:r w:rsidR="00C34AAB" w:rsidRPr="00F56967">
        <w:rPr>
          <w:rFonts w:ascii="Corbel" w:hAnsi="Corbel"/>
          <w:color w:val="575757"/>
          <w:sz w:val="22"/>
          <w:szCs w:val="22"/>
        </w:rPr>
        <w:t xml:space="preserve">Smluvních </w:t>
      </w:r>
      <w:r w:rsidR="002600B3" w:rsidRPr="00F56967">
        <w:rPr>
          <w:rFonts w:ascii="Corbel" w:hAnsi="Corbel"/>
          <w:color w:val="575757"/>
          <w:sz w:val="22"/>
          <w:szCs w:val="22"/>
        </w:rPr>
        <w:t>stran a její uzavření ani zahájení jednání</w:t>
      </w:r>
      <w:r w:rsidR="00F65C31">
        <w:rPr>
          <w:rFonts w:ascii="Corbel" w:hAnsi="Corbel"/>
          <w:color w:val="575757"/>
          <w:sz w:val="22"/>
          <w:szCs w:val="22"/>
        </w:rPr>
        <w:t xml:space="preserve"> o ní</w:t>
      </w:r>
      <w:r w:rsidR="002600B3" w:rsidRPr="00F56967">
        <w:rPr>
          <w:rFonts w:ascii="Corbel" w:hAnsi="Corbel"/>
          <w:color w:val="575757"/>
          <w:sz w:val="22"/>
          <w:szCs w:val="22"/>
        </w:rPr>
        <w:t xml:space="preserve"> nebylo zprostředkováno žádnou třetí osobou.</w:t>
      </w:r>
    </w:p>
    <w:p w14:paraId="301F996D" w14:textId="5B3E36AA" w:rsidR="00E75AE3" w:rsidRPr="00F56967" w:rsidRDefault="00F33E86" w:rsidP="00230CA2">
      <w:pPr>
        <w:pStyle w:val="Heading3"/>
        <w:widowControl w:val="0"/>
        <w:rPr>
          <w:rFonts w:ascii="Corbel" w:hAnsi="Corbel"/>
          <w:color w:val="575757"/>
          <w:sz w:val="22"/>
          <w:szCs w:val="22"/>
        </w:rPr>
      </w:pPr>
      <w:r>
        <w:rPr>
          <w:rFonts w:ascii="Corbel" w:hAnsi="Corbel"/>
          <w:color w:val="575757"/>
          <w:sz w:val="22"/>
          <w:szCs w:val="22"/>
        </w:rPr>
        <w:t xml:space="preserve">Žádná ze </w:t>
      </w:r>
      <w:r w:rsidR="00CB60A9">
        <w:rPr>
          <w:rFonts w:ascii="Corbel" w:hAnsi="Corbel"/>
          <w:color w:val="575757"/>
          <w:sz w:val="22"/>
          <w:szCs w:val="22"/>
        </w:rPr>
        <w:t xml:space="preserve">Smluvních stran není oprávněna </w:t>
      </w:r>
      <w:r w:rsidR="00E75AE3" w:rsidRPr="00F56967">
        <w:rPr>
          <w:rFonts w:ascii="Corbel" w:hAnsi="Corbel"/>
          <w:color w:val="575757"/>
          <w:sz w:val="22"/>
          <w:szCs w:val="22"/>
        </w:rPr>
        <w:t xml:space="preserve">postoupit své pohledávky </w:t>
      </w:r>
      <w:r w:rsidR="000E742D" w:rsidRPr="00F56967">
        <w:rPr>
          <w:rFonts w:ascii="Corbel" w:hAnsi="Corbel"/>
          <w:color w:val="575757"/>
          <w:sz w:val="22"/>
          <w:szCs w:val="22"/>
        </w:rPr>
        <w:t>vůči</w:t>
      </w:r>
      <w:r w:rsidR="00E75AE3" w:rsidRPr="00F56967">
        <w:rPr>
          <w:rFonts w:ascii="Corbel" w:hAnsi="Corbel"/>
          <w:color w:val="575757"/>
          <w:sz w:val="22"/>
          <w:szCs w:val="22"/>
        </w:rPr>
        <w:t xml:space="preserve"> </w:t>
      </w:r>
      <w:r w:rsidR="00CB60A9">
        <w:rPr>
          <w:rFonts w:ascii="Corbel" w:hAnsi="Corbel"/>
          <w:color w:val="575757"/>
          <w:sz w:val="22"/>
          <w:szCs w:val="22"/>
        </w:rPr>
        <w:t>jakékoli jiné Smluvní straně</w:t>
      </w:r>
      <w:r w:rsidR="00CB60A9" w:rsidRPr="00F56967">
        <w:rPr>
          <w:rFonts w:ascii="Corbel" w:hAnsi="Corbel"/>
          <w:color w:val="575757"/>
          <w:sz w:val="22"/>
          <w:szCs w:val="22"/>
        </w:rPr>
        <w:t xml:space="preserve"> </w:t>
      </w:r>
      <w:r w:rsidR="00E75AE3" w:rsidRPr="00F56967">
        <w:rPr>
          <w:rFonts w:ascii="Corbel" w:hAnsi="Corbel"/>
          <w:color w:val="575757"/>
          <w:sz w:val="22"/>
          <w:szCs w:val="22"/>
        </w:rPr>
        <w:t>vzniklé z této Smlouvy na</w:t>
      </w:r>
      <w:r w:rsidR="00F65C31">
        <w:rPr>
          <w:rFonts w:ascii="Corbel" w:hAnsi="Corbel"/>
          <w:color w:val="575757"/>
          <w:sz w:val="22"/>
          <w:szCs w:val="22"/>
        </w:rPr>
        <w:t> </w:t>
      </w:r>
      <w:r w:rsidR="00E75AE3" w:rsidRPr="00F56967">
        <w:rPr>
          <w:rFonts w:ascii="Corbel" w:hAnsi="Corbel"/>
          <w:color w:val="575757"/>
          <w:sz w:val="22"/>
          <w:szCs w:val="22"/>
        </w:rPr>
        <w:t>jakoukoli třetí osobu</w:t>
      </w:r>
      <w:r w:rsidR="00CB60A9">
        <w:rPr>
          <w:rFonts w:ascii="Corbel" w:hAnsi="Corbel"/>
          <w:color w:val="575757"/>
          <w:sz w:val="22"/>
          <w:szCs w:val="22"/>
        </w:rPr>
        <w:t xml:space="preserve"> a/nebo jinou Smluvní stranu</w:t>
      </w:r>
      <w:r w:rsidR="00E75AE3" w:rsidRPr="00F56967">
        <w:rPr>
          <w:rFonts w:ascii="Corbel" w:hAnsi="Corbel"/>
          <w:color w:val="575757"/>
          <w:sz w:val="22"/>
          <w:szCs w:val="22"/>
        </w:rPr>
        <w:t xml:space="preserve">, </w:t>
      </w:r>
      <w:r w:rsidR="00545C30">
        <w:rPr>
          <w:rFonts w:ascii="Corbel" w:hAnsi="Corbel"/>
          <w:color w:val="575757"/>
          <w:sz w:val="22"/>
          <w:szCs w:val="22"/>
        </w:rPr>
        <w:t>nebo</w:t>
      </w:r>
      <w:r w:rsidR="00E75AE3" w:rsidRPr="00F56967">
        <w:rPr>
          <w:rFonts w:ascii="Corbel" w:hAnsi="Corbel"/>
          <w:color w:val="575757"/>
          <w:sz w:val="22"/>
          <w:szCs w:val="22"/>
        </w:rPr>
        <w:t xml:space="preserve"> je učinit předmětem </w:t>
      </w:r>
      <w:r w:rsidR="005F6878">
        <w:rPr>
          <w:rFonts w:ascii="Corbel" w:hAnsi="Corbel"/>
          <w:color w:val="575757"/>
          <w:sz w:val="22"/>
          <w:szCs w:val="22"/>
        </w:rPr>
        <w:t>žádného Práva</w:t>
      </w:r>
      <w:r w:rsidR="00A54F84">
        <w:rPr>
          <w:rFonts w:ascii="Corbel" w:hAnsi="Corbel"/>
          <w:color w:val="575757"/>
          <w:sz w:val="22"/>
          <w:szCs w:val="22"/>
        </w:rPr>
        <w:t xml:space="preserve"> třetí osoby</w:t>
      </w:r>
      <w:r w:rsidR="00E75AE3" w:rsidRPr="00F56967">
        <w:rPr>
          <w:rFonts w:ascii="Corbel" w:hAnsi="Corbel"/>
          <w:color w:val="575757"/>
          <w:sz w:val="22"/>
          <w:szCs w:val="22"/>
        </w:rPr>
        <w:t>.</w:t>
      </w:r>
    </w:p>
    <w:p w14:paraId="474DC57C" w14:textId="43471174" w:rsidR="00F57E55" w:rsidRPr="00F56967" w:rsidRDefault="00F57E55" w:rsidP="00230CA2">
      <w:pPr>
        <w:pStyle w:val="Heading3"/>
        <w:widowControl w:val="0"/>
        <w:rPr>
          <w:rFonts w:ascii="Corbel" w:hAnsi="Corbel"/>
          <w:color w:val="575757"/>
          <w:sz w:val="22"/>
          <w:szCs w:val="22"/>
        </w:rPr>
      </w:pPr>
      <w:r w:rsidRPr="00F56967">
        <w:rPr>
          <w:rFonts w:ascii="Corbel" w:hAnsi="Corbel"/>
          <w:color w:val="575757"/>
          <w:sz w:val="22"/>
          <w:szCs w:val="22"/>
        </w:rPr>
        <w:t>Tato Smlouva</w:t>
      </w:r>
      <w:r w:rsidR="00B55F1A">
        <w:rPr>
          <w:rFonts w:ascii="Corbel" w:hAnsi="Corbel"/>
          <w:color w:val="575757"/>
          <w:sz w:val="22"/>
          <w:szCs w:val="22"/>
        </w:rPr>
        <w:t>, včetně veškerých jejích příloh,</w:t>
      </w:r>
      <w:r w:rsidRPr="00F56967">
        <w:rPr>
          <w:rFonts w:ascii="Corbel" w:hAnsi="Corbel"/>
          <w:color w:val="575757"/>
          <w:sz w:val="22"/>
          <w:szCs w:val="22"/>
        </w:rPr>
        <w:t xml:space="preserve"> nahrazuje veškerá předchozí ujednání, dohody a</w:t>
      </w:r>
      <w:r w:rsidR="00A54F84">
        <w:rPr>
          <w:rFonts w:ascii="Corbel" w:hAnsi="Corbel"/>
          <w:color w:val="575757"/>
          <w:sz w:val="22"/>
          <w:szCs w:val="22"/>
        </w:rPr>
        <w:t> </w:t>
      </w:r>
      <w:r w:rsidRPr="00F56967">
        <w:rPr>
          <w:rFonts w:ascii="Corbel" w:hAnsi="Corbel"/>
          <w:color w:val="575757"/>
          <w:sz w:val="22"/>
          <w:szCs w:val="22"/>
        </w:rPr>
        <w:t xml:space="preserve">předběžné dohody mezi Smluvními stranami a </w:t>
      </w:r>
      <w:r w:rsidR="00F65C31">
        <w:rPr>
          <w:rFonts w:ascii="Corbel" w:hAnsi="Corbel"/>
          <w:color w:val="575757"/>
          <w:sz w:val="22"/>
          <w:szCs w:val="22"/>
        </w:rPr>
        <w:t xml:space="preserve">představuje </w:t>
      </w:r>
      <w:r w:rsidR="00B55F1A">
        <w:rPr>
          <w:rFonts w:ascii="Corbel" w:hAnsi="Corbel"/>
          <w:color w:val="575757"/>
          <w:sz w:val="22"/>
          <w:szCs w:val="22"/>
        </w:rPr>
        <w:t>úplné smluvní ujednání Smluvních stran</w:t>
      </w:r>
      <w:r w:rsidR="00F65C31">
        <w:rPr>
          <w:rFonts w:ascii="Corbel" w:hAnsi="Corbel"/>
          <w:color w:val="575757"/>
          <w:sz w:val="22"/>
          <w:szCs w:val="22"/>
        </w:rPr>
        <w:t xml:space="preserve"> o</w:t>
      </w:r>
      <w:r w:rsidR="00B55F1A">
        <w:rPr>
          <w:rFonts w:ascii="Corbel" w:hAnsi="Corbel"/>
          <w:color w:val="575757"/>
          <w:sz w:val="22"/>
          <w:szCs w:val="22"/>
        </w:rPr>
        <w:t> </w:t>
      </w:r>
      <w:r w:rsidR="00F65C31">
        <w:rPr>
          <w:rFonts w:ascii="Corbel" w:hAnsi="Corbel"/>
          <w:color w:val="575757"/>
          <w:sz w:val="22"/>
          <w:szCs w:val="22"/>
        </w:rPr>
        <w:t>předmětu této Smlouvy.</w:t>
      </w:r>
    </w:p>
    <w:p w14:paraId="0D9E0C8D" w14:textId="18757ABE"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 xml:space="preserve">Žádné změny nebo úpravy této Smlouvy </w:t>
      </w:r>
      <w:proofErr w:type="gramStart"/>
      <w:r w:rsidR="0007134B" w:rsidRPr="00F56967">
        <w:rPr>
          <w:rFonts w:ascii="Corbel" w:hAnsi="Corbel"/>
          <w:color w:val="575757"/>
          <w:sz w:val="22"/>
          <w:szCs w:val="22"/>
        </w:rPr>
        <w:t>nenabydou</w:t>
      </w:r>
      <w:proofErr w:type="gramEnd"/>
      <w:r w:rsidR="0007134B" w:rsidRPr="00F56967">
        <w:rPr>
          <w:rFonts w:ascii="Corbel" w:hAnsi="Corbel"/>
          <w:color w:val="575757"/>
          <w:sz w:val="22"/>
          <w:szCs w:val="22"/>
        </w:rPr>
        <w:t xml:space="preserve"> </w:t>
      </w:r>
      <w:r w:rsidRPr="00F56967">
        <w:rPr>
          <w:rFonts w:ascii="Corbel" w:hAnsi="Corbel"/>
          <w:color w:val="575757"/>
          <w:sz w:val="22"/>
          <w:szCs w:val="22"/>
        </w:rPr>
        <w:t>účinnosti, pokud nebudou učiněny písemně a</w:t>
      </w:r>
      <w:r w:rsidR="00F65C31">
        <w:rPr>
          <w:rFonts w:ascii="Corbel" w:hAnsi="Corbel"/>
          <w:color w:val="575757"/>
          <w:sz w:val="22"/>
          <w:szCs w:val="22"/>
        </w:rPr>
        <w:t> </w:t>
      </w:r>
      <w:r w:rsidRPr="00F56967">
        <w:rPr>
          <w:rFonts w:ascii="Corbel" w:hAnsi="Corbel"/>
          <w:color w:val="575757"/>
          <w:sz w:val="22"/>
          <w:szCs w:val="22"/>
        </w:rPr>
        <w:t xml:space="preserve">řádně podepsány </w:t>
      </w:r>
      <w:r w:rsidR="00851FB0">
        <w:rPr>
          <w:rFonts w:ascii="Corbel" w:hAnsi="Corbel"/>
          <w:color w:val="575757"/>
          <w:sz w:val="22"/>
          <w:szCs w:val="22"/>
        </w:rPr>
        <w:t>všemi</w:t>
      </w:r>
      <w:r w:rsidR="009702BC">
        <w:rPr>
          <w:rFonts w:ascii="Corbel" w:hAnsi="Corbel"/>
          <w:color w:val="575757"/>
          <w:sz w:val="22"/>
          <w:szCs w:val="22"/>
        </w:rPr>
        <w:t xml:space="preserve"> Smluvními stranami</w:t>
      </w:r>
      <w:r w:rsidRPr="00F56967">
        <w:rPr>
          <w:rFonts w:ascii="Corbel" w:hAnsi="Corbel"/>
          <w:color w:val="575757"/>
          <w:sz w:val="22"/>
          <w:szCs w:val="22"/>
        </w:rPr>
        <w:t>. Za písemnou formu se pro tento účel nepovažuje výměna e-mailových či jiných elektronických zpráv. Změna</w:t>
      </w:r>
      <w:r w:rsidR="009950FC">
        <w:rPr>
          <w:rFonts w:ascii="Corbel" w:hAnsi="Corbel"/>
          <w:color w:val="575757"/>
          <w:sz w:val="22"/>
          <w:szCs w:val="22"/>
        </w:rPr>
        <w:t xml:space="preserve"> této</w:t>
      </w:r>
      <w:r w:rsidRPr="00F56967">
        <w:rPr>
          <w:rFonts w:ascii="Corbel" w:hAnsi="Corbel"/>
          <w:color w:val="575757"/>
          <w:sz w:val="22"/>
          <w:szCs w:val="22"/>
        </w:rPr>
        <w:t xml:space="preserve"> Smlouvy</w:t>
      </w:r>
      <w:r w:rsidR="00F65C31">
        <w:rPr>
          <w:rFonts w:ascii="Corbel" w:hAnsi="Corbel"/>
          <w:color w:val="575757"/>
          <w:sz w:val="22"/>
          <w:szCs w:val="22"/>
        </w:rPr>
        <w:t>, včetně tohoto ustanovení,</w:t>
      </w:r>
      <w:r w:rsidRPr="00F56967">
        <w:rPr>
          <w:rFonts w:ascii="Corbel" w:hAnsi="Corbel"/>
          <w:color w:val="575757"/>
          <w:sz w:val="22"/>
          <w:szCs w:val="22"/>
        </w:rPr>
        <w:t xml:space="preserve"> jakoukoli </w:t>
      </w:r>
      <w:proofErr w:type="gramStart"/>
      <w:r w:rsidRPr="00F56967">
        <w:rPr>
          <w:rFonts w:ascii="Corbel" w:hAnsi="Corbel"/>
          <w:color w:val="575757"/>
          <w:sz w:val="22"/>
          <w:szCs w:val="22"/>
        </w:rPr>
        <w:t>jinou</w:t>
      </w:r>
      <w:proofErr w:type="gramEnd"/>
      <w:r w:rsidRPr="00F56967">
        <w:rPr>
          <w:rFonts w:ascii="Corbel" w:hAnsi="Corbel"/>
          <w:color w:val="575757"/>
          <w:sz w:val="22"/>
          <w:szCs w:val="22"/>
        </w:rPr>
        <w:t xml:space="preserve"> než písemnou formou se vylučuje.</w:t>
      </w:r>
    </w:p>
    <w:p w14:paraId="03544349" w14:textId="6303A0B5" w:rsidR="00E75AE3" w:rsidRPr="00F56967" w:rsidRDefault="009702BC" w:rsidP="00230CA2">
      <w:pPr>
        <w:pStyle w:val="Heading3"/>
        <w:widowControl w:val="0"/>
        <w:rPr>
          <w:rFonts w:ascii="Corbel" w:hAnsi="Corbel"/>
          <w:color w:val="575757"/>
          <w:sz w:val="22"/>
          <w:szCs w:val="22"/>
        </w:rPr>
      </w:pPr>
      <w:bookmarkStart w:id="412" w:name="_Ref427943334"/>
      <w:bookmarkStart w:id="413" w:name="_Ref430682089"/>
      <w:r>
        <w:rPr>
          <w:rFonts w:ascii="Corbel" w:hAnsi="Corbel"/>
          <w:color w:val="575757"/>
          <w:sz w:val="22"/>
          <w:szCs w:val="22"/>
        </w:rPr>
        <w:t>Smluvní strany se dohodly</w:t>
      </w:r>
      <w:r w:rsidR="00E75AE3" w:rsidRPr="00F56967">
        <w:rPr>
          <w:rFonts w:ascii="Corbel" w:hAnsi="Corbel"/>
          <w:color w:val="575757"/>
          <w:sz w:val="22"/>
          <w:szCs w:val="22"/>
        </w:rPr>
        <w:t>, že vylučují použití ustanovení § 557, § 558 odst. 2 věta druhá</w:t>
      </w:r>
      <w:r w:rsidR="003D211A">
        <w:rPr>
          <w:rFonts w:ascii="Corbel" w:hAnsi="Corbel"/>
          <w:color w:val="575757"/>
          <w:sz w:val="22"/>
          <w:szCs w:val="22"/>
        </w:rPr>
        <w:t xml:space="preserve"> a</w:t>
      </w:r>
      <w:r w:rsidR="00E75AE3" w:rsidRPr="00F56967">
        <w:rPr>
          <w:rFonts w:ascii="Corbel" w:hAnsi="Corbel"/>
          <w:color w:val="575757"/>
          <w:sz w:val="22"/>
          <w:szCs w:val="22"/>
        </w:rPr>
        <w:t xml:space="preserve"> § 1740 odst. 3 věta první</w:t>
      </w:r>
      <w:r w:rsidR="005715CF">
        <w:rPr>
          <w:rFonts w:ascii="Corbel" w:hAnsi="Corbel"/>
          <w:color w:val="575757"/>
          <w:sz w:val="22"/>
          <w:szCs w:val="22"/>
        </w:rPr>
        <w:t xml:space="preserve"> </w:t>
      </w:r>
      <w:r w:rsidR="00E75AE3" w:rsidRPr="00F56967">
        <w:rPr>
          <w:rFonts w:ascii="Corbel" w:hAnsi="Corbel"/>
          <w:color w:val="575757"/>
          <w:sz w:val="22"/>
          <w:szCs w:val="22"/>
        </w:rPr>
        <w:t xml:space="preserve">Občanského zákoníku na </w:t>
      </w:r>
      <w:r w:rsidR="003D211A">
        <w:rPr>
          <w:rFonts w:ascii="Corbel" w:hAnsi="Corbel"/>
          <w:color w:val="575757"/>
          <w:sz w:val="22"/>
          <w:szCs w:val="22"/>
        </w:rPr>
        <w:t>poměry</w:t>
      </w:r>
      <w:r w:rsidR="003D211A" w:rsidRPr="00F56967">
        <w:rPr>
          <w:rFonts w:ascii="Corbel" w:hAnsi="Corbel"/>
          <w:color w:val="575757"/>
          <w:sz w:val="22"/>
          <w:szCs w:val="22"/>
        </w:rPr>
        <w:t xml:space="preserve"> </w:t>
      </w:r>
      <w:r w:rsidR="000E742D" w:rsidRPr="00F56967">
        <w:rPr>
          <w:rFonts w:ascii="Corbel" w:hAnsi="Corbel"/>
          <w:color w:val="575757"/>
          <w:sz w:val="22"/>
          <w:szCs w:val="22"/>
        </w:rPr>
        <w:t>založené touto Smlouvou</w:t>
      </w:r>
      <w:r w:rsidR="003D211A">
        <w:rPr>
          <w:rFonts w:ascii="Corbel" w:hAnsi="Corbel"/>
          <w:color w:val="575757"/>
          <w:sz w:val="22"/>
          <w:szCs w:val="22"/>
        </w:rPr>
        <w:t xml:space="preserve"> a/nebo s touto Smlouvou související</w:t>
      </w:r>
      <w:r w:rsidR="000E742D" w:rsidRPr="00F56967">
        <w:rPr>
          <w:rFonts w:ascii="Corbel" w:hAnsi="Corbel"/>
          <w:color w:val="575757"/>
          <w:sz w:val="22"/>
          <w:szCs w:val="22"/>
        </w:rPr>
        <w:t>.</w:t>
      </w:r>
    </w:p>
    <w:p w14:paraId="52A5F4A0" w14:textId="77777777" w:rsidR="00796A49" w:rsidRPr="00F56967" w:rsidRDefault="00796A49" w:rsidP="00230CA2">
      <w:pPr>
        <w:pStyle w:val="Heading3"/>
        <w:widowControl w:val="0"/>
        <w:rPr>
          <w:rFonts w:ascii="Corbel" w:hAnsi="Corbel"/>
          <w:color w:val="575757"/>
          <w:sz w:val="22"/>
          <w:szCs w:val="22"/>
        </w:rPr>
      </w:pPr>
      <w:bookmarkStart w:id="414" w:name="_Ref486342860"/>
      <w:r w:rsidRPr="00F56967">
        <w:rPr>
          <w:rFonts w:ascii="Corbel" w:hAnsi="Corbel"/>
          <w:color w:val="575757"/>
          <w:sz w:val="22"/>
          <w:szCs w:val="22"/>
        </w:rPr>
        <w:t xml:space="preserve">Veškerá oznámení, žádosti nebo jiná sdělení podle této Smlouvy </w:t>
      </w:r>
      <w:r w:rsidR="00E75AE3" w:rsidRPr="00F56967">
        <w:rPr>
          <w:rFonts w:ascii="Corbel" w:hAnsi="Corbel"/>
          <w:color w:val="575757"/>
          <w:sz w:val="22"/>
          <w:szCs w:val="22"/>
        </w:rPr>
        <w:t>(„</w:t>
      </w:r>
      <w:r w:rsidR="00C0037B" w:rsidRPr="00F56967">
        <w:rPr>
          <w:rFonts w:ascii="Corbel" w:hAnsi="Corbel"/>
          <w:b/>
          <w:color w:val="575757"/>
          <w:sz w:val="22"/>
          <w:szCs w:val="22"/>
        </w:rPr>
        <w:t>Sdělení</w:t>
      </w:r>
      <w:r w:rsidR="00E75AE3" w:rsidRPr="00F56967">
        <w:rPr>
          <w:rFonts w:ascii="Corbel" w:hAnsi="Corbel"/>
          <w:color w:val="575757"/>
          <w:sz w:val="22"/>
          <w:szCs w:val="22"/>
        </w:rPr>
        <w:t xml:space="preserve">“) </w:t>
      </w:r>
      <w:r w:rsidRPr="00F56967">
        <w:rPr>
          <w:rFonts w:ascii="Corbel" w:hAnsi="Corbel"/>
          <w:color w:val="575757"/>
          <w:sz w:val="22"/>
          <w:szCs w:val="22"/>
        </w:rPr>
        <w:t>budou, pokud je to možné, činěna na níže uvedené kontaktní adresy Smluvních stran:</w:t>
      </w:r>
      <w:bookmarkEnd w:id="412"/>
      <w:bookmarkEnd w:id="413"/>
      <w:bookmarkEnd w:id="414"/>
    </w:p>
    <w:p w14:paraId="43A6854E" w14:textId="4779C56B" w:rsidR="00796A49" w:rsidRPr="00F56967" w:rsidRDefault="00796A49" w:rsidP="003D211A">
      <w:pPr>
        <w:pStyle w:val="NoSpacing"/>
        <w:widowControl w:val="0"/>
        <w:numPr>
          <w:ilvl w:val="0"/>
          <w:numId w:val="5"/>
        </w:numPr>
        <w:ind w:left="993" w:hanging="425"/>
        <w:rPr>
          <w:color w:val="575757"/>
          <w:szCs w:val="22"/>
        </w:rPr>
      </w:pPr>
      <w:r w:rsidRPr="00F56967">
        <w:rPr>
          <w:color w:val="575757"/>
          <w:szCs w:val="22"/>
        </w:rPr>
        <w:t>Oznámení</w:t>
      </w:r>
      <w:r w:rsidR="00B36F2E" w:rsidRPr="00F56967">
        <w:rPr>
          <w:color w:val="575757"/>
          <w:szCs w:val="22"/>
        </w:rPr>
        <w:t xml:space="preserve"> určená </w:t>
      </w:r>
      <w:r w:rsidR="00F359B7">
        <w:rPr>
          <w:color w:val="575757"/>
          <w:szCs w:val="22"/>
        </w:rPr>
        <w:t>Prod</w:t>
      </w:r>
      <w:r w:rsidR="00E75AE3" w:rsidRPr="00F56967">
        <w:rPr>
          <w:color w:val="575757"/>
          <w:szCs w:val="22"/>
        </w:rPr>
        <w:t>ávajícímu</w:t>
      </w:r>
      <w:r w:rsidR="00851FB0">
        <w:rPr>
          <w:color w:val="575757"/>
          <w:szCs w:val="22"/>
        </w:rPr>
        <w:t xml:space="preserve"> 1</w:t>
      </w:r>
      <w:r w:rsidRPr="00F56967">
        <w:rPr>
          <w:color w:val="575757"/>
          <w:szCs w:val="22"/>
        </w:rPr>
        <w:t>:</w:t>
      </w:r>
    </w:p>
    <w:p w14:paraId="6654D062" w14:textId="539BB1E2" w:rsidR="00796A49" w:rsidRPr="00F56967" w:rsidRDefault="00796A49" w:rsidP="00F56967">
      <w:pPr>
        <w:widowControl w:val="0"/>
        <w:spacing w:after="0" w:line="300" w:lineRule="exact"/>
        <w:ind w:left="2127" w:hanging="1134"/>
        <w:rPr>
          <w:rFonts w:ascii="Corbel" w:hAnsi="Corbel"/>
          <w:bCs/>
          <w:color w:val="575757"/>
          <w:lang w:eastAsia="en-US"/>
        </w:rPr>
      </w:pPr>
      <w:r w:rsidRPr="00F56967">
        <w:rPr>
          <w:rFonts w:ascii="Corbel" w:hAnsi="Corbel"/>
          <w:color w:val="575757"/>
        </w:rPr>
        <w:t xml:space="preserve">Adresa: </w:t>
      </w:r>
      <w:r w:rsidRPr="00F56967">
        <w:rPr>
          <w:rFonts w:ascii="Corbel" w:hAnsi="Corbel"/>
          <w:color w:val="575757"/>
        </w:rPr>
        <w:tab/>
      </w:r>
      <w:r w:rsidR="004B0FFE" w:rsidRPr="00CD1282">
        <w:rPr>
          <w:rFonts w:ascii="Corbel" w:hAnsi="Corbel"/>
          <w:color w:val="595959" w:themeColor="text1" w:themeTint="A6"/>
        </w:rPr>
        <w:t>Rybná 716/24, Staré Město, 110 00 Praha 1</w:t>
      </w:r>
    </w:p>
    <w:p w14:paraId="5ECB31A4" w14:textId="59EFEB0D" w:rsidR="000E742D" w:rsidRDefault="000E742D" w:rsidP="00F56967">
      <w:pPr>
        <w:widowControl w:val="0"/>
        <w:spacing w:after="0" w:line="300" w:lineRule="exact"/>
        <w:ind w:left="2127" w:hanging="1134"/>
        <w:rPr>
          <w:rFonts w:ascii="Corbel" w:hAnsi="Corbel"/>
          <w:bCs/>
          <w:color w:val="575757"/>
          <w:lang w:eastAsia="en-US"/>
        </w:rPr>
      </w:pPr>
      <w:r w:rsidRPr="00F56967">
        <w:rPr>
          <w:rFonts w:ascii="Corbel" w:hAnsi="Corbel"/>
          <w:bCs/>
          <w:color w:val="575757"/>
          <w:lang w:eastAsia="en-US"/>
        </w:rPr>
        <w:lastRenderedPageBreak/>
        <w:t xml:space="preserve">E-mail: </w:t>
      </w:r>
      <w:r w:rsidR="00357B08" w:rsidRPr="00F56967">
        <w:rPr>
          <w:rFonts w:ascii="Corbel" w:hAnsi="Corbel"/>
          <w:bCs/>
          <w:color w:val="575757"/>
          <w:lang w:eastAsia="en-US"/>
        </w:rPr>
        <w:tab/>
      </w:r>
      <w:r w:rsidR="00195918">
        <w:rPr>
          <w:rFonts w:ascii="Corbel" w:hAnsi="Corbel"/>
          <w:bCs/>
          <w:color w:val="575757"/>
          <w:lang w:eastAsia="en-US"/>
        </w:rPr>
        <w:t>marek.simak@akk.cz</w:t>
      </w:r>
    </w:p>
    <w:p w14:paraId="6413B527" w14:textId="3C369633" w:rsidR="00851FB0" w:rsidRPr="00F56967" w:rsidRDefault="00851FB0" w:rsidP="003D211A">
      <w:pPr>
        <w:pStyle w:val="NoSpacing"/>
        <w:widowControl w:val="0"/>
        <w:numPr>
          <w:ilvl w:val="0"/>
          <w:numId w:val="5"/>
        </w:numPr>
        <w:ind w:left="993" w:hanging="425"/>
        <w:rPr>
          <w:color w:val="575757"/>
          <w:szCs w:val="22"/>
        </w:rPr>
      </w:pPr>
      <w:r w:rsidRPr="00F56967">
        <w:rPr>
          <w:color w:val="575757"/>
          <w:szCs w:val="22"/>
        </w:rPr>
        <w:t xml:space="preserve">Oznámení určená </w:t>
      </w:r>
      <w:r w:rsidR="00F359B7">
        <w:rPr>
          <w:color w:val="575757"/>
          <w:szCs w:val="22"/>
        </w:rPr>
        <w:t>Prod</w:t>
      </w:r>
      <w:r w:rsidRPr="00F56967">
        <w:rPr>
          <w:color w:val="575757"/>
          <w:szCs w:val="22"/>
        </w:rPr>
        <w:t>ávajícímu</w:t>
      </w:r>
      <w:r>
        <w:rPr>
          <w:color w:val="575757"/>
          <w:szCs w:val="22"/>
        </w:rPr>
        <w:t xml:space="preserve"> 2</w:t>
      </w:r>
      <w:r w:rsidRPr="00F56967">
        <w:rPr>
          <w:color w:val="575757"/>
          <w:szCs w:val="22"/>
        </w:rPr>
        <w:t>:</w:t>
      </w:r>
    </w:p>
    <w:p w14:paraId="47EE58D1" w14:textId="49EF28E0"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37763D" w:rsidRPr="00274E83">
        <w:rPr>
          <w:rFonts w:ascii="Verdana" w:hAnsi="Verdana"/>
          <w:color w:val="333333"/>
          <w:sz w:val="18"/>
          <w:szCs w:val="18"/>
          <w:shd w:val="clear" w:color="auto" w:fill="FFFFFF"/>
        </w:rPr>
        <w:t xml:space="preserve"> </w:t>
      </w:r>
      <w:r w:rsidR="004B0FFE" w:rsidRPr="00274E83">
        <w:rPr>
          <w:rFonts w:ascii="Corbel" w:hAnsi="Corbel"/>
          <w:color w:val="595959" w:themeColor="text1" w:themeTint="A6"/>
        </w:rPr>
        <w:t>č.p. 205, 289 14 Chrást</w:t>
      </w:r>
    </w:p>
    <w:p w14:paraId="68526A91" w14:textId="0BF13EA9"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D27468" w:rsidRPr="00274E83">
        <w:rPr>
          <w:rFonts w:ascii="Corbel" w:hAnsi="Corbel"/>
          <w:bCs/>
          <w:color w:val="575757"/>
          <w:lang w:eastAsia="en-US"/>
        </w:rPr>
        <w:t>branka.hajek@seznam.cz</w:t>
      </w:r>
    </w:p>
    <w:p w14:paraId="2699D4FD" w14:textId="7695F973" w:rsidR="00851FB0" w:rsidRPr="00274E83" w:rsidRDefault="00851FB0"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Prod</w:t>
      </w:r>
      <w:r w:rsidRPr="00274E83">
        <w:rPr>
          <w:color w:val="575757"/>
          <w:szCs w:val="22"/>
        </w:rPr>
        <w:t>ávajícímu 3:</w:t>
      </w:r>
    </w:p>
    <w:p w14:paraId="0B61D9F8" w14:textId="6BE5FE4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4B0FFE" w:rsidRPr="00274E83">
        <w:rPr>
          <w:rFonts w:ascii="Corbel" w:hAnsi="Corbel"/>
          <w:color w:val="595959" w:themeColor="text1" w:themeTint="A6"/>
        </w:rPr>
        <w:t>č.p. 208, 289 14 Chrást</w:t>
      </w:r>
    </w:p>
    <w:p w14:paraId="455C312E" w14:textId="2BF60AE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195918" w:rsidRPr="00274E83">
        <w:rPr>
          <w:rFonts w:ascii="Corbel" w:hAnsi="Corbel"/>
          <w:color w:val="575757"/>
        </w:rPr>
        <w:t>mirek.branka@seznam.cz</w:t>
      </w:r>
    </w:p>
    <w:p w14:paraId="083A8E49" w14:textId="23C03E0C" w:rsidR="00570352" w:rsidRPr="00274E83" w:rsidRDefault="00570352"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Kup</w:t>
      </w:r>
      <w:r w:rsidRPr="00274E83">
        <w:rPr>
          <w:color w:val="575757"/>
          <w:szCs w:val="22"/>
        </w:rPr>
        <w:t>ujícímu:</w:t>
      </w:r>
    </w:p>
    <w:p w14:paraId="4971344D" w14:textId="1A4A8651" w:rsidR="00570352" w:rsidRPr="00F56967" w:rsidRDefault="00570352" w:rsidP="00F56967">
      <w:pPr>
        <w:widowControl w:val="0"/>
        <w:spacing w:after="0" w:line="300" w:lineRule="exact"/>
        <w:ind w:left="2127" w:hanging="1134"/>
        <w:rPr>
          <w:rFonts w:ascii="Corbel" w:hAnsi="Corbel"/>
          <w:color w:val="575757"/>
        </w:rPr>
      </w:pPr>
      <w:r w:rsidRPr="00F56967">
        <w:rPr>
          <w:rFonts w:ascii="Corbel" w:hAnsi="Corbel"/>
          <w:color w:val="575757"/>
        </w:rPr>
        <w:t>Adresa:</w:t>
      </w:r>
      <w:r w:rsidRPr="00F56967">
        <w:rPr>
          <w:rFonts w:ascii="Corbel" w:hAnsi="Corbel"/>
          <w:color w:val="575757"/>
        </w:rPr>
        <w:tab/>
      </w:r>
      <w:r w:rsidR="000B29A7" w:rsidRPr="00CD1282">
        <w:rPr>
          <w:rFonts w:ascii="Corbel" w:hAnsi="Corbel"/>
          <w:color w:val="595959" w:themeColor="text1" w:themeTint="A6"/>
        </w:rPr>
        <w:t>Praha 9, Pod Šancemi 444/1</w:t>
      </w:r>
    </w:p>
    <w:p w14:paraId="782F0211" w14:textId="77777777" w:rsidR="000B29A7" w:rsidRPr="00F56967" w:rsidRDefault="000B29A7" w:rsidP="008D08CE">
      <w:pPr>
        <w:widowControl w:val="0"/>
        <w:spacing w:after="120" w:line="300" w:lineRule="exact"/>
        <w:ind w:left="2126" w:hanging="1134"/>
        <w:contextualSpacing/>
        <w:rPr>
          <w:rFonts w:ascii="Corbel" w:hAnsi="Corbel"/>
          <w:color w:val="575757"/>
        </w:rPr>
      </w:pPr>
      <w:r w:rsidRPr="00F56967">
        <w:rPr>
          <w:rFonts w:ascii="Corbel" w:hAnsi="Corbel"/>
          <w:color w:val="575757"/>
        </w:rPr>
        <w:t>K rukám:</w:t>
      </w:r>
      <w:r w:rsidRPr="00F56967">
        <w:rPr>
          <w:rFonts w:ascii="Corbel" w:hAnsi="Corbel"/>
          <w:color w:val="575757"/>
        </w:rPr>
        <w:tab/>
      </w:r>
      <w:r>
        <w:rPr>
          <w:rFonts w:ascii="Corbel" w:hAnsi="Corbel"/>
          <w:color w:val="575757"/>
        </w:rPr>
        <w:t xml:space="preserve">Michala </w:t>
      </w:r>
      <w:proofErr w:type="spellStart"/>
      <w:r>
        <w:rPr>
          <w:rFonts w:ascii="Corbel" w:hAnsi="Corbel"/>
          <w:color w:val="575757"/>
        </w:rPr>
        <w:t>Čoupka</w:t>
      </w:r>
      <w:proofErr w:type="spellEnd"/>
    </w:p>
    <w:p w14:paraId="16F04724" w14:textId="6E6A7EB3" w:rsidR="00570352" w:rsidRPr="00F56967" w:rsidRDefault="00570352" w:rsidP="008D08CE">
      <w:pPr>
        <w:widowControl w:val="0"/>
        <w:spacing w:after="0" w:line="300" w:lineRule="exact"/>
        <w:ind w:left="2126" w:hanging="1134"/>
        <w:contextualSpacing/>
        <w:rPr>
          <w:rFonts w:ascii="Corbel" w:hAnsi="Corbel"/>
          <w:color w:val="575757"/>
          <w:lang w:eastAsia="ja-JP"/>
        </w:rPr>
      </w:pPr>
      <w:r w:rsidRPr="00F56967">
        <w:rPr>
          <w:rFonts w:ascii="Corbel" w:hAnsi="Corbel"/>
          <w:color w:val="575757"/>
        </w:rPr>
        <w:t>E-mail:</w:t>
      </w:r>
      <w:r w:rsidRPr="00F56967">
        <w:rPr>
          <w:rFonts w:ascii="Corbel" w:hAnsi="Corbel"/>
          <w:color w:val="575757"/>
        </w:rPr>
        <w:tab/>
      </w:r>
      <w:hyperlink r:id="rId8" w:history="1">
        <w:r w:rsidR="000B29A7" w:rsidRPr="00243DA5">
          <w:rPr>
            <w:rStyle w:val="Hyperlink"/>
            <w:rFonts w:ascii="Corbel" w:hAnsi="Corbel"/>
            <w:lang w:eastAsia="ja-JP"/>
          </w:rPr>
          <w:t>michal.coupek@psas.cz</w:t>
        </w:r>
      </w:hyperlink>
      <w:r w:rsidR="000B29A7">
        <w:rPr>
          <w:rFonts w:ascii="Corbel" w:hAnsi="Corbel"/>
          <w:color w:val="575757"/>
          <w:lang w:eastAsia="ja-JP"/>
        </w:rPr>
        <w:t xml:space="preserve"> a </w:t>
      </w:r>
      <w:r w:rsidR="0002304C">
        <w:rPr>
          <w:rFonts w:ascii="Corbel" w:hAnsi="Corbel"/>
          <w:color w:val="575757"/>
          <w:lang w:eastAsia="ja-JP"/>
        </w:rPr>
        <w:t xml:space="preserve">v kopii </w:t>
      </w:r>
      <w:hyperlink r:id="rId9" w:history="1">
        <w:r w:rsidR="003D211A" w:rsidRPr="00262F7C">
          <w:rPr>
            <w:rStyle w:val="Hyperlink"/>
            <w:rFonts w:ascii="Corbel" w:hAnsi="Corbel"/>
            <w:lang w:eastAsia="ja-JP"/>
          </w:rPr>
          <w:t>michal.palinkas@actlegal-rhl.com</w:t>
        </w:r>
      </w:hyperlink>
      <w:r w:rsidR="003D211A">
        <w:rPr>
          <w:rFonts w:ascii="Corbel" w:hAnsi="Corbel"/>
          <w:color w:val="575757"/>
          <w:lang w:eastAsia="ja-JP"/>
        </w:rPr>
        <w:t xml:space="preserve"> </w:t>
      </w:r>
    </w:p>
    <w:p w14:paraId="0137C62D" w14:textId="77777777" w:rsidR="00796A49" w:rsidRPr="00F56967" w:rsidRDefault="003B0464" w:rsidP="00230CA2">
      <w:pPr>
        <w:pStyle w:val="Heading3"/>
        <w:widowControl w:val="0"/>
        <w:rPr>
          <w:rFonts w:ascii="Corbel" w:hAnsi="Corbel"/>
          <w:color w:val="575757"/>
          <w:sz w:val="22"/>
          <w:szCs w:val="22"/>
        </w:rPr>
      </w:pPr>
      <w:bookmarkStart w:id="415" w:name="_Ref417048087"/>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Smluvní straně budou považována za řádně učiněná, pokud budou doručena osobně, doporučenou poštou </w:t>
      </w:r>
      <w:r w:rsidR="00357B08" w:rsidRPr="00F56967">
        <w:rPr>
          <w:rFonts w:ascii="Corbel" w:hAnsi="Corbel"/>
          <w:color w:val="575757"/>
          <w:sz w:val="22"/>
          <w:szCs w:val="22"/>
        </w:rPr>
        <w:t>a/</w:t>
      </w:r>
      <w:r w:rsidRPr="00F56967">
        <w:rPr>
          <w:rFonts w:ascii="Corbel" w:hAnsi="Corbel"/>
          <w:color w:val="575757"/>
          <w:sz w:val="22"/>
          <w:szCs w:val="22"/>
        </w:rPr>
        <w:t xml:space="preserve">nebo e-mailem, a to na kontaktní údaje uvedené v této Smlouvě nebo na jinou adresu, kterou příslušná Smluvní strana písemně sdělí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oznámení o změně kontaktních údajů nabývá účinnosti 3</w:t>
      </w:r>
      <w:r w:rsidR="00C34AAB" w:rsidRPr="00F56967">
        <w:rPr>
          <w:rFonts w:ascii="Corbel" w:hAnsi="Corbel"/>
          <w:color w:val="575757"/>
          <w:sz w:val="22"/>
          <w:szCs w:val="22"/>
        </w:rPr>
        <w:t>. </w:t>
      </w:r>
      <w:r w:rsidRPr="00F56967">
        <w:rPr>
          <w:rFonts w:ascii="Corbel" w:hAnsi="Corbel"/>
          <w:color w:val="575757"/>
          <w:sz w:val="22"/>
          <w:szCs w:val="22"/>
        </w:rPr>
        <w:t xml:space="preserve">den po jeho doručení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xml:space="preserve"> nebo v pozdější den uvedený v takovém oznámení.</w:t>
      </w:r>
      <w:bookmarkEnd w:id="415"/>
    </w:p>
    <w:p w14:paraId="53BA50D6" w14:textId="38A93923" w:rsidR="00B227AB"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příslušné Smluvní straně budou považována za doručená 3.</w:t>
      </w:r>
      <w:r w:rsidR="002776A1" w:rsidRPr="00F56967">
        <w:rPr>
          <w:rFonts w:ascii="Corbel" w:hAnsi="Corbel"/>
          <w:color w:val="575757"/>
          <w:sz w:val="22"/>
          <w:szCs w:val="22"/>
        </w:rPr>
        <w:t> </w:t>
      </w:r>
      <w:r w:rsidR="00D56F98" w:rsidRPr="00F56967">
        <w:rPr>
          <w:rFonts w:ascii="Corbel" w:hAnsi="Corbel"/>
          <w:color w:val="575757"/>
          <w:sz w:val="22"/>
          <w:szCs w:val="22"/>
        </w:rPr>
        <w:t xml:space="preserve">pracovní </w:t>
      </w:r>
      <w:r w:rsidRPr="00F56967">
        <w:rPr>
          <w:rFonts w:ascii="Corbel" w:hAnsi="Corbel"/>
          <w:color w:val="575757"/>
          <w:sz w:val="22"/>
          <w:szCs w:val="22"/>
        </w:rPr>
        <w:t xml:space="preserve">den po jejich odeslání, byla-li odeslána některým ze způsobů uvedených v článku </w:t>
      </w:r>
      <w:r w:rsidR="00FF46E5" w:rsidRPr="00F56967">
        <w:rPr>
          <w:rFonts w:ascii="Corbel" w:hAnsi="Corbel"/>
          <w:color w:val="575757"/>
          <w:sz w:val="22"/>
          <w:szCs w:val="22"/>
        </w:rPr>
        <w:fldChar w:fldCharType="begin"/>
      </w:r>
      <w:r w:rsidR="0058619F" w:rsidRPr="00F56967">
        <w:rPr>
          <w:rFonts w:ascii="Corbel" w:hAnsi="Corbel"/>
          <w:color w:val="575757"/>
          <w:sz w:val="22"/>
          <w:szCs w:val="22"/>
        </w:rPr>
        <w:instrText xml:space="preserve"> REF _Ref417048087 \r \h  \* MERGEFORMAT </w:instrText>
      </w:r>
      <w:r w:rsidR="00FF46E5" w:rsidRPr="00F56967">
        <w:rPr>
          <w:rFonts w:ascii="Corbel" w:hAnsi="Corbel"/>
          <w:color w:val="575757"/>
          <w:sz w:val="22"/>
          <w:szCs w:val="22"/>
        </w:rPr>
      </w:r>
      <w:r w:rsidR="00FF46E5" w:rsidRPr="00F56967">
        <w:rPr>
          <w:rFonts w:ascii="Corbel" w:hAnsi="Corbel"/>
          <w:color w:val="575757"/>
          <w:sz w:val="22"/>
          <w:szCs w:val="22"/>
        </w:rPr>
        <w:fldChar w:fldCharType="separate"/>
      </w:r>
      <w:r w:rsidR="00633A59">
        <w:rPr>
          <w:rFonts w:ascii="Corbel" w:hAnsi="Corbel"/>
          <w:color w:val="575757"/>
          <w:sz w:val="22"/>
          <w:szCs w:val="22"/>
        </w:rPr>
        <w:t>10.8</w:t>
      </w:r>
      <w:r w:rsidR="00FF46E5" w:rsidRPr="00F56967">
        <w:rPr>
          <w:rFonts w:ascii="Corbel" w:hAnsi="Corbel"/>
          <w:color w:val="575757"/>
          <w:sz w:val="22"/>
          <w:szCs w:val="22"/>
        </w:rPr>
        <w:fldChar w:fldCharType="end"/>
      </w:r>
      <w:r w:rsidRPr="00F56967">
        <w:rPr>
          <w:rFonts w:ascii="Corbel" w:hAnsi="Corbel"/>
          <w:color w:val="575757"/>
          <w:sz w:val="22"/>
          <w:szCs w:val="22"/>
        </w:rPr>
        <w:t xml:space="preserve"> na adresu příslušné Smluvní strany uvedenou v článku </w:t>
      </w:r>
      <w:r w:rsidR="00B04C14" w:rsidRPr="00F56967">
        <w:rPr>
          <w:rFonts w:ascii="Corbel" w:hAnsi="Corbel"/>
          <w:color w:val="575757"/>
          <w:sz w:val="22"/>
          <w:szCs w:val="22"/>
        </w:rPr>
        <w:fldChar w:fldCharType="begin"/>
      </w:r>
      <w:r w:rsidR="00B04C14" w:rsidRPr="00F56967">
        <w:rPr>
          <w:rFonts w:ascii="Corbel" w:hAnsi="Corbel"/>
          <w:color w:val="575757"/>
          <w:sz w:val="22"/>
          <w:szCs w:val="22"/>
        </w:rPr>
        <w:instrText xml:space="preserve"> REF _Ref486342860 \r \h  \* MERGEFORMAT </w:instrText>
      </w:r>
      <w:r w:rsidR="00B04C14" w:rsidRPr="00F56967">
        <w:rPr>
          <w:rFonts w:ascii="Corbel" w:hAnsi="Corbel"/>
          <w:color w:val="575757"/>
          <w:sz w:val="22"/>
          <w:szCs w:val="22"/>
        </w:rPr>
      </w:r>
      <w:r w:rsidR="00B04C14" w:rsidRPr="00F56967">
        <w:rPr>
          <w:rFonts w:ascii="Corbel" w:hAnsi="Corbel"/>
          <w:color w:val="575757"/>
          <w:sz w:val="22"/>
          <w:szCs w:val="22"/>
        </w:rPr>
        <w:fldChar w:fldCharType="separate"/>
      </w:r>
      <w:r w:rsidR="00633A59">
        <w:rPr>
          <w:rFonts w:ascii="Corbel" w:hAnsi="Corbel"/>
          <w:color w:val="575757"/>
          <w:sz w:val="22"/>
          <w:szCs w:val="22"/>
        </w:rPr>
        <w:t>10.7</w:t>
      </w:r>
      <w:r w:rsidR="00B04C14" w:rsidRPr="00F56967">
        <w:rPr>
          <w:rFonts w:ascii="Corbel" w:hAnsi="Corbel"/>
          <w:color w:val="575757"/>
          <w:sz w:val="22"/>
          <w:szCs w:val="22"/>
        </w:rPr>
        <w:fldChar w:fldCharType="end"/>
      </w:r>
      <w:r w:rsidRPr="00F56967">
        <w:rPr>
          <w:rFonts w:ascii="Corbel" w:hAnsi="Corbel"/>
          <w:color w:val="575757"/>
          <w:sz w:val="22"/>
          <w:szCs w:val="22"/>
        </w:rPr>
        <w:t xml:space="preserve">, ledaže bylo </w:t>
      </w:r>
      <w:r w:rsidR="00C0037B" w:rsidRPr="00F56967">
        <w:rPr>
          <w:rFonts w:ascii="Corbel" w:hAnsi="Corbel"/>
          <w:color w:val="575757"/>
          <w:sz w:val="22"/>
          <w:szCs w:val="22"/>
        </w:rPr>
        <w:t>Sdělení</w:t>
      </w:r>
      <w:r w:rsidRPr="00F56967">
        <w:rPr>
          <w:rFonts w:ascii="Corbel" w:hAnsi="Corbel"/>
          <w:color w:val="575757"/>
          <w:sz w:val="22"/>
          <w:szCs w:val="22"/>
        </w:rPr>
        <w:t xml:space="preserve"> prokazatelně doručeno </w:t>
      </w:r>
      <w:r w:rsidR="00D56F98" w:rsidRPr="00F56967">
        <w:rPr>
          <w:rFonts w:ascii="Corbel" w:hAnsi="Corbel"/>
          <w:color w:val="575757"/>
          <w:sz w:val="22"/>
          <w:szCs w:val="22"/>
        </w:rPr>
        <w:t>dříve</w:t>
      </w:r>
      <w:r w:rsidRPr="00F56967">
        <w:rPr>
          <w:rFonts w:ascii="Corbel" w:hAnsi="Corbel"/>
          <w:color w:val="575757"/>
          <w:sz w:val="22"/>
          <w:szCs w:val="22"/>
        </w:rPr>
        <w:t>.</w:t>
      </w:r>
    </w:p>
    <w:p w14:paraId="2DBC0D31" w14:textId="77777777" w:rsidR="00FF6693" w:rsidRPr="00F56967" w:rsidRDefault="00473424" w:rsidP="00A7783A">
      <w:pPr>
        <w:pStyle w:val="Heading1"/>
        <w:ind w:left="567" w:hanging="567"/>
        <w:rPr>
          <w:rFonts w:ascii="Corbel" w:hAnsi="Corbel"/>
          <w:color w:val="575757"/>
          <w:szCs w:val="22"/>
        </w:rPr>
      </w:pPr>
      <w:r w:rsidRPr="00F56967">
        <w:rPr>
          <w:rFonts w:ascii="Corbel" w:hAnsi="Corbel"/>
          <w:color w:val="575757"/>
          <w:szCs w:val="22"/>
        </w:rPr>
        <w:t>Závěrečná ujednání</w:t>
      </w:r>
    </w:p>
    <w:p w14:paraId="742CB930" w14:textId="1C9B9800" w:rsidR="0082272F" w:rsidRPr="0082272F" w:rsidRDefault="0082272F" w:rsidP="00230CA2">
      <w:pPr>
        <w:pStyle w:val="Heading3"/>
        <w:widowControl w:val="0"/>
        <w:rPr>
          <w:rFonts w:ascii="Corbel" w:hAnsi="Corbel"/>
          <w:color w:val="575757"/>
          <w:sz w:val="22"/>
          <w:szCs w:val="22"/>
        </w:rPr>
      </w:pPr>
      <w:r w:rsidRPr="0082272F">
        <w:rPr>
          <w:rFonts w:ascii="Corbel" w:hAnsi="Corbel"/>
          <w:color w:val="575757"/>
          <w:sz w:val="22"/>
          <w:szCs w:val="22"/>
        </w:rPr>
        <w:t xml:space="preserve">Pro případ, že je tato </w:t>
      </w:r>
      <w:r>
        <w:rPr>
          <w:rFonts w:ascii="Corbel" w:hAnsi="Corbel"/>
          <w:color w:val="575757"/>
          <w:sz w:val="22"/>
          <w:szCs w:val="22"/>
        </w:rPr>
        <w:t>S</w:t>
      </w:r>
      <w:r w:rsidRPr="0082272F">
        <w:rPr>
          <w:rFonts w:ascii="Corbel" w:hAnsi="Corbel"/>
          <w:color w:val="575757"/>
          <w:sz w:val="22"/>
          <w:szCs w:val="22"/>
        </w:rPr>
        <w:t xml:space="preserve">mlouva uzavírána bez současné přítomnosti </w:t>
      </w:r>
      <w:r>
        <w:rPr>
          <w:rFonts w:ascii="Corbel" w:hAnsi="Corbel"/>
          <w:color w:val="575757"/>
          <w:sz w:val="22"/>
          <w:szCs w:val="22"/>
        </w:rPr>
        <w:t>všech</w:t>
      </w:r>
      <w:r w:rsidRPr="0082272F">
        <w:rPr>
          <w:rFonts w:ascii="Corbel" w:hAnsi="Corbel"/>
          <w:color w:val="575757"/>
          <w:sz w:val="22"/>
          <w:szCs w:val="22"/>
        </w:rPr>
        <w:t xml:space="preserve"> </w:t>
      </w:r>
      <w:r>
        <w:rPr>
          <w:rFonts w:ascii="Corbel" w:hAnsi="Corbel"/>
          <w:color w:val="575757"/>
          <w:sz w:val="22"/>
          <w:szCs w:val="22"/>
        </w:rPr>
        <w:t>Sm</w:t>
      </w:r>
      <w:r w:rsidRPr="0082272F">
        <w:rPr>
          <w:rFonts w:ascii="Corbel" w:hAnsi="Corbel"/>
          <w:color w:val="575757"/>
          <w:sz w:val="22"/>
          <w:szCs w:val="22"/>
        </w:rPr>
        <w:t xml:space="preserve">luvních stran, </w:t>
      </w:r>
      <w:r>
        <w:rPr>
          <w:rFonts w:ascii="Corbel" w:hAnsi="Corbel"/>
          <w:color w:val="575757"/>
          <w:sz w:val="22"/>
          <w:szCs w:val="22"/>
        </w:rPr>
        <w:t>S</w:t>
      </w:r>
      <w:r w:rsidRPr="0082272F">
        <w:rPr>
          <w:rFonts w:ascii="Corbel" w:hAnsi="Corbel"/>
          <w:color w:val="575757"/>
          <w:sz w:val="22"/>
          <w:szCs w:val="22"/>
        </w:rPr>
        <w:t xml:space="preserve">mluvní strany se ve smyslu § 1740 odst. 3 </w:t>
      </w:r>
      <w:r>
        <w:rPr>
          <w:rFonts w:ascii="Corbel" w:hAnsi="Corbel"/>
          <w:color w:val="575757"/>
          <w:sz w:val="22"/>
          <w:szCs w:val="22"/>
        </w:rPr>
        <w:t>O</w:t>
      </w:r>
      <w:r w:rsidRPr="0082272F">
        <w:rPr>
          <w:rFonts w:ascii="Corbel" w:hAnsi="Corbel"/>
          <w:color w:val="575757"/>
          <w:sz w:val="22"/>
          <w:szCs w:val="22"/>
        </w:rPr>
        <w:t xml:space="preserve">bčanského zákoníku dohodly, že </w:t>
      </w:r>
      <w:r>
        <w:rPr>
          <w:rFonts w:ascii="Corbel" w:hAnsi="Corbel"/>
          <w:color w:val="575757"/>
          <w:sz w:val="22"/>
          <w:szCs w:val="22"/>
        </w:rPr>
        <w:t>tato S</w:t>
      </w:r>
      <w:r w:rsidRPr="0082272F">
        <w:rPr>
          <w:rFonts w:ascii="Corbel" w:hAnsi="Corbel"/>
          <w:color w:val="575757"/>
          <w:sz w:val="22"/>
          <w:szCs w:val="22"/>
        </w:rPr>
        <w:t xml:space="preserve">mlouva není uzavřena, pokud některá ze </w:t>
      </w:r>
      <w:r>
        <w:rPr>
          <w:rFonts w:ascii="Corbel" w:hAnsi="Corbel"/>
          <w:color w:val="575757"/>
          <w:sz w:val="22"/>
          <w:szCs w:val="22"/>
        </w:rPr>
        <w:t>S</w:t>
      </w:r>
      <w:r w:rsidRPr="0082272F">
        <w:rPr>
          <w:rFonts w:ascii="Corbel" w:hAnsi="Corbel"/>
          <w:color w:val="575757"/>
          <w:sz w:val="22"/>
          <w:szCs w:val="22"/>
        </w:rPr>
        <w:t xml:space="preserve">mluvních stran podepíše </w:t>
      </w:r>
      <w:r>
        <w:rPr>
          <w:rFonts w:ascii="Corbel" w:hAnsi="Corbel"/>
          <w:color w:val="575757"/>
          <w:sz w:val="22"/>
          <w:szCs w:val="22"/>
        </w:rPr>
        <w:t>tuto S</w:t>
      </w:r>
      <w:r w:rsidRPr="0082272F">
        <w:rPr>
          <w:rFonts w:ascii="Corbel" w:hAnsi="Corbel"/>
          <w:color w:val="575757"/>
          <w:sz w:val="22"/>
          <w:szCs w:val="22"/>
        </w:rPr>
        <w:t>mlouvu s</w:t>
      </w:r>
      <w:r>
        <w:rPr>
          <w:rFonts w:ascii="Corbel" w:hAnsi="Corbel"/>
          <w:color w:val="575757"/>
          <w:sz w:val="22"/>
          <w:szCs w:val="22"/>
        </w:rPr>
        <w:t> </w:t>
      </w:r>
      <w:r w:rsidRPr="0082272F">
        <w:rPr>
          <w:rFonts w:ascii="Corbel" w:hAnsi="Corbel"/>
          <w:color w:val="575757"/>
          <w:sz w:val="22"/>
          <w:szCs w:val="22"/>
        </w:rPr>
        <w:t xml:space="preserve">jakoukoliv změnou, odchylkou nebo dodatkem, byť nepodstatného obsahu, ledaže </w:t>
      </w:r>
      <w:r>
        <w:rPr>
          <w:rFonts w:ascii="Corbel" w:hAnsi="Corbel"/>
          <w:color w:val="575757"/>
          <w:sz w:val="22"/>
          <w:szCs w:val="22"/>
        </w:rPr>
        <w:t>ostatní</w:t>
      </w:r>
      <w:r w:rsidRPr="0082272F">
        <w:rPr>
          <w:rFonts w:ascii="Corbel" w:hAnsi="Corbel"/>
          <w:color w:val="575757"/>
          <w:sz w:val="22"/>
          <w:szCs w:val="22"/>
        </w:rPr>
        <w:t xml:space="preserve"> </w:t>
      </w:r>
      <w:r>
        <w:rPr>
          <w:rFonts w:ascii="Corbel" w:hAnsi="Corbel"/>
          <w:color w:val="575757"/>
          <w:sz w:val="22"/>
          <w:szCs w:val="22"/>
        </w:rPr>
        <w:t>S</w:t>
      </w:r>
      <w:r w:rsidRPr="0082272F">
        <w:rPr>
          <w:rFonts w:ascii="Corbel" w:hAnsi="Corbel"/>
          <w:color w:val="575757"/>
          <w:sz w:val="22"/>
          <w:szCs w:val="22"/>
        </w:rPr>
        <w:t>mluvní stran</w:t>
      </w:r>
      <w:r>
        <w:rPr>
          <w:rFonts w:ascii="Corbel" w:hAnsi="Corbel"/>
          <w:color w:val="575757"/>
          <w:sz w:val="22"/>
          <w:szCs w:val="22"/>
        </w:rPr>
        <w:t>y</w:t>
      </w:r>
      <w:r w:rsidRPr="0082272F">
        <w:rPr>
          <w:rFonts w:ascii="Corbel" w:hAnsi="Corbel"/>
          <w:color w:val="575757"/>
          <w:sz w:val="22"/>
          <w:szCs w:val="22"/>
        </w:rPr>
        <w:t xml:space="preserve"> takovou změnu, odchylku nebo dodatek následně písemně výslovně schválí.</w:t>
      </w:r>
    </w:p>
    <w:p w14:paraId="2252E1E0" w14:textId="0D684506"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Tato Smlouva a veškeré dodatky k ní se řídí právními předpisy České republiky a budou vykládány v souladu s nimi.</w:t>
      </w:r>
    </w:p>
    <w:p w14:paraId="60B01661" w14:textId="45BFFA97" w:rsidR="00570352" w:rsidRPr="00F56967" w:rsidDel="00080DEB" w:rsidRDefault="00570352" w:rsidP="00230CA2">
      <w:pPr>
        <w:pStyle w:val="Heading3"/>
        <w:widowControl w:val="0"/>
        <w:rPr>
          <w:del w:id="416" w:author="Damian Struk" w:date="2024-11-09T13:09:00Z" w16du:dateUtc="2024-11-09T12:09:00Z"/>
          <w:rFonts w:ascii="Corbel" w:hAnsi="Corbel"/>
          <w:color w:val="575757"/>
          <w:sz w:val="22"/>
          <w:szCs w:val="22"/>
        </w:rPr>
      </w:pPr>
      <w:del w:id="417" w:author="Damian Struk" w:date="2024-11-09T13:09:00Z" w16du:dateUtc="2024-11-09T12:09:00Z">
        <w:r w:rsidRPr="00F56967" w:rsidDel="00080DEB">
          <w:rPr>
            <w:rFonts w:ascii="Corbel" w:hAnsi="Corbel"/>
            <w:color w:val="575757"/>
            <w:sz w:val="22"/>
            <w:szCs w:val="22"/>
          </w:rPr>
          <w:delText xml:space="preserve">V případě, že jakékoli ujednání této Smlouvy je či se v budoucnu stane </w:delText>
        </w:r>
        <w:r w:rsidR="00357B08" w:rsidRPr="00F56967" w:rsidDel="00080DEB">
          <w:rPr>
            <w:rFonts w:ascii="Corbel" w:hAnsi="Corbel"/>
            <w:color w:val="575757"/>
            <w:sz w:val="22"/>
            <w:szCs w:val="22"/>
          </w:rPr>
          <w:delText xml:space="preserve">nicotným, </w:delText>
        </w:r>
        <w:r w:rsidRPr="00F56967" w:rsidDel="00080DEB">
          <w:rPr>
            <w:rFonts w:ascii="Corbel" w:hAnsi="Corbel"/>
            <w:color w:val="575757"/>
            <w:sz w:val="22"/>
            <w:szCs w:val="22"/>
          </w:rPr>
          <w:delText xml:space="preserve">neplatným, neúčinným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nevymahatelným, zůstávají ostatní ujednání této Smlouvy v platnosti a účinnosti, pokud z povahy takového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nebo z jeho obsahu anebo z okolností, za nichž bylo uzavřeno, nevyplývá, že je nelze oddělit od ostatního obsahu této Smlouvy.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se pro takový případ zavazují nahradit </w:delText>
        </w:r>
        <w:r w:rsidR="00357B08" w:rsidRPr="00F56967" w:rsidDel="00080DEB">
          <w:rPr>
            <w:rFonts w:ascii="Corbel" w:hAnsi="Corbel"/>
            <w:color w:val="575757"/>
            <w:sz w:val="22"/>
            <w:szCs w:val="22"/>
          </w:rPr>
          <w:delText xml:space="preserve">nicotné, </w:delText>
        </w:r>
        <w:r w:rsidRPr="00F56967" w:rsidDel="00080DEB">
          <w:rPr>
            <w:rFonts w:ascii="Corbel" w:hAnsi="Corbel"/>
            <w:color w:val="575757"/>
            <w:sz w:val="22"/>
            <w:szCs w:val="22"/>
          </w:rPr>
          <w:delText xml:space="preserve">neplatné, neúčinné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nevymahatelné ujednání této Smlouvy jiným ujednáním, které svým obsahem, účelem a smyslem odpovídá nejlépe původnímu ujednání a této Smlouvě jako celku. V této souvislosti se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zavazují v dobré víře a účinně jednat za účelem dosažení dohody o takovém nahrazení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a uzavřít k tomu potřebný dodatek k této Smlouvě.</w:delText>
        </w:r>
      </w:del>
    </w:p>
    <w:p w14:paraId="5E57766E" w14:textId="77777777" w:rsidR="004F5D0B" w:rsidRPr="00F56967" w:rsidRDefault="009702BC" w:rsidP="00230CA2">
      <w:pPr>
        <w:pStyle w:val="Heading3"/>
        <w:widowControl w:val="0"/>
        <w:rPr>
          <w:rFonts w:ascii="Corbel" w:hAnsi="Corbel"/>
          <w:color w:val="575757"/>
          <w:sz w:val="22"/>
          <w:szCs w:val="22"/>
        </w:rPr>
      </w:pPr>
      <w:r>
        <w:rPr>
          <w:rFonts w:ascii="Corbel" w:hAnsi="Corbel"/>
          <w:color w:val="575757"/>
          <w:sz w:val="22"/>
          <w:szCs w:val="22"/>
        </w:rPr>
        <w:t>Smluvní strany</w:t>
      </w:r>
      <w:r w:rsidR="004F5D0B" w:rsidRPr="00F56967">
        <w:rPr>
          <w:rFonts w:ascii="Corbel" w:hAnsi="Corbel"/>
          <w:color w:val="575757"/>
          <w:sz w:val="22"/>
          <w:szCs w:val="22"/>
        </w:rPr>
        <w:t xml:space="preserve"> se zavazují případné spory z této Smlouvy řešit níže uvedeným způsobem:</w:t>
      </w:r>
    </w:p>
    <w:p w14:paraId="5C674914" w14:textId="77777777" w:rsidR="004F5D0B" w:rsidRPr="00F56967" w:rsidRDefault="009702BC" w:rsidP="00230CA2">
      <w:pPr>
        <w:pStyle w:val="NoSpacing"/>
        <w:widowControl w:val="0"/>
        <w:rPr>
          <w:color w:val="575757"/>
          <w:szCs w:val="22"/>
        </w:rPr>
      </w:pPr>
      <w:r>
        <w:rPr>
          <w:color w:val="575757"/>
          <w:szCs w:val="22"/>
        </w:rPr>
        <w:t>Smluvní strany</w:t>
      </w:r>
      <w:r w:rsidR="00A7783A" w:rsidRPr="00F56967">
        <w:rPr>
          <w:color w:val="575757"/>
          <w:szCs w:val="22"/>
        </w:rPr>
        <w:t xml:space="preserve"> </w:t>
      </w:r>
      <w:r w:rsidR="004F5D0B" w:rsidRPr="00F56967">
        <w:rPr>
          <w:color w:val="575757"/>
          <w:szCs w:val="22"/>
        </w:rPr>
        <w:t xml:space="preserve">se zavazují vynaložit </w:t>
      </w:r>
      <w:r w:rsidR="00C34AAB" w:rsidRPr="00F56967">
        <w:rPr>
          <w:color w:val="575757"/>
          <w:szCs w:val="22"/>
        </w:rPr>
        <w:t xml:space="preserve">maximální </w:t>
      </w:r>
      <w:r w:rsidR="004F5D0B" w:rsidRPr="00F56967">
        <w:rPr>
          <w:color w:val="575757"/>
          <w:szCs w:val="22"/>
        </w:rPr>
        <w:t>úsilí</w:t>
      </w:r>
      <w:r w:rsidR="00C34AAB" w:rsidRPr="00F56967">
        <w:rPr>
          <w:color w:val="575757"/>
          <w:szCs w:val="22"/>
        </w:rPr>
        <w:t xml:space="preserve">, které na nich lze spravedlivě požadovat, k tomu, aby byly </w:t>
      </w:r>
      <w:r w:rsidR="004F5D0B" w:rsidRPr="00F56967">
        <w:rPr>
          <w:color w:val="575757"/>
          <w:szCs w:val="22"/>
        </w:rPr>
        <w:t>jak</w:t>
      </w:r>
      <w:r w:rsidR="00C34AAB" w:rsidRPr="00F56967">
        <w:rPr>
          <w:color w:val="575757"/>
          <w:szCs w:val="22"/>
        </w:rPr>
        <w:t>é</w:t>
      </w:r>
      <w:r w:rsidR="004F5D0B" w:rsidRPr="00F56967">
        <w:rPr>
          <w:color w:val="575757"/>
          <w:szCs w:val="22"/>
        </w:rPr>
        <w:t>koli spor</w:t>
      </w:r>
      <w:r w:rsidR="00C34AAB" w:rsidRPr="00F56967">
        <w:rPr>
          <w:color w:val="575757"/>
          <w:szCs w:val="22"/>
        </w:rPr>
        <w:t>y</w:t>
      </w:r>
      <w:r w:rsidR="004F5D0B" w:rsidRPr="00F56967">
        <w:rPr>
          <w:color w:val="575757"/>
          <w:szCs w:val="22"/>
        </w:rPr>
        <w:t>, neshod</w:t>
      </w:r>
      <w:r w:rsidR="00C34AAB" w:rsidRPr="00F56967">
        <w:rPr>
          <w:color w:val="575757"/>
          <w:szCs w:val="22"/>
        </w:rPr>
        <w:t>y</w:t>
      </w:r>
      <w:r w:rsidR="004F5D0B" w:rsidRPr="00F56967">
        <w:rPr>
          <w:color w:val="575757"/>
          <w:szCs w:val="22"/>
        </w:rPr>
        <w:t xml:space="preserve"> nebo nesrovnalost</w:t>
      </w:r>
      <w:r w:rsidR="00C34AAB" w:rsidRPr="00F56967">
        <w:rPr>
          <w:color w:val="575757"/>
          <w:szCs w:val="22"/>
        </w:rPr>
        <w:t>i</w:t>
      </w:r>
      <w:r w:rsidR="004F5D0B" w:rsidRPr="00F56967">
        <w:rPr>
          <w:color w:val="575757"/>
          <w:szCs w:val="22"/>
        </w:rPr>
        <w:t xml:space="preserve"> </w:t>
      </w:r>
      <w:r w:rsidR="00C34AAB" w:rsidRPr="00F56967">
        <w:rPr>
          <w:color w:val="575757"/>
          <w:szCs w:val="22"/>
        </w:rPr>
        <w:t xml:space="preserve">vzniklé z této Smlouvy nebo </w:t>
      </w:r>
      <w:r w:rsidR="004F5D0B" w:rsidRPr="00F56967">
        <w:rPr>
          <w:color w:val="575757"/>
          <w:szCs w:val="22"/>
        </w:rPr>
        <w:t>v souvislosti s touto Smlouvou, včetně jejího domnělého porušení, ukončení nebo neplatnosti</w:t>
      </w:r>
      <w:r w:rsidR="00C34AAB" w:rsidRPr="00F56967">
        <w:rPr>
          <w:color w:val="575757"/>
          <w:szCs w:val="22"/>
        </w:rPr>
        <w:t xml:space="preserve">, vyřešeny smírem přijatelným pro </w:t>
      </w:r>
      <w:r>
        <w:rPr>
          <w:color w:val="575757"/>
          <w:szCs w:val="22"/>
        </w:rPr>
        <w:t>Smluvní strany</w:t>
      </w:r>
      <w:r w:rsidR="004F5D0B" w:rsidRPr="00F56967">
        <w:rPr>
          <w:color w:val="575757"/>
          <w:szCs w:val="22"/>
        </w:rPr>
        <w:t>;</w:t>
      </w:r>
    </w:p>
    <w:p w14:paraId="016B6C6C" w14:textId="5A264EC5" w:rsidR="00414544" w:rsidRPr="00F56967" w:rsidRDefault="004F5D0B" w:rsidP="00230CA2">
      <w:pPr>
        <w:pStyle w:val="NoSpacing"/>
        <w:widowControl w:val="0"/>
        <w:rPr>
          <w:color w:val="575757"/>
          <w:szCs w:val="22"/>
        </w:rPr>
      </w:pPr>
      <w:r w:rsidRPr="00F56967">
        <w:rPr>
          <w:color w:val="575757"/>
          <w:szCs w:val="22"/>
        </w:rPr>
        <w:t xml:space="preserve">pokud se </w:t>
      </w:r>
      <w:r w:rsidR="009702BC">
        <w:rPr>
          <w:color w:val="575757"/>
          <w:szCs w:val="22"/>
        </w:rPr>
        <w:t>Smluvním stranám</w:t>
      </w:r>
      <w:r w:rsidRPr="00F56967">
        <w:rPr>
          <w:color w:val="575757"/>
          <w:szCs w:val="22"/>
        </w:rPr>
        <w:t xml:space="preserve"> nepodaří dosáhnout dohody nebo pokud někter</w:t>
      </w:r>
      <w:r w:rsidR="009702BC">
        <w:rPr>
          <w:color w:val="575757"/>
          <w:szCs w:val="22"/>
        </w:rPr>
        <w:t>á</w:t>
      </w:r>
      <w:r w:rsidRPr="00F56967">
        <w:rPr>
          <w:color w:val="575757"/>
          <w:szCs w:val="22"/>
        </w:rPr>
        <w:t xml:space="preserve"> z nich odmítne </w:t>
      </w:r>
      <w:r w:rsidR="00C34AAB" w:rsidRPr="00F56967">
        <w:rPr>
          <w:color w:val="575757"/>
          <w:szCs w:val="22"/>
        </w:rPr>
        <w:t xml:space="preserve">takovou dohodu uzavřít </w:t>
      </w:r>
      <w:r w:rsidR="008C0CA9" w:rsidRPr="00F56967">
        <w:rPr>
          <w:color w:val="575757"/>
          <w:szCs w:val="22"/>
        </w:rPr>
        <w:t>či se</w:t>
      </w:r>
      <w:r w:rsidRPr="00F56967">
        <w:rPr>
          <w:color w:val="575757"/>
          <w:szCs w:val="22"/>
        </w:rPr>
        <w:t xml:space="preserve"> </w:t>
      </w:r>
      <w:r w:rsidR="008C0CA9" w:rsidRPr="00F56967">
        <w:rPr>
          <w:color w:val="575757"/>
          <w:szCs w:val="22"/>
        </w:rPr>
        <w:t xml:space="preserve">účastnit </w:t>
      </w:r>
      <w:r w:rsidRPr="00F56967">
        <w:rPr>
          <w:color w:val="575757"/>
          <w:szCs w:val="22"/>
        </w:rPr>
        <w:t xml:space="preserve">příslušných </w:t>
      </w:r>
      <w:r w:rsidR="008C0CA9" w:rsidRPr="00F56967">
        <w:rPr>
          <w:color w:val="575757"/>
          <w:szCs w:val="22"/>
        </w:rPr>
        <w:t>jednání</w:t>
      </w:r>
      <w:r w:rsidRPr="00F56967">
        <w:rPr>
          <w:color w:val="575757"/>
          <w:szCs w:val="22"/>
        </w:rPr>
        <w:t xml:space="preserve"> </w:t>
      </w:r>
      <w:r w:rsidR="008C0CA9" w:rsidRPr="00F56967">
        <w:rPr>
          <w:color w:val="575757"/>
          <w:szCs w:val="22"/>
        </w:rPr>
        <w:t>a</w:t>
      </w:r>
      <w:r w:rsidRPr="00F56967">
        <w:rPr>
          <w:color w:val="575757"/>
          <w:szCs w:val="22"/>
        </w:rPr>
        <w:t xml:space="preserve">nebo v případě, že jakýkoli spor, neshoda či nesrovnalost nebudou vyřešeny do </w:t>
      </w:r>
      <w:r w:rsidRPr="00FE5856">
        <w:rPr>
          <w:color w:val="575757"/>
          <w:szCs w:val="22"/>
        </w:rPr>
        <w:t>30</w:t>
      </w:r>
      <w:r w:rsidRPr="00F56967">
        <w:rPr>
          <w:color w:val="575757"/>
          <w:szCs w:val="22"/>
        </w:rPr>
        <w:t xml:space="preserve"> dnů od je</w:t>
      </w:r>
      <w:r w:rsidR="000A7C8C" w:rsidRPr="00F56967">
        <w:rPr>
          <w:color w:val="575757"/>
          <w:szCs w:val="22"/>
        </w:rPr>
        <w:t>jich</w:t>
      </w:r>
      <w:r w:rsidRPr="00F56967">
        <w:rPr>
          <w:color w:val="575757"/>
          <w:szCs w:val="22"/>
        </w:rPr>
        <w:t xml:space="preserve"> vzniku ke spokojenosti </w:t>
      </w:r>
      <w:r w:rsidR="009702BC">
        <w:rPr>
          <w:color w:val="575757"/>
          <w:szCs w:val="22"/>
        </w:rPr>
        <w:t>Smluvních stran</w:t>
      </w:r>
      <w:r w:rsidRPr="00F56967">
        <w:rPr>
          <w:color w:val="575757"/>
          <w:szCs w:val="22"/>
        </w:rPr>
        <w:t xml:space="preserve">, budou takové spory, neshody či nesrovnalosti </w:t>
      </w:r>
      <w:r w:rsidRPr="00F56967">
        <w:rPr>
          <w:bCs/>
          <w:color w:val="575757"/>
          <w:szCs w:val="22"/>
        </w:rPr>
        <w:t>rozhodovány</w:t>
      </w:r>
      <w:r w:rsidR="0011626D" w:rsidRPr="00F56967">
        <w:rPr>
          <w:bCs/>
          <w:color w:val="575757"/>
          <w:szCs w:val="22"/>
        </w:rPr>
        <w:t xml:space="preserve"> s konečnou </w:t>
      </w:r>
      <w:r w:rsidR="0011626D" w:rsidRPr="00F56967">
        <w:rPr>
          <w:bCs/>
          <w:color w:val="575757"/>
          <w:szCs w:val="22"/>
        </w:rPr>
        <w:lastRenderedPageBreak/>
        <w:t xml:space="preserve">platností </w:t>
      </w:r>
      <w:r w:rsidR="001E282A" w:rsidRPr="00F56967">
        <w:rPr>
          <w:bCs/>
          <w:color w:val="575757"/>
          <w:szCs w:val="22"/>
        </w:rPr>
        <w:t>obecnými soudy České republiky.</w:t>
      </w:r>
    </w:p>
    <w:p w14:paraId="1EBC3D53" w14:textId="10D8602A" w:rsidR="00A03B12" w:rsidRDefault="00A03B12" w:rsidP="00230CA2">
      <w:pPr>
        <w:pStyle w:val="Heading3"/>
        <w:widowControl w:val="0"/>
        <w:rPr>
          <w:rFonts w:ascii="Corbel" w:hAnsi="Corbel"/>
          <w:color w:val="575757"/>
          <w:sz w:val="22"/>
          <w:szCs w:val="22"/>
        </w:rPr>
      </w:pPr>
      <w:r>
        <w:rPr>
          <w:rFonts w:ascii="Corbel" w:hAnsi="Corbel"/>
          <w:color w:val="575757"/>
          <w:sz w:val="22"/>
          <w:szCs w:val="22"/>
        </w:rPr>
        <w:t xml:space="preserve">Prodávající berou na vědomí, že tato </w:t>
      </w:r>
      <w:r w:rsidR="00B55F1A">
        <w:rPr>
          <w:rFonts w:ascii="Corbel" w:hAnsi="Corbel"/>
          <w:color w:val="575757"/>
          <w:sz w:val="22"/>
          <w:szCs w:val="22"/>
        </w:rPr>
        <w:t>S</w:t>
      </w:r>
      <w:r>
        <w:rPr>
          <w:rFonts w:ascii="Corbel" w:hAnsi="Corbel"/>
          <w:color w:val="575757"/>
          <w:sz w:val="22"/>
          <w:szCs w:val="22"/>
        </w:rPr>
        <w:t>mlouva bude uveřejněna v </w:t>
      </w:r>
      <w:r w:rsidR="00A54F84">
        <w:rPr>
          <w:rFonts w:ascii="Corbel" w:hAnsi="Corbel"/>
          <w:color w:val="575757"/>
          <w:sz w:val="22"/>
          <w:szCs w:val="22"/>
        </w:rPr>
        <w:t>R</w:t>
      </w:r>
      <w:r>
        <w:rPr>
          <w:rFonts w:ascii="Corbel" w:hAnsi="Corbel"/>
          <w:color w:val="575757"/>
          <w:sz w:val="22"/>
          <w:szCs w:val="22"/>
        </w:rPr>
        <w:t>egistru smluv.</w:t>
      </w:r>
    </w:p>
    <w:p w14:paraId="197B9FF2" w14:textId="6D8F4543" w:rsidR="00B03999" w:rsidRDefault="00B03999" w:rsidP="00230CA2">
      <w:pPr>
        <w:pStyle w:val="Heading3"/>
        <w:widowControl w:val="0"/>
        <w:rPr>
          <w:rFonts w:ascii="Corbel" w:hAnsi="Corbel"/>
          <w:color w:val="575757"/>
          <w:sz w:val="22"/>
          <w:szCs w:val="22"/>
        </w:rPr>
      </w:pPr>
      <w:r w:rsidRPr="00B03999">
        <w:rPr>
          <w:rFonts w:ascii="Corbel" w:hAnsi="Corbel"/>
          <w:color w:val="575757"/>
          <w:sz w:val="22"/>
          <w:szCs w:val="22"/>
        </w:rPr>
        <w:t>S</w:t>
      </w:r>
      <w:r>
        <w:rPr>
          <w:rFonts w:ascii="Corbel" w:hAnsi="Corbel"/>
          <w:color w:val="575757"/>
          <w:sz w:val="22"/>
          <w:szCs w:val="22"/>
        </w:rPr>
        <w:t>mluvní s</w:t>
      </w:r>
      <w:r w:rsidRPr="00B03999">
        <w:rPr>
          <w:rFonts w:ascii="Corbel" w:hAnsi="Corbel"/>
          <w:color w:val="575757"/>
          <w:sz w:val="22"/>
          <w:szCs w:val="22"/>
        </w:rPr>
        <w:t>trany na sebe pro účely této Smlouvy přebírají nebezpečí změny okolností. Ustanovení § 1765 až § 1767 a § 1788 odst. 2 Občanského zákoníku se nepoužije</w:t>
      </w:r>
      <w:r>
        <w:rPr>
          <w:rFonts w:ascii="Corbel" w:hAnsi="Corbel"/>
          <w:color w:val="575757"/>
          <w:sz w:val="22"/>
          <w:szCs w:val="22"/>
        </w:rPr>
        <w:t>.</w:t>
      </w:r>
    </w:p>
    <w:p w14:paraId="105EEFDD" w14:textId="2D9C090F" w:rsidR="00DD36A0" w:rsidRDefault="00DD36A0" w:rsidP="00230CA2">
      <w:pPr>
        <w:pStyle w:val="Heading3"/>
        <w:widowControl w:val="0"/>
        <w:rPr>
          <w:rFonts w:ascii="Corbel" w:hAnsi="Corbel"/>
          <w:color w:val="575757"/>
          <w:sz w:val="22"/>
          <w:szCs w:val="22"/>
        </w:rPr>
      </w:pPr>
      <w:r w:rsidRPr="00762979">
        <w:rPr>
          <w:rFonts w:ascii="Corbel" w:hAnsi="Corbel"/>
          <w:color w:val="575757"/>
          <w:sz w:val="22"/>
          <w:szCs w:val="22"/>
        </w:rPr>
        <w:t>Smluvní strany se dohodly, že pro účely této Smlouvy vylučují použití ustanovení § 557, § 558 odst. 2 věta druhá, § 1740 odst. 3 věta první, § 1792 a § 1793 Občanského zákoníku na poměry založené touto Smlouvou.</w:t>
      </w:r>
    </w:p>
    <w:p w14:paraId="607DE913" w14:textId="7DEFA8C4" w:rsidR="00DD36A0" w:rsidRPr="00762979" w:rsidRDefault="00162E52" w:rsidP="00DD36A0">
      <w:pPr>
        <w:pStyle w:val="Heading3"/>
        <w:widowControl w:val="0"/>
        <w:rPr>
          <w:rFonts w:ascii="Corbel" w:hAnsi="Corbel"/>
          <w:color w:val="575757"/>
          <w:sz w:val="22"/>
          <w:szCs w:val="22"/>
        </w:rPr>
      </w:pPr>
      <w:r>
        <w:rPr>
          <w:rFonts w:ascii="Corbel" w:hAnsi="Corbel"/>
          <w:color w:val="575757"/>
          <w:sz w:val="22"/>
          <w:szCs w:val="22"/>
        </w:rPr>
        <w:t xml:space="preserve">Žádný z </w:t>
      </w:r>
      <w:r w:rsidR="00DD36A0" w:rsidRPr="00762979">
        <w:rPr>
          <w:rFonts w:ascii="Corbel" w:hAnsi="Corbel"/>
          <w:color w:val="575757"/>
          <w:sz w:val="22"/>
          <w:szCs w:val="22"/>
        </w:rPr>
        <w:t>Prodávající</w:t>
      </w:r>
      <w:r>
        <w:rPr>
          <w:rFonts w:ascii="Corbel" w:hAnsi="Corbel"/>
          <w:color w:val="575757"/>
          <w:sz w:val="22"/>
          <w:szCs w:val="22"/>
        </w:rPr>
        <w:t>ch</w:t>
      </w:r>
      <w:r w:rsidR="00DD36A0" w:rsidRPr="00762979">
        <w:rPr>
          <w:rFonts w:ascii="Corbel" w:hAnsi="Corbel"/>
          <w:color w:val="575757"/>
          <w:sz w:val="22"/>
          <w:szCs w:val="22"/>
        </w:rPr>
        <w:t xml:space="preserve"> není oprávněn postoupit své pohledávky za Kupujícím vzniklé z této Smlouvy na</w:t>
      </w:r>
      <w:r>
        <w:rPr>
          <w:rFonts w:ascii="Corbel" w:hAnsi="Corbel"/>
          <w:color w:val="575757"/>
          <w:sz w:val="22"/>
          <w:szCs w:val="22"/>
        </w:rPr>
        <w:t> </w:t>
      </w:r>
      <w:r w:rsidR="00DD36A0" w:rsidRPr="00762979">
        <w:rPr>
          <w:rFonts w:ascii="Corbel" w:hAnsi="Corbel"/>
          <w:color w:val="575757"/>
          <w:sz w:val="22"/>
          <w:szCs w:val="22"/>
        </w:rPr>
        <w:t>jakoukoli osobu, či je učinit předmětem</w:t>
      </w:r>
      <w:r w:rsidR="007F1C1F">
        <w:rPr>
          <w:rFonts w:ascii="Corbel" w:hAnsi="Corbel"/>
          <w:color w:val="575757"/>
          <w:sz w:val="22"/>
          <w:szCs w:val="22"/>
        </w:rPr>
        <w:t xml:space="preserve"> jakéhokoli Práva třetí osoby</w:t>
      </w:r>
      <w:r w:rsidR="00DD36A0" w:rsidRPr="00762979">
        <w:rPr>
          <w:rFonts w:ascii="Corbel" w:hAnsi="Corbel"/>
          <w:color w:val="575757"/>
          <w:sz w:val="22"/>
          <w:szCs w:val="22"/>
        </w:rPr>
        <w:t xml:space="preserve">. </w:t>
      </w:r>
    </w:p>
    <w:p w14:paraId="112B0AC8" w14:textId="29230924" w:rsidR="00B62AF9" w:rsidRPr="00F56967" w:rsidRDefault="00B62AF9" w:rsidP="00926969">
      <w:pPr>
        <w:pStyle w:val="Heading3"/>
        <w:keepNext/>
        <w:keepLines/>
        <w:widowControl w:val="0"/>
        <w:rPr>
          <w:rFonts w:ascii="Corbel" w:hAnsi="Corbel"/>
          <w:color w:val="575757"/>
          <w:sz w:val="22"/>
          <w:szCs w:val="22"/>
        </w:rPr>
      </w:pPr>
      <w:r w:rsidRPr="00F56967">
        <w:rPr>
          <w:rFonts w:ascii="Corbel" w:hAnsi="Corbel"/>
          <w:color w:val="575757"/>
          <w:sz w:val="22"/>
          <w:szCs w:val="22"/>
        </w:rPr>
        <w:t>Nedílnou součástí</w:t>
      </w:r>
      <w:r w:rsidR="00F8669B" w:rsidRPr="00F56967">
        <w:rPr>
          <w:rFonts w:ascii="Corbel" w:hAnsi="Corbel"/>
          <w:color w:val="575757"/>
          <w:sz w:val="22"/>
          <w:szCs w:val="22"/>
        </w:rPr>
        <w:t xml:space="preserve"> této Smlouvy jsou následující p</w:t>
      </w:r>
      <w:r w:rsidRPr="00F56967">
        <w:rPr>
          <w:rFonts w:ascii="Corbel" w:hAnsi="Corbel"/>
          <w:color w:val="575757"/>
          <w:sz w:val="22"/>
          <w:szCs w:val="22"/>
        </w:rPr>
        <w:t>řílohy:</w:t>
      </w:r>
    </w:p>
    <w:tbl>
      <w:tblPr>
        <w:tblW w:w="9498" w:type="dxa"/>
        <w:tblInd w:w="675" w:type="dxa"/>
        <w:tblLook w:val="04A0" w:firstRow="1" w:lastRow="0" w:firstColumn="1" w:lastColumn="0" w:noHBand="0" w:noVBand="1"/>
      </w:tblPr>
      <w:tblGrid>
        <w:gridCol w:w="2288"/>
        <w:gridCol w:w="7210"/>
      </w:tblGrid>
      <w:tr w:rsidR="002B5B02" w:rsidRPr="00F56967" w14:paraId="1394DC6F" w14:textId="77777777" w:rsidTr="002A13BE">
        <w:tc>
          <w:tcPr>
            <w:tcW w:w="2288" w:type="dxa"/>
          </w:tcPr>
          <w:p w14:paraId="5CEB7DE5" w14:textId="102F752E" w:rsidR="002B5B02" w:rsidRPr="00F56967" w:rsidRDefault="002B5B02" w:rsidP="00926969">
            <w:pPr>
              <w:keepNext/>
              <w:keepLines/>
              <w:widowControl w:val="0"/>
              <w:spacing w:after="0" w:line="300" w:lineRule="exact"/>
              <w:ind w:left="-108" w:right="-108"/>
              <w:rPr>
                <w:rFonts w:ascii="Corbel" w:hAnsi="Corbel"/>
                <w:color w:val="575757"/>
                <w:lang w:eastAsia="ja-JP"/>
              </w:rPr>
            </w:pPr>
            <w:r>
              <w:rPr>
                <w:rFonts w:ascii="Corbel" w:hAnsi="Corbel"/>
                <w:color w:val="575757"/>
                <w:lang w:eastAsia="ja-JP"/>
              </w:rPr>
              <w:t xml:space="preserve">Příloha č. </w:t>
            </w:r>
            <w:r>
              <w:rPr>
                <w:rFonts w:ascii="Corbel" w:hAnsi="Corbel"/>
                <w:color w:val="575757"/>
                <w:lang w:eastAsia="ja-JP"/>
              </w:rPr>
              <w:fldChar w:fldCharType="begin"/>
            </w:r>
            <w:r>
              <w:rPr>
                <w:rFonts w:ascii="Corbel" w:hAnsi="Corbel"/>
                <w:color w:val="575757"/>
                <w:lang w:eastAsia="ja-JP"/>
              </w:rPr>
              <w:instrText xml:space="preserve"> REF _Ref102375909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1.1.29</w:t>
            </w:r>
            <w:r>
              <w:rPr>
                <w:rFonts w:ascii="Corbel" w:hAnsi="Corbel"/>
                <w:color w:val="575757"/>
                <w:lang w:eastAsia="ja-JP"/>
              </w:rPr>
              <w:fldChar w:fldCharType="end"/>
            </w:r>
          </w:p>
        </w:tc>
        <w:tc>
          <w:tcPr>
            <w:tcW w:w="7210" w:type="dxa"/>
          </w:tcPr>
          <w:p w14:paraId="5149B440" w14:textId="44D2E094" w:rsidR="002B5B02" w:rsidRPr="00F56967" w:rsidRDefault="002B5B02" w:rsidP="00926969">
            <w:pPr>
              <w:keepNext/>
              <w:keepLines/>
              <w:widowControl w:val="0"/>
              <w:spacing w:after="0" w:line="300" w:lineRule="exact"/>
              <w:ind w:left="-115" w:right="-108"/>
              <w:rPr>
                <w:rFonts w:ascii="Corbel" w:hAnsi="Corbel"/>
                <w:color w:val="575757"/>
                <w:lang w:eastAsia="ja-JP"/>
              </w:rPr>
            </w:pPr>
            <w:r>
              <w:rPr>
                <w:rFonts w:ascii="Corbel" w:hAnsi="Corbel"/>
                <w:color w:val="575757"/>
                <w:lang w:eastAsia="ja-JP"/>
              </w:rPr>
              <w:t>Prohlášení</w:t>
            </w:r>
          </w:p>
        </w:tc>
      </w:tr>
      <w:tr w:rsidR="00223878" w:rsidRPr="00F56967" w14:paraId="36128A2D" w14:textId="77777777" w:rsidTr="002A13BE">
        <w:tc>
          <w:tcPr>
            <w:tcW w:w="2288" w:type="dxa"/>
          </w:tcPr>
          <w:p w14:paraId="7BBDC148" w14:textId="635A98A0" w:rsidR="00C82582" w:rsidRPr="00F56967" w:rsidRDefault="00C82582" w:rsidP="00926969">
            <w:pPr>
              <w:keepNext/>
              <w:keepLines/>
              <w:widowControl w:val="0"/>
              <w:spacing w:after="0" w:line="300" w:lineRule="exact"/>
              <w:ind w:left="-108" w:right="-108"/>
              <w:rPr>
                <w:rFonts w:ascii="Corbel" w:hAnsi="Corbel"/>
                <w:color w:val="575757"/>
                <w:lang w:eastAsia="ja-JP"/>
              </w:rPr>
            </w:pPr>
            <w:r w:rsidRPr="00F56967">
              <w:rPr>
                <w:rFonts w:ascii="Corbel" w:hAnsi="Corbel"/>
                <w:color w:val="575757"/>
                <w:lang w:eastAsia="ja-JP"/>
              </w:rPr>
              <w:t>Příloha č.</w:t>
            </w:r>
            <w:r w:rsidRPr="00F56967">
              <w:rPr>
                <w:rFonts w:ascii="Corbel" w:hAnsi="Corbel"/>
                <w:b/>
                <w:color w:val="575757"/>
                <w:lang w:eastAsia="ja-JP"/>
              </w:rPr>
              <w:t xml:space="preserve">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 xml:space="preserve"> </w:t>
            </w:r>
          </w:p>
        </w:tc>
        <w:tc>
          <w:tcPr>
            <w:tcW w:w="7210" w:type="dxa"/>
          </w:tcPr>
          <w:p w14:paraId="39ACD274" w14:textId="77777777"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Seznam bankovních účtů</w:t>
            </w:r>
          </w:p>
        </w:tc>
      </w:tr>
      <w:tr w:rsidR="00223878" w:rsidRPr="00F56967" w14:paraId="413E8190" w14:textId="77777777" w:rsidTr="002A13BE">
        <w:tc>
          <w:tcPr>
            <w:tcW w:w="2288" w:type="dxa"/>
          </w:tcPr>
          <w:p w14:paraId="716AD8AA" w14:textId="3DA4F8BA"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Pr="00F56967">
              <w:rPr>
                <w:rFonts w:ascii="Corbel" w:hAnsi="Corbel"/>
                <w:color w:val="575757"/>
              </w:rPr>
              <w:fldChar w:fldCharType="begin"/>
            </w:r>
            <w:r w:rsidRPr="00F56967">
              <w:rPr>
                <w:rFonts w:ascii="Corbel" w:hAnsi="Corbel"/>
                <w:color w:val="575757"/>
                <w:lang w:eastAsia="ja-JP"/>
              </w:rPr>
              <w:instrText xml:space="preserve"> REF _Ref427938684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1.1.35</w:t>
            </w:r>
            <w:r w:rsidRPr="00F56967">
              <w:rPr>
                <w:rFonts w:ascii="Corbel" w:hAnsi="Corbel"/>
                <w:color w:val="575757"/>
              </w:rPr>
              <w:fldChar w:fldCharType="end"/>
            </w:r>
          </w:p>
        </w:tc>
        <w:tc>
          <w:tcPr>
            <w:tcW w:w="7210" w:type="dxa"/>
          </w:tcPr>
          <w:p w14:paraId="2B06DC4F" w14:textId="3F2298C0" w:rsidR="00C82582" w:rsidRPr="00F56967" w:rsidRDefault="00C82582" w:rsidP="00926969">
            <w:pPr>
              <w:keepNext/>
              <w:keepLines/>
              <w:widowControl w:val="0"/>
              <w:spacing w:after="0" w:line="300" w:lineRule="exact"/>
              <w:ind w:left="-108"/>
              <w:rPr>
                <w:rFonts w:ascii="Corbel" w:hAnsi="Corbel"/>
                <w:color w:val="575757"/>
                <w:lang w:eastAsia="ja-JP"/>
              </w:rPr>
            </w:pPr>
            <w:r w:rsidRPr="00F56967">
              <w:rPr>
                <w:rFonts w:ascii="Corbel" w:hAnsi="Corbel"/>
                <w:color w:val="575757"/>
                <w:lang w:eastAsia="ja-JP"/>
              </w:rPr>
              <w:t>Seznam smluv</w:t>
            </w:r>
          </w:p>
        </w:tc>
      </w:tr>
      <w:tr w:rsidR="00223878" w:rsidRPr="00F56967" w14:paraId="20A43A1F" w14:textId="77777777" w:rsidTr="002A13BE">
        <w:tc>
          <w:tcPr>
            <w:tcW w:w="2288" w:type="dxa"/>
          </w:tcPr>
          <w:p w14:paraId="097EC487" w14:textId="3DFC7AD1"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002B5B02">
              <w:rPr>
                <w:rFonts w:ascii="Corbel" w:hAnsi="Corbel"/>
                <w:color w:val="575757"/>
                <w:lang w:eastAsia="ja-JP"/>
              </w:rPr>
              <w:fldChar w:fldCharType="begin"/>
            </w:r>
            <w:r w:rsidR="002B5B02">
              <w:rPr>
                <w:rFonts w:ascii="Corbel" w:hAnsi="Corbel"/>
                <w:color w:val="575757"/>
                <w:lang w:eastAsia="ja-JP"/>
              </w:rPr>
              <w:instrText xml:space="preserve"> REF _Ref102339319 \r \h </w:instrText>
            </w:r>
            <w:r w:rsidR="002B5B02">
              <w:rPr>
                <w:rFonts w:ascii="Corbel" w:hAnsi="Corbel"/>
                <w:color w:val="575757"/>
                <w:lang w:eastAsia="ja-JP"/>
              </w:rPr>
            </w:r>
            <w:r w:rsidR="002B5B02">
              <w:rPr>
                <w:rFonts w:ascii="Corbel" w:hAnsi="Corbel"/>
                <w:color w:val="575757"/>
                <w:lang w:eastAsia="ja-JP"/>
              </w:rPr>
              <w:fldChar w:fldCharType="separate"/>
            </w:r>
            <w:r w:rsidR="00633A59">
              <w:rPr>
                <w:rFonts w:ascii="Corbel" w:hAnsi="Corbel"/>
                <w:color w:val="575757"/>
                <w:lang w:eastAsia="ja-JP"/>
              </w:rPr>
              <w:t>8.2</w:t>
            </w:r>
            <w:r w:rsidR="002B5B02">
              <w:rPr>
                <w:rFonts w:ascii="Corbel" w:hAnsi="Corbel"/>
                <w:color w:val="575757"/>
                <w:lang w:eastAsia="ja-JP"/>
              </w:rPr>
              <w:fldChar w:fldCharType="end"/>
            </w:r>
          </w:p>
        </w:tc>
        <w:tc>
          <w:tcPr>
            <w:tcW w:w="7210" w:type="dxa"/>
          </w:tcPr>
          <w:p w14:paraId="5F462271" w14:textId="57BD9FAD" w:rsidR="00C82582" w:rsidRPr="00F56967" w:rsidRDefault="002B5B02" w:rsidP="00926969">
            <w:pPr>
              <w:keepNext/>
              <w:keepLines/>
              <w:widowControl w:val="0"/>
              <w:spacing w:after="0" w:line="300" w:lineRule="exact"/>
              <w:ind w:left="-108"/>
              <w:rPr>
                <w:rFonts w:ascii="Corbel" w:hAnsi="Corbel"/>
                <w:color w:val="575757"/>
                <w:lang w:eastAsia="ja-JP"/>
              </w:rPr>
            </w:pPr>
            <w:r>
              <w:rPr>
                <w:rFonts w:ascii="Corbel" w:hAnsi="Corbel"/>
                <w:color w:val="575757"/>
                <w:lang w:eastAsia="ja-JP"/>
              </w:rPr>
              <w:t>Prohlášení a Záruky</w:t>
            </w:r>
          </w:p>
        </w:tc>
      </w:tr>
    </w:tbl>
    <w:p w14:paraId="57566E68" w14:textId="0A091B7F" w:rsidR="003B0464"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Tato Smlouva je vyhotovena v </w:t>
      </w:r>
      <w:r w:rsidR="007F1C1F">
        <w:rPr>
          <w:rFonts w:ascii="Corbel" w:hAnsi="Corbel"/>
          <w:color w:val="575757"/>
          <w:sz w:val="22"/>
          <w:szCs w:val="22"/>
        </w:rPr>
        <w:t>7</w:t>
      </w:r>
      <w:r w:rsidRPr="00F56967">
        <w:rPr>
          <w:rFonts w:ascii="Corbel" w:hAnsi="Corbel"/>
          <w:color w:val="575757"/>
          <w:sz w:val="22"/>
          <w:szCs w:val="22"/>
        </w:rPr>
        <w:t xml:space="preserve"> stejnopisech, z nichž </w:t>
      </w:r>
      <w:r w:rsidR="000E742D" w:rsidRPr="00F56967">
        <w:rPr>
          <w:rFonts w:ascii="Corbel" w:hAnsi="Corbel"/>
          <w:color w:val="575757"/>
          <w:sz w:val="22"/>
          <w:szCs w:val="22"/>
        </w:rPr>
        <w:t xml:space="preserve">každý má povahu originálu. </w:t>
      </w:r>
      <w:r w:rsidR="00F359B7">
        <w:rPr>
          <w:rFonts w:ascii="Corbel" w:hAnsi="Corbel"/>
          <w:color w:val="575757"/>
          <w:sz w:val="22"/>
          <w:szCs w:val="22"/>
        </w:rPr>
        <w:t>Kup</w:t>
      </w:r>
      <w:r w:rsidR="00F56967">
        <w:rPr>
          <w:rFonts w:ascii="Corbel" w:hAnsi="Corbel"/>
          <w:color w:val="575757"/>
          <w:sz w:val="22"/>
          <w:szCs w:val="22"/>
        </w:rPr>
        <w:t>ující obdrží 2 stejnopisy</w:t>
      </w:r>
      <w:r w:rsidR="00162E52">
        <w:rPr>
          <w:rFonts w:ascii="Corbel" w:hAnsi="Corbel"/>
          <w:color w:val="575757"/>
          <w:sz w:val="22"/>
          <w:szCs w:val="22"/>
        </w:rPr>
        <w:t>,</w:t>
      </w:r>
      <w:r w:rsidR="00F56967">
        <w:rPr>
          <w:rFonts w:ascii="Corbel" w:hAnsi="Corbel"/>
          <w:color w:val="575757"/>
          <w:sz w:val="22"/>
          <w:szCs w:val="22"/>
        </w:rPr>
        <w:t xml:space="preserve"> </w:t>
      </w:r>
      <w:r w:rsidR="00C15136">
        <w:rPr>
          <w:rFonts w:ascii="Corbel" w:hAnsi="Corbel"/>
          <w:color w:val="575757"/>
          <w:sz w:val="22"/>
          <w:szCs w:val="22"/>
        </w:rPr>
        <w:t xml:space="preserve">každý </w:t>
      </w:r>
      <w:r w:rsidR="00F359B7">
        <w:rPr>
          <w:rFonts w:ascii="Corbel" w:hAnsi="Corbel"/>
          <w:color w:val="575757"/>
          <w:sz w:val="22"/>
          <w:szCs w:val="22"/>
        </w:rPr>
        <w:t>Prod</w:t>
      </w:r>
      <w:r w:rsidR="009702BC">
        <w:rPr>
          <w:rFonts w:ascii="Corbel" w:hAnsi="Corbel"/>
          <w:color w:val="575757"/>
          <w:sz w:val="22"/>
          <w:szCs w:val="22"/>
        </w:rPr>
        <w:t xml:space="preserve">ávající obdrží </w:t>
      </w:r>
      <w:r w:rsidR="00F56967">
        <w:rPr>
          <w:rFonts w:ascii="Corbel" w:hAnsi="Corbel"/>
          <w:color w:val="575757"/>
          <w:sz w:val="22"/>
          <w:szCs w:val="22"/>
        </w:rPr>
        <w:t>1 stejnopis</w:t>
      </w:r>
      <w:r w:rsidR="00162E52">
        <w:rPr>
          <w:rFonts w:ascii="Corbel" w:hAnsi="Corbel"/>
          <w:color w:val="575757"/>
          <w:sz w:val="22"/>
          <w:szCs w:val="22"/>
        </w:rPr>
        <w:t xml:space="preserve"> a 2 stejnopisy jsou určeny pro účely zápisu změn ve Společnostech od obchodního rejstříku.</w:t>
      </w:r>
    </w:p>
    <w:p w14:paraId="29D67FFF" w14:textId="4F891723" w:rsidR="003A473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Každ</w:t>
      </w:r>
      <w:r w:rsidR="009702BC">
        <w:rPr>
          <w:rFonts w:ascii="Corbel" w:hAnsi="Corbel"/>
          <w:color w:val="575757"/>
          <w:sz w:val="22"/>
          <w:szCs w:val="22"/>
        </w:rPr>
        <w:t>á</w:t>
      </w:r>
      <w:r w:rsidRPr="00F56967">
        <w:rPr>
          <w:rFonts w:ascii="Corbel" w:hAnsi="Corbel"/>
          <w:color w:val="575757"/>
          <w:sz w:val="22"/>
          <w:szCs w:val="22"/>
        </w:rPr>
        <w:t xml:space="preserve"> </w:t>
      </w:r>
      <w:r w:rsidR="00AC4B7C">
        <w:rPr>
          <w:rFonts w:ascii="Corbel" w:hAnsi="Corbel"/>
          <w:color w:val="575757"/>
          <w:sz w:val="22"/>
          <w:szCs w:val="22"/>
        </w:rPr>
        <w:t>z</w:t>
      </w:r>
      <w:r w:rsidR="009702BC">
        <w:rPr>
          <w:rFonts w:ascii="Corbel" w:hAnsi="Corbel"/>
          <w:color w:val="575757"/>
          <w:sz w:val="22"/>
          <w:szCs w:val="22"/>
        </w:rPr>
        <w:t>e</w:t>
      </w:r>
      <w:r w:rsidR="00AC4B7C">
        <w:rPr>
          <w:rFonts w:ascii="Corbel" w:hAnsi="Corbel"/>
          <w:color w:val="575757"/>
          <w:sz w:val="22"/>
          <w:szCs w:val="22"/>
        </w:rPr>
        <w:t> </w:t>
      </w:r>
      <w:r w:rsidR="009702BC">
        <w:rPr>
          <w:rFonts w:ascii="Corbel" w:hAnsi="Corbel"/>
          <w:color w:val="575757"/>
          <w:sz w:val="22"/>
          <w:szCs w:val="22"/>
        </w:rPr>
        <w:t xml:space="preserve">Smluvních stran </w:t>
      </w:r>
      <w:r w:rsidRPr="00F56967">
        <w:rPr>
          <w:rFonts w:ascii="Corbel" w:hAnsi="Corbel"/>
          <w:color w:val="575757"/>
          <w:sz w:val="22"/>
          <w:szCs w:val="22"/>
        </w:rPr>
        <w:t>prohlašuje, že si tuto Smlouvu řádně přečetl</w:t>
      </w:r>
      <w:r w:rsidR="009702BC">
        <w:rPr>
          <w:rFonts w:ascii="Corbel" w:hAnsi="Corbel"/>
          <w:color w:val="575757"/>
          <w:sz w:val="22"/>
          <w:szCs w:val="22"/>
        </w:rPr>
        <w:t>a</w:t>
      </w:r>
      <w:r w:rsidR="00AC4B7C">
        <w:rPr>
          <w:rFonts w:ascii="Corbel" w:hAnsi="Corbel"/>
          <w:color w:val="575757"/>
          <w:sz w:val="22"/>
          <w:szCs w:val="22"/>
        </w:rPr>
        <w:t>, jejímu obsahu plně porozuměl</w:t>
      </w:r>
      <w:r w:rsidR="009702BC">
        <w:rPr>
          <w:rFonts w:ascii="Corbel" w:hAnsi="Corbel"/>
          <w:color w:val="575757"/>
          <w:sz w:val="22"/>
          <w:szCs w:val="22"/>
        </w:rPr>
        <w:t>a</w:t>
      </w:r>
      <w:r w:rsidRPr="00F56967">
        <w:rPr>
          <w:rFonts w:ascii="Corbel" w:hAnsi="Corbel"/>
          <w:color w:val="575757"/>
          <w:sz w:val="22"/>
          <w:szCs w:val="22"/>
        </w:rPr>
        <w:t xml:space="preserve">, že </w:t>
      </w:r>
      <w:r w:rsidR="008C0CA9" w:rsidRPr="00F56967">
        <w:rPr>
          <w:rFonts w:ascii="Corbel" w:hAnsi="Corbel"/>
          <w:color w:val="575757"/>
          <w:sz w:val="22"/>
          <w:szCs w:val="22"/>
        </w:rPr>
        <w:t xml:space="preserve">tato </w:t>
      </w:r>
      <w:r w:rsidRPr="00F56967">
        <w:rPr>
          <w:rFonts w:ascii="Corbel" w:hAnsi="Corbel"/>
          <w:color w:val="575757"/>
          <w:sz w:val="22"/>
          <w:szCs w:val="22"/>
        </w:rPr>
        <w:t>Smlouva je projevem je</w:t>
      </w:r>
      <w:r w:rsidR="009702BC">
        <w:rPr>
          <w:rFonts w:ascii="Corbel" w:hAnsi="Corbel"/>
          <w:color w:val="575757"/>
          <w:sz w:val="22"/>
          <w:szCs w:val="22"/>
        </w:rPr>
        <w:t>jí</w:t>
      </w:r>
      <w:r w:rsidRPr="00F56967">
        <w:rPr>
          <w:rFonts w:ascii="Corbel" w:hAnsi="Corbel"/>
          <w:color w:val="575757"/>
          <w:sz w:val="22"/>
          <w:szCs w:val="22"/>
        </w:rPr>
        <w:t xml:space="preserve"> pravé a svobodné vůle a na důkaz svého souhlasu s obsahem </w:t>
      </w:r>
      <w:r w:rsidR="008C0CA9" w:rsidRPr="00F56967">
        <w:rPr>
          <w:rFonts w:ascii="Corbel" w:hAnsi="Corbel"/>
          <w:color w:val="575757"/>
          <w:sz w:val="22"/>
          <w:szCs w:val="22"/>
        </w:rPr>
        <w:t xml:space="preserve">této </w:t>
      </w:r>
      <w:r w:rsidR="009702BC">
        <w:rPr>
          <w:rFonts w:ascii="Corbel" w:hAnsi="Corbel"/>
          <w:color w:val="575757"/>
          <w:sz w:val="22"/>
          <w:szCs w:val="22"/>
        </w:rPr>
        <w:t>Smlouvy připojuje sama</w:t>
      </w:r>
      <w:r w:rsidRPr="00F56967">
        <w:rPr>
          <w:rFonts w:ascii="Corbel" w:hAnsi="Corbel"/>
          <w:color w:val="575757"/>
          <w:sz w:val="22"/>
          <w:szCs w:val="22"/>
        </w:rPr>
        <w:t xml:space="preserve"> či je</w:t>
      </w:r>
      <w:r w:rsidR="009702BC">
        <w:rPr>
          <w:rFonts w:ascii="Corbel" w:hAnsi="Corbel"/>
          <w:color w:val="575757"/>
          <w:sz w:val="22"/>
          <w:szCs w:val="22"/>
        </w:rPr>
        <w:t>jí</w:t>
      </w:r>
      <w:r w:rsidRPr="00F56967">
        <w:rPr>
          <w:rFonts w:ascii="Corbel" w:hAnsi="Corbel"/>
          <w:color w:val="575757"/>
          <w:sz w:val="22"/>
          <w:szCs w:val="22"/>
        </w:rPr>
        <w:t xml:space="preserve"> oprávněný zástupce níže svůj vlastnoruční podpis.</w:t>
      </w:r>
    </w:p>
    <w:p w14:paraId="54015ADA" w14:textId="77777777" w:rsidR="0050020D" w:rsidRDefault="0050020D" w:rsidP="0050020D">
      <w:pPr>
        <w:pStyle w:val="Heading3"/>
        <w:widowControl w:val="0"/>
        <w:numPr>
          <w:ilvl w:val="0"/>
          <w:numId w:val="0"/>
        </w:numPr>
        <w:rPr>
          <w:rFonts w:ascii="Corbel" w:hAnsi="Corbel"/>
          <w:color w:val="575757"/>
          <w:sz w:val="22"/>
          <w:szCs w:val="22"/>
        </w:rPr>
      </w:pPr>
    </w:p>
    <w:p w14:paraId="1671EBEC" w14:textId="28836689" w:rsidR="0050020D" w:rsidRPr="0050020D" w:rsidRDefault="0050020D" w:rsidP="0050020D">
      <w:pPr>
        <w:pStyle w:val="Heading3"/>
        <w:widowControl w:val="0"/>
        <w:numPr>
          <w:ilvl w:val="0"/>
          <w:numId w:val="0"/>
        </w:numPr>
        <w:jc w:val="center"/>
        <w:rPr>
          <w:rFonts w:ascii="Corbel" w:hAnsi="Corbel"/>
          <w:color w:val="575757"/>
          <w:sz w:val="22"/>
          <w:szCs w:val="22"/>
        </w:rPr>
      </w:pPr>
      <w:r w:rsidRPr="0050020D">
        <w:rPr>
          <w:rFonts w:ascii="Corbel" w:hAnsi="Corbel"/>
          <w:color w:val="575757"/>
          <w:sz w:val="22"/>
          <w:szCs w:val="22"/>
        </w:rPr>
        <w:t>[podpisové řádky na následující straně]</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9702BC" w:rsidRPr="00F56967" w14:paraId="6D8374B7" w14:textId="77777777" w:rsidTr="00CE0CCC">
        <w:tc>
          <w:tcPr>
            <w:tcW w:w="5030" w:type="dxa"/>
          </w:tcPr>
          <w:p w14:paraId="76AEEC5E" w14:textId="77777777" w:rsidR="00DE7F76" w:rsidRPr="00F56967" w:rsidRDefault="009702BC" w:rsidP="00DE7F76">
            <w:pPr>
              <w:keepNext/>
              <w:keepLines/>
              <w:widowControl w:val="0"/>
              <w:spacing w:before="240" w:after="240" w:line="300" w:lineRule="exact"/>
              <w:rPr>
                <w:rFonts w:ascii="Corbel" w:hAnsi="Corbel"/>
                <w:color w:val="575757"/>
              </w:rPr>
            </w:pPr>
            <w:r w:rsidRPr="00F56967">
              <w:rPr>
                <w:rFonts w:ascii="Corbel" w:hAnsi="Corbel"/>
                <w:color w:val="575757"/>
              </w:rPr>
              <w:lastRenderedPageBreak/>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{{contract_date}}</w:t>
            </w:r>
          </w:p>
          <w:p w14:paraId="05A3533B" w14:textId="079622C0" w:rsidR="009702BC"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{{seller_1_name}}</w:t>
            </w:r>
          </w:p>
          <w:p w14:paraId="65BCB714" w14:textId="77777777" w:rsidR="009702BC" w:rsidRPr="00F56967" w:rsidRDefault="009702BC" w:rsidP="00CE0CCC">
            <w:pPr>
              <w:keepNext/>
              <w:keepLines/>
              <w:widowControl w:val="0"/>
              <w:spacing w:after="120" w:line="300" w:lineRule="exact"/>
              <w:rPr>
                <w:rFonts w:ascii="Corbel" w:hAnsi="Corbel"/>
                <w:color w:val="575757"/>
              </w:rPr>
            </w:pPr>
          </w:p>
          <w:p w14:paraId="4DA61A64"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784F3BE0"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12B90081"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p>
          <w:p w14:paraId="6DF05961" w14:textId="5E551FB7" w:rsidR="009702BC" w:rsidRPr="00F56967" w:rsidRDefault="00A03B12" w:rsidP="00A03B12">
            <w:pPr>
              <w:keepNext/>
              <w:keepLines/>
              <w:widowControl w:val="0"/>
              <w:spacing w:after="120" w:line="300" w:lineRule="exact"/>
              <w:rPr>
                <w:rFonts w:ascii="Corbel" w:hAnsi="Corbel"/>
                <w:i/>
                <w:color w:val="575757"/>
              </w:rPr>
            </w:pPr>
            <w:r w:rsidRPr="00F56967">
              <w:rPr>
                <w:rFonts w:ascii="Corbel" w:hAnsi="Corbel"/>
                <w:color w:val="575757"/>
              </w:rPr>
              <w:t xml:space="preserve">Funkce: </w:t>
            </w:r>
          </w:p>
        </w:tc>
        <w:tc>
          <w:tcPr>
            <w:tcW w:w="5031" w:type="dxa"/>
          </w:tcPr>
          <w:p w14:paraId="38A1CE42" w14:textId="35B8129F" w:rsidR="009702BC" w:rsidRPr="00F56967" w:rsidRDefault="009702BC" w:rsidP="00CE0CCC">
            <w:pPr>
              <w:keepNext/>
              <w:keepLines/>
              <w:widowControl w:val="0"/>
              <w:spacing w:before="240" w:after="240" w:line="300" w:lineRule="exact"/>
              <w:rPr>
                <w:rFonts w:ascii="Corbel" w:hAnsi="Corbel"/>
                <w:color w:val="575757"/>
              </w:rPr>
            </w:pPr>
            <w:r w:rsidRPr="00F56967">
              <w:rPr>
                <w:rFonts w:ascii="Corbel" w:hAnsi="Corbel"/>
                <w:color w:val="575757"/>
              </w:rPr>
              <w:t>V </w:t>
            </w:r>
            <w:r w:rsidR="000A1487">
              <w:rPr>
                <w:rFonts w:ascii="Corbel" w:hAnsi="Corbel"/>
                <w:color w:val="575757"/>
              </w:rPr>
              <w:t>Praze</w:t>
            </w:r>
            <w:r w:rsidR="000A1487" w:rsidRPr="00F56967">
              <w:rPr>
                <w:rFonts w:ascii="Corbel" w:hAnsi="Corbel"/>
                <w:color w:val="575757"/>
              </w:rPr>
              <w:t xml:space="preserve"> </w:t>
            </w:r>
            <w:r w:rsidRPr="00F56967">
              <w:rPr>
                <w:rFonts w:ascii="Corbel" w:hAnsi="Corbel"/>
                <w:color w:val="575757"/>
              </w:rPr>
              <w:t xml:space="preserve">dne </w:t>
            </w:r>
            <w:r w:rsidR="000A1487">
              <w:rPr>
                <w:rFonts w:ascii="Corbel" w:hAnsi="Corbel"/>
                <w:color w:val="575757"/>
              </w:rPr>
              <w:t>{{contract_date}}</w:t>
            </w:r>
          </w:p>
          <w:p w14:paraId="327282BC" w14:textId="0613EC8D" w:rsidR="009702BC" w:rsidRPr="00F56967" w:rsidRDefault="00A03B12" w:rsidP="00CE0CCC">
            <w:pPr>
              <w:keepNext/>
              <w:keepLines/>
              <w:widowControl w:val="0"/>
              <w:spacing w:after="120" w:line="300" w:lineRule="exact"/>
              <w:rPr>
                <w:rFonts w:ascii="Corbel" w:hAnsi="Corbel"/>
                <w:b/>
                <w:bCs/>
                <w:color w:val="575757"/>
                <w:lang w:eastAsia="en-US"/>
              </w:rPr>
            </w:pPr>
            <w:r>
              <w:rPr>
                <w:rFonts w:ascii="Corbel" w:hAnsi="Corbel"/>
                <w:b/>
                <w:bCs/>
                <w:color w:val="575757"/>
                <w:lang w:eastAsia="en-US"/>
              </w:rPr>
              <w:t>{{buyer_name}}</w:t>
            </w:r>
          </w:p>
          <w:p w14:paraId="6E0E2815" w14:textId="77777777" w:rsidR="009702BC" w:rsidRPr="00F56967" w:rsidRDefault="009702BC" w:rsidP="00CE0CCC">
            <w:pPr>
              <w:keepNext/>
              <w:keepLines/>
              <w:widowControl w:val="0"/>
              <w:spacing w:after="120" w:line="300" w:lineRule="exact"/>
              <w:rPr>
                <w:rFonts w:ascii="Corbel" w:hAnsi="Corbel"/>
                <w:color w:val="575757"/>
              </w:rPr>
            </w:pPr>
          </w:p>
          <w:p w14:paraId="302499E7" w14:textId="777777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730F888" w14:textId="77777777" w:rsidR="009702BC" w:rsidRPr="00AC4B7C" w:rsidRDefault="009702BC" w:rsidP="00CE0CCC">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7CBB2310" w14:textId="6307125D"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 xml:space="preserve">Mgr. Michal </w:t>
            </w:r>
            <w:proofErr w:type="spellStart"/>
            <w:r w:rsidR="000A1487">
              <w:rPr>
                <w:rFonts w:ascii="Corbel" w:hAnsi="Corbel"/>
                <w:color w:val="575757"/>
              </w:rPr>
              <w:t>Čoupek</w:t>
            </w:r>
            <w:proofErr w:type="spellEnd"/>
          </w:p>
          <w:p w14:paraId="323D1CB7" w14:textId="4D9AC2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Funkce: </w:t>
            </w:r>
            <w:r w:rsidR="000A1487">
              <w:rPr>
                <w:rFonts w:ascii="Corbel" w:hAnsi="Corbel"/>
                <w:color w:val="575757"/>
              </w:rPr>
              <w:t>místopředseda představenstva</w:t>
            </w:r>
          </w:p>
        </w:tc>
      </w:tr>
      <w:tr w:rsidR="00C15136" w:rsidRPr="00F56967" w14:paraId="76899C0C" w14:textId="77777777" w:rsidTr="00CE0CCC">
        <w:tc>
          <w:tcPr>
            <w:tcW w:w="5030" w:type="dxa"/>
          </w:tcPr>
          <w:p w14:paraId="7F04BB66"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{{contract_date}}</w:t>
            </w:r>
          </w:p>
          <w:p w14:paraId="69F8C797" w14:textId="598307B8" w:rsidR="00C15136" w:rsidRPr="00F56967" w:rsidRDefault="00C15136" w:rsidP="00DE7F76">
            <w:pPr>
              <w:keepNext/>
              <w:keepLines/>
              <w:widowControl w:val="0"/>
              <w:spacing w:before="240" w:after="240" w:line="300" w:lineRule="exact"/>
              <w:rPr>
                <w:rFonts w:ascii="Corbel" w:hAnsi="Corbel"/>
                <w:color w:val="575757"/>
              </w:rPr>
            </w:pPr>
            <w:r>
              <w:rPr>
                <w:rFonts w:ascii="Corbel" w:hAnsi="Corbel"/>
                <w:b/>
                <w:color w:val="575757"/>
              </w:rPr>
              <w:t xml:space="preserve">Ing. </w:t>
            </w:r>
            <w:r w:rsidR="00A03B12">
              <w:rPr>
                <w:rFonts w:ascii="Corbel" w:hAnsi="Corbel"/>
                <w:b/>
                <w:color w:val="575757"/>
              </w:rPr>
              <w:t>Stanislav Braňka</w:t>
            </w:r>
          </w:p>
          <w:p w14:paraId="080DC998" w14:textId="77777777" w:rsidR="00C15136" w:rsidRPr="00F56967" w:rsidRDefault="00C15136" w:rsidP="00C15136">
            <w:pPr>
              <w:keepNext/>
              <w:keepLines/>
              <w:widowControl w:val="0"/>
              <w:spacing w:after="120" w:line="300" w:lineRule="exact"/>
              <w:rPr>
                <w:rFonts w:ascii="Corbel" w:hAnsi="Corbel"/>
                <w:color w:val="575757"/>
              </w:rPr>
            </w:pPr>
          </w:p>
          <w:p w14:paraId="13FB889D"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5E9E836" w14:textId="36E89543" w:rsidR="00C15136" w:rsidRPr="00F56967" w:rsidRDefault="00C15136" w:rsidP="00D03806">
            <w:pPr>
              <w:keepNext/>
              <w:keepLines/>
              <w:widowControl w:val="0"/>
              <w:spacing w:after="120" w:line="300" w:lineRule="exact"/>
              <w:rPr>
                <w:rFonts w:ascii="Corbel" w:hAnsi="Corbel"/>
                <w:color w:val="575757"/>
              </w:rPr>
            </w:pPr>
            <w:r w:rsidRPr="00AC4B7C">
              <w:rPr>
                <w:rFonts w:ascii="Corbel" w:hAnsi="Corbel"/>
                <w:i/>
                <w:color w:val="575757"/>
                <w:sz w:val="18"/>
              </w:rPr>
              <w:t>Úředně ověřený podpis</w:t>
            </w:r>
          </w:p>
        </w:tc>
        <w:tc>
          <w:tcPr>
            <w:tcW w:w="5031" w:type="dxa"/>
          </w:tcPr>
          <w:p w14:paraId="24B78DAF" w14:textId="77777777" w:rsidR="00A03B12" w:rsidRDefault="00A03B12" w:rsidP="00A03B12">
            <w:pPr>
              <w:keepNext/>
              <w:keepLines/>
              <w:widowControl w:val="0"/>
              <w:spacing w:after="120" w:line="300" w:lineRule="exact"/>
              <w:rPr>
                <w:rFonts w:ascii="Corbel" w:hAnsi="Corbel"/>
                <w:color w:val="575757"/>
              </w:rPr>
            </w:pPr>
          </w:p>
          <w:p w14:paraId="6B33CD9C" w14:textId="1945C58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3D63D335"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39AA63B5" w14:textId="656CDE83"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Ing. František Hodan</w:t>
            </w:r>
          </w:p>
          <w:p w14:paraId="797E1F74" w14:textId="12F2C55C" w:rsidR="00C15136" w:rsidRPr="00F56967" w:rsidRDefault="00A03B12" w:rsidP="00162E52">
            <w:pPr>
              <w:keepNext/>
              <w:keepLines/>
              <w:widowControl w:val="0"/>
              <w:spacing w:after="120" w:line="300" w:lineRule="exact"/>
              <w:rPr>
                <w:rFonts w:ascii="Corbel" w:hAnsi="Corbel"/>
                <w:color w:val="575757"/>
              </w:rPr>
            </w:pPr>
            <w:r w:rsidRPr="00F56967">
              <w:rPr>
                <w:rFonts w:ascii="Corbel" w:hAnsi="Corbel"/>
                <w:color w:val="575757"/>
              </w:rPr>
              <w:t>Funkce:</w:t>
            </w:r>
            <w:r w:rsidR="000A1487">
              <w:rPr>
                <w:rFonts w:ascii="Corbel" w:hAnsi="Corbel"/>
                <w:color w:val="575757"/>
              </w:rPr>
              <w:t xml:space="preserve"> člen představenstva</w:t>
            </w:r>
          </w:p>
        </w:tc>
      </w:tr>
      <w:tr w:rsidR="00C15136" w:rsidRPr="00F56967" w14:paraId="178E01B5" w14:textId="77777777" w:rsidTr="00CE0CCC">
        <w:tc>
          <w:tcPr>
            <w:tcW w:w="5030" w:type="dxa"/>
          </w:tcPr>
          <w:p w14:paraId="52DBDC19"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{{contract_date}}</w:t>
            </w:r>
          </w:p>
          <w:p w14:paraId="34485248" w14:textId="3F975EB6" w:rsidR="00C15136"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Miroslav Braňka</w:t>
            </w:r>
          </w:p>
          <w:p w14:paraId="558951AC" w14:textId="77777777" w:rsidR="00C15136" w:rsidRPr="00F56967" w:rsidRDefault="00C15136" w:rsidP="00C15136">
            <w:pPr>
              <w:keepNext/>
              <w:keepLines/>
              <w:widowControl w:val="0"/>
              <w:spacing w:after="120" w:line="300" w:lineRule="exact"/>
              <w:rPr>
                <w:rFonts w:ascii="Corbel" w:hAnsi="Corbel"/>
                <w:color w:val="575757"/>
              </w:rPr>
            </w:pPr>
          </w:p>
          <w:p w14:paraId="100F1232"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2D39D26B" w14:textId="77777777" w:rsidR="00C15136" w:rsidRPr="00AC4B7C" w:rsidRDefault="00C15136" w:rsidP="00C15136">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2E547C00" w14:textId="77777777" w:rsidR="00C15136" w:rsidRPr="00F56967" w:rsidRDefault="00C15136" w:rsidP="00C15136">
            <w:pPr>
              <w:keepNext/>
              <w:keepLines/>
              <w:widowControl w:val="0"/>
              <w:spacing w:before="240" w:after="240" w:line="300" w:lineRule="exact"/>
              <w:rPr>
                <w:rFonts w:ascii="Corbel" w:hAnsi="Corbel"/>
                <w:color w:val="575757"/>
              </w:rPr>
            </w:pPr>
          </w:p>
        </w:tc>
        <w:tc>
          <w:tcPr>
            <w:tcW w:w="5031" w:type="dxa"/>
          </w:tcPr>
          <w:p w14:paraId="7A25CF48" w14:textId="77777777" w:rsidR="00C15136" w:rsidRPr="00F56967" w:rsidRDefault="00C15136" w:rsidP="00CE0CCC">
            <w:pPr>
              <w:keepNext/>
              <w:keepLines/>
              <w:widowControl w:val="0"/>
              <w:spacing w:before="240" w:after="240" w:line="300" w:lineRule="exact"/>
              <w:rPr>
                <w:rFonts w:ascii="Corbel" w:hAnsi="Corbel"/>
                <w:color w:val="575757"/>
              </w:rPr>
            </w:pPr>
          </w:p>
        </w:tc>
      </w:tr>
    </w:tbl>
    <w:p w14:paraId="67218152" w14:textId="77777777" w:rsidR="00C82582" w:rsidRDefault="00C82582" w:rsidP="00230CA2">
      <w:pPr>
        <w:widowControl w:val="0"/>
        <w:rPr>
          <w:rFonts w:ascii="Corbel" w:hAnsi="Corbel"/>
          <w:color w:val="575757"/>
          <w:lang w:eastAsia="en-US"/>
        </w:rPr>
      </w:pPr>
    </w:p>
    <w:p w14:paraId="3F8B613C" w14:textId="77777777" w:rsidR="00277B89" w:rsidRPr="00F56967" w:rsidRDefault="00277B89" w:rsidP="00230CA2">
      <w:pPr>
        <w:widowControl w:val="0"/>
        <w:tabs>
          <w:tab w:val="left" w:pos="5103"/>
        </w:tabs>
        <w:spacing w:before="120" w:after="120" w:line="300" w:lineRule="exact"/>
        <w:rPr>
          <w:rFonts w:ascii="Corbel" w:hAnsi="Corbel"/>
          <w:b/>
          <w:color w:val="575757"/>
        </w:rPr>
        <w:sectPr w:rsidR="00277B89" w:rsidRPr="00F56967" w:rsidSect="00277B89">
          <w:footerReference w:type="default" r:id="rId10"/>
          <w:headerReference w:type="first" r:id="rId11"/>
          <w:type w:val="oddPage"/>
          <w:pgSz w:w="11906" w:h="16838"/>
          <w:pgMar w:top="2552" w:right="851" w:bottom="1418" w:left="1134" w:header="1134" w:footer="851" w:gutter="0"/>
          <w:cols w:space="708"/>
          <w:titlePg/>
          <w:docGrid w:linePitch="360"/>
        </w:sectPr>
      </w:pPr>
    </w:p>
    <w:p w14:paraId="611E0054" w14:textId="05CB8F9F" w:rsidR="007F12B0" w:rsidRPr="00F56967" w:rsidRDefault="007F12B0" w:rsidP="00230CA2">
      <w:pPr>
        <w:widowControl w:val="0"/>
        <w:spacing w:before="120" w:after="120" w:line="300" w:lineRule="exact"/>
        <w:rPr>
          <w:rFonts w:ascii="Corbel" w:hAnsi="Corbel"/>
          <w:b/>
          <w:color w:val="575757"/>
          <w:sz w:val="24"/>
          <w:szCs w:val="24"/>
          <w:lang w:eastAsia="ja-JP"/>
        </w:rPr>
      </w:pPr>
      <w:r w:rsidRPr="00F56967">
        <w:rPr>
          <w:rFonts w:ascii="Corbel" w:hAnsi="Corbel"/>
          <w:b/>
          <w:color w:val="575757"/>
          <w:sz w:val="24"/>
          <w:szCs w:val="24"/>
          <w:lang w:eastAsia="ja-JP"/>
        </w:rPr>
        <w:lastRenderedPageBreak/>
        <w:t xml:space="preserve">Příloha č. </w:t>
      </w:r>
      <w:r w:rsidR="00A2378C">
        <w:rPr>
          <w:rFonts w:ascii="Corbel" w:hAnsi="Corbel"/>
          <w:b/>
          <w:color w:val="575757"/>
          <w:sz w:val="24"/>
          <w:szCs w:val="24"/>
          <w:lang w:eastAsia="ja-JP"/>
        </w:rPr>
        <w:fldChar w:fldCharType="begin"/>
      </w:r>
      <w:r w:rsidR="00A2378C">
        <w:rPr>
          <w:rFonts w:ascii="Corbel" w:hAnsi="Corbel"/>
          <w:b/>
          <w:color w:val="575757"/>
          <w:sz w:val="24"/>
          <w:szCs w:val="24"/>
          <w:lang w:eastAsia="ja-JP"/>
        </w:rPr>
        <w:instrText xml:space="preserve"> REF _Ref102375599 \r \h </w:instrText>
      </w:r>
      <w:r w:rsidR="00A2378C">
        <w:rPr>
          <w:rFonts w:ascii="Corbel" w:hAnsi="Corbel"/>
          <w:b/>
          <w:color w:val="575757"/>
          <w:sz w:val="24"/>
          <w:szCs w:val="24"/>
          <w:lang w:eastAsia="ja-JP"/>
        </w:rPr>
      </w:r>
      <w:r w:rsidR="00A2378C">
        <w:rPr>
          <w:rFonts w:ascii="Corbel" w:hAnsi="Corbel"/>
          <w:b/>
          <w:color w:val="575757"/>
          <w:sz w:val="24"/>
          <w:szCs w:val="24"/>
          <w:lang w:eastAsia="ja-JP"/>
        </w:rPr>
        <w:fldChar w:fldCharType="separate"/>
      </w:r>
      <w:r w:rsidR="00633A59">
        <w:rPr>
          <w:rFonts w:ascii="Corbel" w:hAnsi="Corbel"/>
          <w:b/>
          <w:color w:val="575757"/>
          <w:sz w:val="24"/>
          <w:szCs w:val="24"/>
          <w:lang w:eastAsia="ja-JP"/>
        </w:rPr>
        <w:t>7.4.2</w:t>
      </w:r>
      <w:r w:rsidR="00A2378C">
        <w:rPr>
          <w:rFonts w:ascii="Corbel" w:hAnsi="Corbel"/>
          <w:b/>
          <w:color w:val="575757"/>
          <w:sz w:val="24"/>
          <w:szCs w:val="24"/>
          <w:lang w:eastAsia="ja-JP"/>
        </w:rPr>
        <w:fldChar w:fldCharType="end"/>
      </w:r>
    </w:p>
    <w:p w14:paraId="647313D5" w14:textId="23387758" w:rsidR="003E248D" w:rsidRPr="00F56967" w:rsidRDefault="00AC4B7C" w:rsidP="00230CA2">
      <w:pPr>
        <w:widowControl w:val="0"/>
        <w:spacing w:before="120" w:after="120" w:line="300" w:lineRule="exact"/>
        <w:rPr>
          <w:rFonts w:ascii="Corbel" w:hAnsi="Corbel"/>
          <w:caps/>
          <w:color w:val="575757"/>
          <w:spacing w:val="20"/>
          <w:sz w:val="28"/>
          <w:szCs w:val="28"/>
        </w:rPr>
      </w:pPr>
      <w:r>
        <w:rPr>
          <w:rFonts w:ascii="Corbel" w:hAnsi="Corbel"/>
          <w:b/>
          <w:color w:val="575757"/>
          <w:sz w:val="24"/>
          <w:szCs w:val="24"/>
          <w:lang w:eastAsia="ja-JP"/>
        </w:rPr>
        <w:t>Závazný v</w:t>
      </w:r>
      <w:r w:rsidR="007F12B0" w:rsidRPr="00F56967">
        <w:rPr>
          <w:rFonts w:ascii="Corbel" w:hAnsi="Corbel"/>
          <w:b/>
          <w:color w:val="575757"/>
          <w:sz w:val="24"/>
          <w:szCs w:val="24"/>
          <w:lang w:eastAsia="ja-JP"/>
        </w:rPr>
        <w:t xml:space="preserve">zor </w:t>
      </w:r>
      <w:r w:rsidR="00A2378C">
        <w:rPr>
          <w:rFonts w:ascii="Corbel" w:hAnsi="Corbel"/>
          <w:b/>
          <w:color w:val="575757"/>
          <w:sz w:val="24"/>
          <w:szCs w:val="24"/>
          <w:lang w:eastAsia="ja-JP"/>
        </w:rPr>
        <w:t>p</w:t>
      </w:r>
      <w:r w:rsidR="00231E1F">
        <w:rPr>
          <w:rFonts w:ascii="Corbel" w:hAnsi="Corbel"/>
          <w:b/>
          <w:color w:val="575757"/>
          <w:sz w:val="24"/>
          <w:szCs w:val="24"/>
          <w:lang w:eastAsia="ja-JP"/>
        </w:rPr>
        <w:t>otvrzení o doručení účinné Smlouvy</w:t>
      </w:r>
    </w:p>
    <w:p w14:paraId="73427015" w14:textId="77777777" w:rsidR="00231E1F" w:rsidRDefault="00231E1F" w:rsidP="00231E1F">
      <w:pPr>
        <w:widowControl w:val="0"/>
        <w:spacing w:after="240" w:line="300" w:lineRule="atLeast"/>
        <w:rPr>
          <w:rFonts w:ascii="Corbel" w:hAnsi="Corbel"/>
          <w:b/>
          <w:bCs/>
          <w:color w:val="575757"/>
          <w:sz w:val="24"/>
          <w:szCs w:val="24"/>
        </w:rPr>
      </w:pPr>
    </w:p>
    <w:p w14:paraId="4777BB02" w14:textId="692CB5AC" w:rsidR="003E248D" w:rsidRPr="00F56967" w:rsidRDefault="003E248D" w:rsidP="00231E1F">
      <w:pPr>
        <w:widowControl w:val="0"/>
        <w:spacing w:after="240" w:line="300" w:lineRule="atLeast"/>
        <w:rPr>
          <w:rFonts w:ascii="Corbel" w:hAnsi="Corbel"/>
          <w:b/>
          <w:bCs/>
          <w:color w:val="575757"/>
          <w:sz w:val="24"/>
          <w:szCs w:val="24"/>
        </w:rPr>
      </w:pPr>
      <w:r w:rsidRPr="00F56967">
        <w:rPr>
          <w:rFonts w:ascii="Corbel" w:hAnsi="Corbel"/>
          <w:b/>
          <w:bCs/>
          <w:color w:val="575757"/>
          <w:sz w:val="24"/>
          <w:szCs w:val="24"/>
        </w:rPr>
        <w:t>Potvrzení o doručení účinné Smlouvy</w:t>
      </w:r>
    </w:p>
    <w:p w14:paraId="574E22C0" w14:textId="75E327A4" w:rsidR="003E248D" w:rsidRPr="00F56967" w:rsidRDefault="00356041" w:rsidP="00230CA2">
      <w:pPr>
        <w:widowControl w:val="0"/>
        <w:spacing w:before="120" w:after="120" w:line="300" w:lineRule="exact"/>
        <w:rPr>
          <w:rFonts w:ascii="Corbel" w:hAnsi="Corbel"/>
          <w:color w:val="575757"/>
          <w:sz w:val="21"/>
          <w:szCs w:val="20"/>
        </w:rPr>
      </w:pPr>
      <w:r>
        <w:rPr>
          <w:rFonts w:ascii="Corbel" w:hAnsi="Corbel"/>
          <w:bCs/>
          <w:color w:val="575757"/>
          <w:sz w:val="21"/>
          <w:szCs w:val="21"/>
        </w:rPr>
        <w:t>Společnost</w:t>
      </w:r>
      <w:r w:rsidR="00A2378C">
        <w:rPr>
          <w:rFonts w:ascii="Corbel" w:hAnsi="Corbel"/>
          <w:bCs/>
          <w:color w:val="575757"/>
          <w:sz w:val="21"/>
          <w:szCs w:val="21"/>
        </w:rPr>
        <w:t xml:space="preserve"> [</w:t>
      </w:r>
      <w:r w:rsidR="00A2378C" w:rsidRPr="00A2378C">
        <w:rPr>
          <w:rFonts w:ascii="Corbel" w:hAnsi="Corbel"/>
          <w:b/>
          <w:color w:val="575757"/>
          <w:sz w:val="21"/>
          <w:szCs w:val="21"/>
          <w:highlight w:val="yellow"/>
        </w:rPr>
        <w:t>obchodní firma</w:t>
      </w:r>
      <w:r w:rsidR="00A2378C">
        <w:rPr>
          <w:rFonts w:ascii="Corbel" w:hAnsi="Corbel"/>
          <w:bCs/>
          <w:color w:val="575757"/>
          <w:sz w:val="21"/>
          <w:szCs w:val="21"/>
        </w:rPr>
        <w:t>], IČO: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 se sídlem [</w:t>
      </w:r>
      <w:r w:rsidR="00A2378C" w:rsidRPr="00A2378C">
        <w:rPr>
          <w:rFonts w:ascii="Corbel" w:hAnsi="Corbel"/>
          <w:bCs/>
          <w:color w:val="575757"/>
          <w:sz w:val="21"/>
          <w:szCs w:val="21"/>
          <w:highlight w:val="yellow"/>
        </w:rPr>
        <w:t>sídlo</w:t>
      </w:r>
      <w:r w:rsidR="00A2378C">
        <w:rPr>
          <w:rFonts w:ascii="Corbel" w:hAnsi="Corbel"/>
          <w:bCs/>
          <w:color w:val="575757"/>
          <w:sz w:val="21"/>
          <w:szCs w:val="21"/>
        </w:rPr>
        <w:t>], zapsaná v obchodním rejstříku vedeném [r</w:t>
      </w:r>
      <w:r w:rsidR="00A2378C" w:rsidRPr="00A2378C">
        <w:rPr>
          <w:rFonts w:ascii="Corbel" w:hAnsi="Corbel"/>
          <w:bCs/>
          <w:color w:val="575757"/>
          <w:sz w:val="21"/>
          <w:szCs w:val="21"/>
          <w:highlight w:val="yellow"/>
        </w:rPr>
        <w:t>ejstříkový soud</w:t>
      </w:r>
      <w:r w:rsidR="00A2378C">
        <w:rPr>
          <w:rFonts w:ascii="Corbel" w:hAnsi="Corbel"/>
          <w:bCs/>
          <w:color w:val="575757"/>
          <w:sz w:val="21"/>
          <w:szCs w:val="21"/>
        </w:rPr>
        <w:t>], oddíl C, vložka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w:t>
      </w:r>
      <w:r>
        <w:rPr>
          <w:rFonts w:ascii="Corbel" w:hAnsi="Corbel"/>
          <w:bCs/>
          <w:color w:val="575757"/>
          <w:sz w:val="21"/>
          <w:szCs w:val="21"/>
        </w:rPr>
        <w:t xml:space="preserve"> </w:t>
      </w:r>
      <w:r w:rsidR="003E248D" w:rsidRPr="00F56967">
        <w:rPr>
          <w:rFonts w:ascii="Corbel" w:hAnsi="Corbel"/>
          <w:color w:val="575757"/>
          <w:sz w:val="21"/>
          <w:szCs w:val="21"/>
        </w:rPr>
        <w:t>tímto potvrzuje,</w:t>
      </w:r>
      <w:r w:rsidR="003E248D" w:rsidRPr="00F56967">
        <w:rPr>
          <w:rFonts w:ascii="Corbel" w:hAnsi="Corbel"/>
          <w:color w:val="575757"/>
          <w:sz w:val="21"/>
          <w:szCs w:val="20"/>
        </w:rPr>
        <w:t xml:space="preserve"> že jí byla</w:t>
      </w:r>
      <w:r w:rsidR="00A2378C">
        <w:rPr>
          <w:rFonts w:ascii="Corbel" w:hAnsi="Corbel"/>
          <w:color w:val="575757"/>
          <w:sz w:val="21"/>
          <w:szCs w:val="20"/>
        </w:rPr>
        <w:t xml:space="preserve"> účinná Smlouva řádně doručena dne [</w:t>
      </w:r>
      <w:r w:rsidR="00A2378C" w:rsidRPr="00A2378C">
        <w:rPr>
          <w:rFonts w:ascii="Corbel" w:hAnsi="Corbel"/>
          <w:color w:val="575757"/>
          <w:sz w:val="21"/>
          <w:szCs w:val="20"/>
          <w:highlight w:val="yellow"/>
        </w:rPr>
        <w:t>doplnit</w:t>
      </w:r>
      <w:r w:rsidR="00A2378C">
        <w:rPr>
          <w:rFonts w:ascii="Corbel" w:hAnsi="Corbel"/>
          <w:color w:val="575757"/>
          <w:sz w:val="21"/>
          <w:szCs w:val="20"/>
        </w:rPr>
        <w:t>]</w:t>
      </w:r>
      <w:r w:rsidR="003E248D" w:rsidRPr="00F56967">
        <w:rPr>
          <w:rFonts w:ascii="Corbel" w:hAnsi="Corbel"/>
          <w:color w:val="575757"/>
          <w:sz w:val="21"/>
          <w:szCs w:val="20"/>
        </w:rPr>
        <w:t>.</w:t>
      </w:r>
    </w:p>
    <w:p w14:paraId="6B981695" w14:textId="77777777" w:rsidR="00B6110B" w:rsidRPr="00F56967" w:rsidRDefault="00B6110B" w:rsidP="00230CA2">
      <w:pPr>
        <w:widowControl w:val="0"/>
        <w:spacing w:before="240" w:after="240" w:line="300" w:lineRule="exact"/>
        <w:rPr>
          <w:rFonts w:ascii="Corbel" w:hAnsi="Corbel"/>
          <w:color w:val="575757"/>
          <w:sz w:val="21"/>
          <w:szCs w:val="21"/>
        </w:rPr>
      </w:pPr>
      <w:r w:rsidRPr="00F56967">
        <w:rPr>
          <w:rFonts w:ascii="Corbel" w:hAnsi="Corbel"/>
          <w:color w:val="575757"/>
          <w:sz w:val="21"/>
          <w:szCs w:val="21"/>
        </w:rPr>
        <w:t>V ___________ dne ___________</w:t>
      </w:r>
    </w:p>
    <w:tbl>
      <w:tblPr>
        <w:tblStyle w:val="Mkatabulk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7"/>
        <w:gridCol w:w="4747"/>
      </w:tblGrid>
      <w:tr w:rsidR="00223878" w:rsidRPr="00F56967" w14:paraId="04387BB0" w14:textId="77777777" w:rsidTr="000260A5">
        <w:tc>
          <w:tcPr>
            <w:tcW w:w="4747" w:type="dxa"/>
          </w:tcPr>
          <w:p w14:paraId="44A7557A" w14:textId="2674A3F5" w:rsidR="00B6110B" w:rsidRPr="00F56967" w:rsidRDefault="00A2378C" w:rsidP="00F43C41">
            <w:pPr>
              <w:widowControl w:val="0"/>
              <w:spacing w:after="120" w:line="300" w:lineRule="atLeast"/>
              <w:rPr>
                <w:rFonts w:ascii="Corbel" w:hAnsi="Corbel"/>
                <w:color w:val="575757"/>
                <w:sz w:val="21"/>
                <w:szCs w:val="21"/>
              </w:rPr>
            </w:pPr>
            <w:r>
              <w:rPr>
                <w:rFonts w:ascii="Corbel" w:eastAsiaTheme="majorEastAsia" w:hAnsi="Corbel" w:cstheme="majorBidi"/>
                <w:bCs/>
                <w:color w:val="575757"/>
                <w:sz w:val="21"/>
                <w:szCs w:val="21"/>
              </w:rPr>
              <w:t xml:space="preserve">Za </w:t>
            </w:r>
            <w:r w:rsidR="003B793A" w:rsidRPr="00F56967">
              <w:rPr>
                <w:rFonts w:ascii="Corbel" w:eastAsiaTheme="majorEastAsia" w:hAnsi="Corbel" w:cstheme="majorBidi"/>
                <w:bCs/>
                <w:color w:val="575757"/>
                <w:sz w:val="21"/>
                <w:szCs w:val="21"/>
              </w:rPr>
              <w:t>[</w:t>
            </w:r>
            <w:r>
              <w:rPr>
                <w:rFonts w:ascii="Corbel" w:eastAsiaTheme="majorEastAsia" w:hAnsi="Corbel" w:cstheme="majorBidi"/>
                <w:bCs/>
                <w:color w:val="575757"/>
                <w:sz w:val="21"/>
                <w:szCs w:val="21"/>
              </w:rPr>
              <w:t>obchodní firma</w:t>
            </w:r>
            <w:r w:rsidR="003B793A" w:rsidRPr="00F56967">
              <w:rPr>
                <w:rFonts w:ascii="Corbel" w:eastAsiaTheme="majorEastAsia" w:hAnsi="Corbel" w:cstheme="majorBidi"/>
                <w:bCs/>
                <w:color w:val="575757"/>
                <w:sz w:val="21"/>
                <w:szCs w:val="21"/>
              </w:rPr>
              <w:t>]</w:t>
            </w:r>
          </w:p>
          <w:p w14:paraId="62871331" w14:textId="77777777" w:rsidR="00B6110B" w:rsidRPr="00F56967" w:rsidRDefault="00B6110B" w:rsidP="00F43C41">
            <w:pPr>
              <w:widowControl w:val="0"/>
              <w:spacing w:after="120" w:line="300" w:lineRule="atLeast"/>
              <w:rPr>
                <w:rFonts w:ascii="Corbel" w:hAnsi="Corbel"/>
                <w:color w:val="575757"/>
                <w:sz w:val="21"/>
                <w:szCs w:val="21"/>
              </w:rPr>
            </w:pPr>
          </w:p>
          <w:p w14:paraId="72F831E3" w14:textId="77777777" w:rsidR="00B6110B" w:rsidRPr="00F56967" w:rsidRDefault="00B6110B" w:rsidP="00F43C41">
            <w:pPr>
              <w:widowControl w:val="0"/>
              <w:spacing w:after="120" w:line="300" w:lineRule="atLeast"/>
              <w:rPr>
                <w:rFonts w:ascii="Corbel" w:hAnsi="Corbel"/>
                <w:color w:val="575757"/>
                <w:sz w:val="21"/>
                <w:szCs w:val="21"/>
              </w:rPr>
            </w:pPr>
          </w:p>
          <w:p w14:paraId="369ED1AB"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05DE5EDF"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3EEA4B02" w14:textId="3BE776CF" w:rsidR="00B6110B" w:rsidRPr="00F56967" w:rsidRDefault="00B6110B" w:rsidP="00F43C41">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sidR="00A2378C">
              <w:rPr>
                <w:rFonts w:ascii="Corbel" w:eastAsiaTheme="majorEastAsia" w:hAnsi="Corbel" w:cstheme="majorBidi"/>
                <w:bCs/>
                <w:color w:val="575757"/>
                <w:sz w:val="21"/>
                <w:szCs w:val="21"/>
              </w:rPr>
              <w:t>jednatel</w:t>
            </w:r>
          </w:p>
          <w:p w14:paraId="3D4C55D5" w14:textId="77777777" w:rsidR="00B6110B" w:rsidRPr="00F56967" w:rsidRDefault="00B6110B" w:rsidP="00F43C41">
            <w:pPr>
              <w:widowControl w:val="0"/>
              <w:spacing w:after="120" w:line="300" w:lineRule="atLeast"/>
              <w:rPr>
                <w:rFonts w:ascii="Corbel" w:hAnsi="Corbel"/>
                <w:color w:val="575757"/>
                <w:sz w:val="21"/>
                <w:szCs w:val="21"/>
              </w:rPr>
            </w:pPr>
          </w:p>
        </w:tc>
        <w:tc>
          <w:tcPr>
            <w:tcW w:w="4747" w:type="dxa"/>
          </w:tcPr>
          <w:p w14:paraId="0E781B3D" w14:textId="77777777" w:rsidR="00B6110B" w:rsidRDefault="00B6110B" w:rsidP="00F43C41">
            <w:pPr>
              <w:widowControl w:val="0"/>
              <w:spacing w:after="120" w:line="300" w:lineRule="atLeast"/>
              <w:rPr>
                <w:rFonts w:ascii="Corbel" w:hAnsi="Corbel"/>
                <w:b/>
                <w:color w:val="575757"/>
                <w:sz w:val="21"/>
                <w:szCs w:val="21"/>
              </w:rPr>
            </w:pPr>
          </w:p>
          <w:p w14:paraId="5CC7920F" w14:textId="77777777" w:rsidR="00A2378C" w:rsidRDefault="00A2378C" w:rsidP="00F43C41">
            <w:pPr>
              <w:widowControl w:val="0"/>
              <w:spacing w:after="120" w:line="300" w:lineRule="atLeast"/>
              <w:rPr>
                <w:rFonts w:ascii="Corbel" w:hAnsi="Corbel"/>
                <w:b/>
                <w:color w:val="575757"/>
                <w:sz w:val="21"/>
                <w:szCs w:val="21"/>
              </w:rPr>
            </w:pPr>
          </w:p>
          <w:p w14:paraId="4C694CAC" w14:textId="77777777" w:rsidR="00A2378C" w:rsidRDefault="00A2378C" w:rsidP="00F43C41">
            <w:pPr>
              <w:widowControl w:val="0"/>
              <w:spacing w:after="120" w:line="300" w:lineRule="atLeast"/>
              <w:rPr>
                <w:rFonts w:ascii="Corbel" w:hAnsi="Corbel"/>
                <w:b/>
                <w:color w:val="575757"/>
                <w:sz w:val="21"/>
                <w:szCs w:val="21"/>
              </w:rPr>
            </w:pPr>
          </w:p>
          <w:p w14:paraId="5F327B17"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2EA90935"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25D306A7" w14:textId="214299D1" w:rsidR="00A2378C" w:rsidRPr="00F56967" w:rsidRDefault="00A2378C" w:rsidP="00A2378C">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Pr>
                <w:rFonts w:ascii="Corbel" w:hAnsi="Corbel"/>
                <w:color w:val="575757"/>
                <w:sz w:val="21"/>
                <w:szCs w:val="21"/>
              </w:rPr>
              <w:t>jednatel</w:t>
            </w:r>
          </w:p>
          <w:p w14:paraId="34859882" w14:textId="7EAF4802" w:rsidR="00A2378C" w:rsidRPr="00F56967" w:rsidRDefault="00A2378C" w:rsidP="00F43C41">
            <w:pPr>
              <w:widowControl w:val="0"/>
              <w:spacing w:after="120" w:line="300" w:lineRule="atLeast"/>
              <w:rPr>
                <w:rFonts w:ascii="Corbel" w:hAnsi="Corbel"/>
                <w:b/>
                <w:color w:val="575757"/>
                <w:sz w:val="21"/>
                <w:szCs w:val="21"/>
              </w:rPr>
            </w:pPr>
          </w:p>
        </w:tc>
      </w:tr>
    </w:tbl>
    <w:p w14:paraId="3DBED3D5" w14:textId="77777777" w:rsidR="00D47206" w:rsidRDefault="00D47206" w:rsidP="00D47206">
      <w:pPr>
        <w:widowControl w:val="0"/>
        <w:spacing w:after="0" w:line="240" w:lineRule="auto"/>
        <w:rPr>
          <w:rFonts w:ascii="Corbel" w:hAnsi="Corbel"/>
          <w:b/>
          <w:color w:val="575757"/>
          <w:sz w:val="24"/>
          <w:szCs w:val="24"/>
          <w:lang w:eastAsia="ja-JP"/>
        </w:rPr>
      </w:pPr>
    </w:p>
    <w:p w14:paraId="7B1FB80F" w14:textId="31A61F4F" w:rsidR="00DE7F76" w:rsidRDefault="00DE7F76">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D0BED18" w14:textId="69CB47D4" w:rsidR="00F8669B" w:rsidRDefault="00DE7F76" w:rsidP="00B76584">
      <w:pPr>
        <w:widowControl w:val="0"/>
        <w:spacing w:before="120" w:after="120" w:line="300" w:lineRule="exact"/>
        <w:rPr>
          <w:rFonts w:ascii="Corbel" w:hAnsi="Corbel"/>
          <w:b/>
          <w:bCs/>
          <w:color w:val="575757"/>
          <w:lang w:eastAsia="ja-JP"/>
        </w:rPr>
      </w:pPr>
      <w:r w:rsidRPr="00DE7F76">
        <w:rPr>
          <w:rFonts w:ascii="Corbel" w:hAnsi="Corbel"/>
          <w:b/>
          <w:bCs/>
          <w:color w:val="575757"/>
          <w:lang w:eastAsia="ja-JP"/>
        </w:rPr>
        <w:lastRenderedPageBreak/>
        <w:t xml:space="preserve">Příloha č. </w:t>
      </w:r>
      <w:r w:rsidRPr="00DE7F76">
        <w:rPr>
          <w:rFonts w:ascii="Corbel" w:hAnsi="Corbel"/>
          <w:b/>
          <w:bCs/>
          <w:color w:val="575757"/>
          <w:lang w:eastAsia="ja-JP"/>
        </w:rPr>
        <w:fldChar w:fldCharType="begin"/>
      </w:r>
      <w:r w:rsidRPr="00DE7F76">
        <w:rPr>
          <w:rFonts w:ascii="Corbel" w:hAnsi="Corbel"/>
          <w:b/>
          <w:bCs/>
          <w:color w:val="575757"/>
          <w:lang w:eastAsia="ja-JP"/>
        </w:rPr>
        <w:instrText xml:space="preserve"> REF _Ref102375909 \r \h </w:instrText>
      </w:r>
      <w:r>
        <w:rPr>
          <w:rFonts w:ascii="Corbel" w:hAnsi="Corbel"/>
          <w:b/>
          <w:bCs/>
          <w:color w:val="575757"/>
          <w:lang w:eastAsia="ja-JP"/>
        </w:rPr>
        <w:instrText xml:space="preserve"> \* MERGEFORMAT </w:instrText>
      </w:r>
      <w:r w:rsidRPr="00DE7F76">
        <w:rPr>
          <w:rFonts w:ascii="Corbel" w:hAnsi="Corbel"/>
          <w:b/>
          <w:bCs/>
          <w:color w:val="575757"/>
          <w:lang w:eastAsia="ja-JP"/>
        </w:rPr>
      </w:r>
      <w:r w:rsidRPr="00DE7F76">
        <w:rPr>
          <w:rFonts w:ascii="Corbel" w:hAnsi="Corbel"/>
          <w:b/>
          <w:bCs/>
          <w:color w:val="575757"/>
          <w:lang w:eastAsia="ja-JP"/>
        </w:rPr>
        <w:fldChar w:fldCharType="separate"/>
      </w:r>
      <w:r w:rsidR="00633A59">
        <w:rPr>
          <w:rFonts w:ascii="Corbel" w:hAnsi="Corbel"/>
          <w:b/>
          <w:bCs/>
          <w:color w:val="575757"/>
          <w:lang w:eastAsia="ja-JP"/>
        </w:rPr>
        <w:t>1.1.29</w:t>
      </w:r>
      <w:r w:rsidRPr="00DE7F76">
        <w:rPr>
          <w:rFonts w:ascii="Corbel" w:hAnsi="Corbel"/>
          <w:b/>
          <w:bCs/>
          <w:color w:val="575757"/>
          <w:lang w:eastAsia="ja-JP"/>
        </w:rPr>
        <w:fldChar w:fldCharType="end"/>
      </w:r>
    </w:p>
    <w:p w14:paraId="7EB37CEF" w14:textId="72D323E4" w:rsidR="00DE7F76" w:rsidRDefault="00DE7F76" w:rsidP="00B76584">
      <w:pPr>
        <w:widowControl w:val="0"/>
        <w:spacing w:before="120" w:after="120" w:line="300" w:lineRule="exact"/>
        <w:rPr>
          <w:rFonts w:ascii="Corbel" w:hAnsi="Corbel"/>
          <w:b/>
          <w:bCs/>
          <w:color w:val="575757"/>
          <w:lang w:eastAsia="ja-JP"/>
        </w:rPr>
      </w:pPr>
      <w:r>
        <w:rPr>
          <w:rFonts w:ascii="Corbel" w:hAnsi="Corbel"/>
          <w:b/>
          <w:bCs/>
          <w:color w:val="575757"/>
          <w:lang w:eastAsia="ja-JP"/>
        </w:rPr>
        <w:t>Závazný vzor Prohlášení</w:t>
      </w:r>
    </w:p>
    <w:p w14:paraId="28CA03F7" w14:textId="77777777" w:rsidR="003D279D" w:rsidRDefault="003D279D" w:rsidP="00B76584">
      <w:pPr>
        <w:widowControl w:val="0"/>
        <w:spacing w:before="120" w:after="120" w:line="300" w:lineRule="exact"/>
        <w:rPr>
          <w:rFonts w:ascii="Corbel" w:hAnsi="Corbel"/>
          <w:color w:val="575757"/>
          <w:lang w:eastAsia="ja-JP"/>
        </w:rPr>
      </w:pPr>
    </w:p>
    <w:p w14:paraId="2F698AD2" w14:textId="014E02B1" w:rsidR="00DE7F76" w:rsidRPr="00DE7F76" w:rsidRDefault="00DE7F76" w:rsidP="00B76584">
      <w:pPr>
        <w:widowControl w:val="0"/>
        <w:spacing w:before="120" w:after="120" w:line="300" w:lineRule="exact"/>
        <w:rPr>
          <w:rFonts w:ascii="Corbel" w:hAnsi="Corbel"/>
          <w:color w:val="575757"/>
          <w:lang w:eastAsia="ja-JP"/>
        </w:rPr>
      </w:pPr>
      <w:r w:rsidRPr="00DE7F76">
        <w:rPr>
          <w:rFonts w:ascii="Corbel" w:hAnsi="Corbel"/>
          <w:color w:val="575757"/>
          <w:lang w:eastAsia="ja-JP"/>
        </w:rPr>
        <w:t>Níže uvedené strany</w:t>
      </w:r>
    </w:p>
    <w:p w14:paraId="2D60EE3C" w14:textId="77777777" w:rsidR="00DE7F76" w:rsidRPr="00893FDB" w:rsidRDefault="00DE7F76" w:rsidP="00DE7F76">
      <w:pPr>
        <w:pStyle w:val="ListParagraph"/>
        <w:widowControl w:val="0"/>
        <w:numPr>
          <w:ilvl w:val="0"/>
          <w:numId w:val="12"/>
        </w:numPr>
        <w:spacing w:before="120" w:after="120" w:line="300" w:lineRule="exact"/>
        <w:ind w:hanging="720"/>
        <w:contextualSpacing w:val="0"/>
        <w:rPr>
          <w:rFonts w:ascii="Corbel" w:hAnsi="Corbel"/>
          <w:bCs/>
          <w:color w:val="575757"/>
        </w:rPr>
      </w:pPr>
      <w:r w:rsidRPr="00CD1282">
        <w:rPr>
          <w:rFonts w:ascii="Corbel" w:hAnsi="Corbel"/>
          <w:b/>
          <w:color w:val="595959" w:themeColor="text1" w:themeTint="A6"/>
        </w:rPr>
        <w:t>{{seller_1_name}}</w:t>
      </w:r>
      <w:r w:rsidRPr="00CD1282">
        <w:rPr>
          <w:rFonts w:ascii="Corbel" w:hAnsi="Corbel"/>
          <w:color w:val="595959" w:themeColor="text1" w:themeTint="A6"/>
        </w:rPr>
        <w:t>, IČO: 09332219, se sídlem Rybná 716/24, Staré Město, 110 00 Praha 1, zapsaná v</w:t>
      </w:r>
      <w:r>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71006CB5" w14:textId="77777777" w:rsidR="00DE7F76" w:rsidRPr="00F56967" w:rsidRDefault="00DE7F76" w:rsidP="00DE7F76">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38574089"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Pr="00CD1282">
        <w:rPr>
          <w:rFonts w:ascii="Corbel" w:hAnsi="Corbel"/>
          <w:b/>
          <w:bCs/>
          <w:color w:val="595959" w:themeColor="text1" w:themeTint="A6"/>
        </w:rPr>
        <w:t>Stanislav Braňka</w:t>
      </w:r>
      <w:r w:rsidRPr="00CD1282">
        <w:rPr>
          <w:rFonts w:ascii="Corbel" w:hAnsi="Corbel"/>
          <w:color w:val="595959" w:themeColor="text1" w:themeTint="A6"/>
        </w:rPr>
        <w:t xml:space="preserve">, dat. nar. 22. února 1967, </w:t>
      </w:r>
      <w:r>
        <w:rPr>
          <w:rFonts w:ascii="Corbel" w:hAnsi="Corbel"/>
          <w:color w:val="595959" w:themeColor="text1" w:themeTint="A6"/>
        </w:rPr>
        <w:t xml:space="preserve">bytem </w:t>
      </w:r>
      <w:r w:rsidRPr="00B715E8">
        <w:rPr>
          <w:rFonts w:ascii="Corbel" w:hAnsi="Corbel"/>
          <w:color w:val="595959" w:themeColor="text1" w:themeTint="A6"/>
        </w:rPr>
        <w:t xml:space="preserve">č.p. </w:t>
      </w:r>
      <w:r w:rsidRPr="00CD1282">
        <w:rPr>
          <w:rFonts w:ascii="Corbel" w:hAnsi="Corbel"/>
          <w:color w:val="595959" w:themeColor="text1" w:themeTint="A6"/>
        </w:rPr>
        <w:t>205</w:t>
      </w:r>
      <w:r w:rsidRPr="00B715E8">
        <w:rPr>
          <w:rFonts w:ascii="Corbel" w:hAnsi="Corbel"/>
          <w:color w:val="595959" w:themeColor="text1" w:themeTint="A6"/>
        </w:rPr>
        <w:t>, 289 14 Chrást</w:t>
      </w:r>
    </w:p>
    <w:p w14:paraId="4D721D20"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2DD42F11"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67B7326E"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7A169D8B" w14:textId="77777777" w:rsidR="00DE7F76" w:rsidRPr="00F56967"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{{buyer_name}}</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482AF4E2" w14:textId="14450F4D" w:rsidR="006405CC" w:rsidRDefault="003D279D" w:rsidP="00B76584">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t</w:t>
      </w:r>
      <w:r w:rsidR="00DE7F76" w:rsidRPr="00DA6E82">
        <w:rPr>
          <w:rFonts w:ascii="Corbel" w:eastAsia="Calibri" w:hAnsi="Corbel"/>
          <w:color w:val="575757"/>
          <w:lang w:eastAsia="en-US"/>
        </w:rPr>
        <w:t>ímto v souvislosti s</w:t>
      </w:r>
      <w:r w:rsidR="00DA6E82" w:rsidRPr="00DA6E82">
        <w:rPr>
          <w:rFonts w:ascii="Corbel" w:eastAsia="Calibri" w:hAnsi="Corbel"/>
          <w:color w:val="575757"/>
          <w:lang w:eastAsia="en-US"/>
        </w:rPr>
        <w:t xml:space="preserve">e </w:t>
      </w:r>
      <w:r w:rsidR="00DA6E82" w:rsidRPr="00DA6E82">
        <w:rPr>
          <w:rFonts w:ascii="Corbel" w:hAnsi="Corbel"/>
          <w:color w:val="575757"/>
          <w:lang w:eastAsia="en-US"/>
        </w:rPr>
        <w:t xml:space="preserve">smlouvou o převodu podílů ve společnostech RELAKA s.r.o. a AGROBIOPLYN s.r.o. </w:t>
      </w:r>
      <w:r w:rsidR="00DE7F76" w:rsidRPr="00DA6E82">
        <w:rPr>
          <w:rFonts w:ascii="Corbel" w:eastAsia="Calibri" w:hAnsi="Corbel"/>
          <w:color w:val="575757"/>
          <w:lang w:eastAsia="en-US"/>
        </w:rPr>
        <w:t xml:space="preserve"> </w:t>
      </w:r>
      <w:r>
        <w:rPr>
          <w:rFonts w:ascii="Corbel" w:eastAsia="Calibri" w:hAnsi="Corbel"/>
          <w:color w:val="575757"/>
          <w:lang w:eastAsia="en-US"/>
        </w:rPr>
        <w:t>uzavřenou</w:t>
      </w:r>
      <w:r w:rsidR="00DA6E82" w:rsidRPr="00DA6E82">
        <w:rPr>
          <w:rFonts w:ascii="Corbel" w:eastAsia="Calibri" w:hAnsi="Corbel"/>
          <w:color w:val="575757"/>
          <w:lang w:eastAsia="en-US"/>
        </w:rPr>
        <w:t xml:space="preserve"> dne {{contract_date}} </w:t>
      </w:r>
      <w:r>
        <w:rPr>
          <w:rFonts w:ascii="Corbel" w:eastAsia="Calibri" w:hAnsi="Corbel"/>
          <w:color w:val="575757"/>
          <w:lang w:eastAsia="en-US"/>
        </w:rPr>
        <w:t xml:space="preserve">mezi výše uvedenými stranami </w:t>
      </w:r>
      <w:r w:rsidR="00DA6E82" w:rsidRPr="00DA6E82">
        <w:rPr>
          <w:rFonts w:ascii="Corbel" w:eastAsia="Calibri" w:hAnsi="Corbel"/>
          <w:color w:val="575757"/>
          <w:lang w:eastAsia="en-US"/>
        </w:rPr>
        <w:t>(dále jen „</w:t>
      </w:r>
      <w:r w:rsidR="00DA6E82" w:rsidRPr="006405CC">
        <w:rPr>
          <w:rFonts w:ascii="Corbel" w:eastAsia="Calibri" w:hAnsi="Corbel"/>
          <w:b/>
          <w:bCs/>
          <w:color w:val="575757"/>
          <w:lang w:eastAsia="en-US"/>
        </w:rPr>
        <w:t>Smlo</w:t>
      </w:r>
      <w:r w:rsidR="006405CC">
        <w:rPr>
          <w:rFonts w:ascii="Corbel" w:eastAsia="Calibri" w:hAnsi="Corbel"/>
          <w:b/>
          <w:bCs/>
          <w:color w:val="575757"/>
          <w:lang w:eastAsia="en-US"/>
        </w:rPr>
        <w:t>uv</w:t>
      </w:r>
      <w:r w:rsidR="00DA6E82" w:rsidRPr="006405CC">
        <w:rPr>
          <w:rFonts w:ascii="Corbel" w:eastAsia="Calibri" w:hAnsi="Corbel"/>
          <w:b/>
          <w:bCs/>
          <w:color w:val="575757"/>
          <w:lang w:eastAsia="en-US"/>
        </w:rPr>
        <w:t>a</w:t>
      </w:r>
      <w:r w:rsidR="00DA6E82" w:rsidRPr="00DA6E82">
        <w:rPr>
          <w:rFonts w:ascii="Corbel" w:eastAsia="Calibri" w:hAnsi="Corbel"/>
          <w:color w:val="575757"/>
          <w:lang w:eastAsia="en-US"/>
        </w:rPr>
        <w:t>“) potvrzují, že</w:t>
      </w:r>
      <w:r w:rsidR="006405CC">
        <w:rPr>
          <w:rFonts w:ascii="Corbel" w:eastAsia="Calibri" w:hAnsi="Corbel"/>
          <w:color w:val="575757"/>
          <w:lang w:eastAsia="en-US"/>
        </w:rPr>
        <w:t>:</w:t>
      </w:r>
    </w:p>
    <w:p w14:paraId="74CEE9E5" w14:textId="77777777" w:rsidR="006405CC"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došlo ke splnění všech Odkládacích podmínek</w:t>
      </w:r>
      <w:r w:rsidR="006405CC" w:rsidRPr="006405CC">
        <w:rPr>
          <w:rFonts w:ascii="Corbel" w:eastAsia="Calibri" w:hAnsi="Corbel"/>
          <w:color w:val="575757"/>
          <w:lang w:eastAsia="en-US"/>
        </w:rPr>
        <w:t>,</w:t>
      </w:r>
      <w:r w:rsidRPr="006405CC">
        <w:rPr>
          <w:rFonts w:ascii="Corbel" w:eastAsia="Calibri" w:hAnsi="Corbel"/>
          <w:color w:val="575757"/>
          <w:lang w:eastAsia="en-US"/>
        </w:rPr>
        <w:t xml:space="preserve"> jak je tento pojem definován ve Smlouvě</w:t>
      </w:r>
      <w:r w:rsidR="006405CC" w:rsidRPr="006405CC">
        <w:rPr>
          <w:rFonts w:ascii="Corbel" w:eastAsia="Calibri" w:hAnsi="Corbel"/>
          <w:color w:val="575757"/>
          <w:lang w:eastAsia="en-US"/>
        </w:rPr>
        <w:t xml:space="preserve">, </w:t>
      </w:r>
      <w:r w:rsidRPr="006405CC">
        <w:rPr>
          <w:rFonts w:ascii="Corbel" w:eastAsia="Calibri" w:hAnsi="Corbel"/>
          <w:color w:val="575757"/>
          <w:lang w:eastAsia="en-US"/>
        </w:rPr>
        <w:t xml:space="preserve">a </w:t>
      </w:r>
    </w:p>
    <w:p w14:paraId="51E18F9A" w14:textId="62AAAA5D" w:rsidR="00DE7F76"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 xml:space="preserve">Smlouva v celém rozsahu nabyla účinnosti dne </w:t>
      </w:r>
      <w:r w:rsidR="003B6829">
        <w:rPr>
          <w:rFonts w:ascii="Corbel" w:hAnsi="Corbel"/>
          <w:bCs/>
          <w:color w:val="575757"/>
          <w:sz w:val="21"/>
          <w:szCs w:val="21"/>
        </w:rPr>
        <w:t>[</w:t>
      </w:r>
      <w:r w:rsidR="003B6829" w:rsidRPr="00A2378C">
        <w:rPr>
          <w:rFonts w:ascii="Corbel" w:hAnsi="Corbel"/>
          <w:bCs/>
          <w:color w:val="575757"/>
          <w:sz w:val="21"/>
          <w:szCs w:val="21"/>
          <w:highlight w:val="yellow"/>
        </w:rPr>
        <w:t>doplnit</w:t>
      </w:r>
      <w:r w:rsidR="003B6829">
        <w:rPr>
          <w:rFonts w:ascii="Corbel" w:hAnsi="Corbel"/>
          <w:bCs/>
          <w:color w:val="575757"/>
          <w:sz w:val="21"/>
          <w:szCs w:val="21"/>
        </w:rPr>
        <w:t>]</w:t>
      </w:r>
      <w:r w:rsidRPr="006405CC">
        <w:rPr>
          <w:rFonts w:ascii="Corbel" w:eastAsia="Calibri" w:hAnsi="Corbel"/>
          <w:color w:val="575757"/>
          <w:lang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3D279D" w:rsidRPr="003D279D" w14:paraId="42619BC1" w14:textId="77777777" w:rsidTr="00676099">
        <w:tc>
          <w:tcPr>
            <w:tcW w:w="5030" w:type="dxa"/>
          </w:tcPr>
          <w:p w14:paraId="3FD4537B"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lastRenderedPageBreak/>
              <w:t>V ___________ dne ___________</w:t>
            </w:r>
          </w:p>
          <w:p w14:paraId="4F937777"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{{seller_1_name}}</w:t>
            </w:r>
          </w:p>
          <w:p w14:paraId="675AEBA4" w14:textId="77777777" w:rsidR="003D279D" w:rsidRPr="003D279D" w:rsidRDefault="003D279D" w:rsidP="003D279D">
            <w:pPr>
              <w:keepNext/>
              <w:keepLines/>
              <w:widowControl w:val="0"/>
              <w:spacing w:after="120" w:line="300" w:lineRule="exact"/>
              <w:rPr>
                <w:rFonts w:ascii="Corbel" w:hAnsi="Corbel"/>
                <w:color w:val="575757"/>
              </w:rPr>
            </w:pPr>
          </w:p>
          <w:p w14:paraId="260EE3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6BEA723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1C2C5025" w14:textId="77777777" w:rsidR="003D279D" w:rsidRPr="003D279D" w:rsidRDefault="003D279D" w:rsidP="003D279D">
            <w:pPr>
              <w:keepNext/>
              <w:keepLines/>
              <w:widowControl w:val="0"/>
              <w:spacing w:after="120" w:line="300" w:lineRule="exact"/>
              <w:rPr>
                <w:rFonts w:ascii="Corbel" w:hAnsi="Corbel"/>
                <w:i/>
                <w:color w:val="575757"/>
              </w:rPr>
            </w:pPr>
            <w:r w:rsidRPr="003D279D">
              <w:rPr>
                <w:rFonts w:ascii="Corbel" w:hAnsi="Corbel"/>
                <w:color w:val="575757"/>
              </w:rPr>
              <w:t xml:space="preserve">Funkce: </w:t>
            </w:r>
          </w:p>
        </w:tc>
        <w:tc>
          <w:tcPr>
            <w:tcW w:w="5031" w:type="dxa"/>
          </w:tcPr>
          <w:p w14:paraId="6B0B5CB4"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2DF04740" w14:textId="77777777" w:rsidR="003D279D" w:rsidRPr="003D279D" w:rsidRDefault="003D279D" w:rsidP="003D279D">
            <w:pPr>
              <w:keepNext/>
              <w:keepLines/>
              <w:widowControl w:val="0"/>
              <w:spacing w:after="120" w:line="300" w:lineRule="exact"/>
              <w:rPr>
                <w:rFonts w:ascii="Corbel" w:hAnsi="Corbel"/>
                <w:b/>
                <w:bCs/>
                <w:color w:val="575757"/>
                <w:lang w:eastAsia="en-US"/>
              </w:rPr>
            </w:pPr>
            <w:r w:rsidRPr="003D279D">
              <w:rPr>
                <w:rFonts w:ascii="Corbel" w:hAnsi="Corbel"/>
                <w:b/>
                <w:bCs/>
                <w:color w:val="575757"/>
                <w:lang w:eastAsia="en-US"/>
              </w:rPr>
              <w:t>{{buyer_name}}</w:t>
            </w:r>
          </w:p>
          <w:p w14:paraId="75EA1E6A" w14:textId="77777777" w:rsidR="003D279D" w:rsidRPr="003D279D" w:rsidRDefault="003D279D" w:rsidP="003D279D">
            <w:pPr>
              <w:keepNext/>
              <w:keepLines/>
              <w:widowControl w:val="0"/>
              <w:spacing w:after="120" w:line="300" w:lineRule="exact"/>
              <w:rPr>
                <w:rFonts w:ascii="Corbel" w:hAnsi="Corbel"/>
                <w:color w:val="575757"/>
              </w:rPr>
            </w:pPr>
          </w:p>
          <w:p w14:paraId="319DC33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23A10F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74DC4C2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Funkce: </w:t>
            </w:r>
          </w:p>
        </w:tc>
      </w:tr>
      <w:tr w:rsidR="003D279D" w:rsidRPr="003D279D" w14:paraId="024EC8AD" w14:textId="77777777" w:rsidTr="00676099">
        <w:tc>
          <w:tcPr>
            <w:tcW w:w="5030" w:type="dxa"/>
          </w:tcPr>
          <w:p w14:paraId="35A10811"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7DBF3C8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Ing. Stanislav Braňka</w:t>
            </w:r>
          </w:p>
          <w:p w14:paraId="2C82FF42" w14:textId="77777777" w:rsidR="003D279D" w:rsidRPr="003D279D" w:rsidRDefault="003D279D" w:rsidP="003D279D">
            <w:pPr>
              <w:keepNext/>
              <w:keepLines/>
              <w:widowControl w:val="0"/>
              <w:spacing w:after="120" w:line="300" w:lineRule="exact"/>
              <w:rPr>
                <w:rFonts w:ascii="Corbel" w:hAnsi="Corbel"/>
                <w:color w:val="575757"/>
              </w:rPr>
            </w:pPr>
          </w:p>
          <w:p w14:paraId="3CB6C24E" w14:textId="12C8F2E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4A4900E1" w14:textId="77777777" w:rsidR="003D279D" w:rsidRPr="003D279D" w:rsidRDefault="003D279D" w:rsidP="003D279D">
            <w:pPr>
              <w:keepNext/>
              <w:keepLines/>
              <w:widowControl w:val="0"/>
              <w:spacing w:after="120" w:line="300" w:lineRule="exact"/>
              <w:rPr>
                <w:rFonts w:ascii="Corbel" w:hAnsi="Corbel"/>
                <w:color w:val="575757"/>
              </w:rPr>
            </w:pPr>
          </w:p>
          <w:p w14:paraId="6DB389B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50D6AFA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571CAE1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Funkce:</w:t>
            </w:r>
          </w:p>
        </w:tc>
      </w:tr>
      <w:tr w:rsidR="003D279D" w:rsidRPr="003D279D" w14:paraId="67B1E89D" w14:textId="77777777" w:rsidTr="00676099">
        <w:tc>
          <w:tcPr>
            <w:tcW w:w="5030" w:type="dxa"/>
          </w:tcPr>
          <w:p w14:paraId="23754A0C"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65A686DA"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Miroslav Braňka</w:t>
            </w:r>
          </w:p>
          <w:p w14:paraId="40903788" w14:textId="77777777" w:rsidR="003D279D" w:rsidRPr="003D279D" w:rsidRDefault="003D279D" w:rsidP="003D279D">
            <w:pPr>
              <w:keepNext/>
              <w:keepLines/>
              <w:widowControl w:val="0"/>
              <w:spacing w:after="120" w:line="300" w:lineRule="exact"/>
              <w:rPr>
                <w:rFonts w:ascii="Corbel" w:hAnsi="Corbel"/>
                <w:color w:val="575757"/>
              </w:rPr>
            </w:pPr>
          </w:p>
          <w:p w14:paraId="032B0F05" w14:textId="2FF4FEAF"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25EBF20F" w14:textId="77777777" w:rsidR="003D279D" w:rsidRPr="003D279D" w:rsidRDefault="003D279D" w:rsidP="003D279D">
            <w:pPr>
              <w:keepNext/>
              <w:keepLines/>
              <w:widowControl w:val="0"/>
              <w:spacing w:before="240" w:after="240" w:line="300" w:lineRule="exact"/>
              <w:rPr>
                <w:rFonts w:ascii="Corbel" w:hAnsi="Corbel"/>
                <w:color w:val="575757"/>
              </w:rPr>
            </w:pPr>
          </w:p>
        </w:tc>
      </w:tr>
    </w:tbl>
    <w:p w14:paraId="1ED9CD28" w14:textId="17F81A1D" w:rsidR="005B1763" w:rsidRDefault="005B1763" w:rsidP="003D279D">
      <w:pPr>
        <w:widowControl w:val="0"/>
        <w:spacing w:before="120" w:after="120" w:line="300" w:lineRule="exact"/>
        <w:rPr>
          <w:rFonts w:ascii="Corbel" w:eastAsia="Calibri" w:hAnsi="Corbel"/>
          <w:color w:val="575757"/>
          <w:lang w:eastAsia="en-US"/>
        </w:rPr>
      </w:pPr>
    </w:p>
    <w:p w14:paraId="240E9B4F" w14:textId="77777777" w:rsidR="005B1763" w:rsidRDefault="005B1763">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71240511" w14:textId="3C910689"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lastRenderedPageBreak/>
        <w:t xml:space="preserve">Příloha č. </w:t>
      </w:r>
      <w:r w:rsidRPr="005B1763">
        <w:rPr>
          <w:rFonts w:ascii="Corbel" w:hAnsi="Corbel"/>
          <w:b/>
          <w:bCs/>
          <w:color w:val="575757"/>
        </w:rPr>
        <w:fldChar w:fldCharType="begin"/>
      </w:r>
      <w:r w:rsidRPr="005B1763">
        <w:rPr>
          <w:rFonts w:ascii="Corbel" w:hAnsi="Corbel"/>
          <w:b/>
          <w:bCs/>
          <w:color w:val="575757"/>
          <w:lang w:eastAsia="ja-JP"/>
        </w:rPr>
        <w:instrText xml:space="preserve"> REF _Ref445378516 \r \h </w:instrText>
      </w:r>
      <w:r w:rsidRPr="005B1763">
        <w:rPr>
          <w:rFonts w:ascii="Corbel" w:hAnsi="Corbel"/>
          <w:b/>
          <w:bCs/>
          <w:color w:val="575757"/>
        </w:rPr>
        <w:instrText xml:space="preserve"> \* MERGEFORMAT </w:instrText>
      </w:r>
      <w:r w:rsidRPr="005B1763">
        <w:rPr>
          <w:rFonts w:ascii="Corbel" w:hAnsi="Corbel"/>
          <w:b/>
          <w:bCs/>
          <w:color w:val="575757"/>
        </w:rPr>
      </w:r>
      <w:r w:rsidRPr="005B1763">
        <w:rPr>
          <w:rFonts w:ascii="Corbel" w:hAnsi="Corbel"/>
          <w:b/>
          <w:bCs/>
          <w:color w:val="575757"/>
        </w:rPr>
        <w:fldChar w:fldCharType="separate"/>
      </w:r>
      <w:r w:rsidR="00633A59">
        <w:rPr>
          <w:rFonts w:ascii="Corbel" w:hAnsi="Corbel"/>
          <w:b/>
          <w:bCs/>
          <w:color w:val="575757"/>
          <w:lang w:eastAsia="ja-JP"/>
        </w:rPr>
        <w:t>1.1.33</w:t>
      </w:r>
      <w:r w:rsidRPr="005B1763">
        <w:rPr>
          <w:rFonts w:ascii="Corbel" w:hAnsi="Corbel"/>
          <w:b/>
          <w:bCs/>
          <w:color w:val="575757"/>
        </w:rPr>
        <w:fldChar w:fldCharType="end"/>
      </w:r>
      <w:r w:rsidRPr="005B1763">
        <w:rPr>
          <w:rFonts w:ascii="Corbel" w:hAnsi="Corbel"/>
          <w:b/>
          <w:bCs/>
          <w:color w:val="575757"/>
          <w:lang w:eastAsia="ja-JP"/>
        </w:rPr>
        <w:t xml:space="preserve"> </w:t>
      </w:r>
      <w:r w:rsidRPr="005B1763">
        <w:rPr>
          <w:rFonts w:ascii="Corbel" w:hAnsi="Corbel"/>
          <w:b/>
          <w:bCs/>
          <w:color w:val="575757"/>
          <w:lang w:eastAsia="ja-JP"/>
        </w:rPr>
        <w:tab/>
      </w:r>
    </w:p>
    <w:p w14:paraId="6D76FBDF" w14:textId="548799CC"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t>Seznam bankovních účtů</w:t>
      </w:r>
    </w:p>
    <w:p w14:paraId="2D2FA5CB" w14:textId="4B0A93B4" w:rsidR="005B1763" w:rsidRDefault="005B1763" w:rsidP="003D279D">
      <w:pPr>
        <w:widowControl w:val="0"/>
        <w:spacing w:before="120" w:after="120" w:line="300" w:lineRule="exact"/>
        <w:rPr>
          <w:rFonts w:ascii="Corbel" w:eastAsia="Calibri" w:hAnsi="Corbel"/>
          <w:color w:val="575757"/>
          <w:lang w:eastAsia="en-US"/>
        </w:rPr>
      </w:pPr>
    </w:p>
    <w:p w14:paraId="6FD1405F" w14:textId="07C1A9E9" w:rsidR="005B1763" w:rsidRPr="005B1763" w:rsidRDefault="005B1763" w:rsidP="003D279D">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 xml:space="preserve">Společnost RELAKA: </w:t>
      </w:r>
      <w:r w:rsidRPr="005B1763">
        <w:rPr>
          <w:rFonts w:ascii="Corbel" w:eastAsia="Calibri" w:hAnsi="Corbel"/>
          <w:color w:val="575757"/>
          <w:lang w:eastAsia="en-US"/>
        </w:rPr>
        <w:t>1397837005/2700</w:t>
      </w:r>
    </w:p>
    <w:p w14:paraId="2B9FF257" w14:textId="03907D43" w:rsidR="005B1763" w:rsidRDefault="005B1763" w:rsidP="003D279D">
      <w:pPr>
        <w:widowControl w:val="0"/>
        <w:spacing w:before="120" w:after="120" w:line="300" w:lineRule="exact"/>
        <w:rPr>
          <w:rFonts w:ascii="Corbel" w:eastAsia="Calibri" w:hAnsi="Corbel"/>
          <w:color w:val="575757"/>
          <w:lang w:eastAsia="en-US"/>
        </w:rPr>
      </w:pPr>
      <w:r w:rsidRPr="005B1763">
        <w:rPr>
          <w:rFonts w:ascii="Corbel" w:eastAsia="Calibri" w:hAnsi="Corbel"/>
          <w:color w:val="575757"/>
          <w:lang w:eastAsia="en-US"/>
        </w:rPr>
        <w:t>Společnost AGROBIOPLYN: 2202002898/2010</w:t>
      </w:r>
    </w:p>
    <w:p w14:paraId="67E5325B" w14:textId="74DBAD02" w:rsidR="00773A91" w:rsidRDefault="00773A91">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9FA20D3" w14:textId="009D8BE3"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lastRenderedPageBreak/>
        <w:t xml:space="preserve">Příloha č. </w:t>
      </w:r>
      <w:r w:rsidRPr="00773A91">
        <w:rPr>
          <w:rFonts w:ascii="Corbel" w:hAnsi="Corbel"/>
          <w:b/>
          <w:bCs/>
          <w:color w:val="575757"/>
        </w:rPr>
        <w:fldChar w:fldCharType="begin"/>
      </w:r>
      <w:r w:rsidRPr="00773A91">
        <w:rPr>
          <w:rFonts w:ascii="Corbel" w:hAnsi="Corbel"/>
          <w:b/>
          <w:bCs/>
          <w:color w:val="575757"/>
          <w:lang w:eastAsia="ja-JP"/>
        </w:rPr>
        <w:instrText xml:space="preserve"> REF _Ref427938684 \r \h </w:instrText>
      </w:r>
      <w:r w:rsidRPr="00773A91">
        <w:rPr>
          <w:rFonts w:ascii="Corbel" w:hAnsi="Corbel"/>
          <w:b/>
          <w:bCs/>
          <w:color w:val="575757"/>
        </w:rPr>
        <w:instrText xml:space="preserve"> \* MERGEFORMAT </w:instrText>
      </w:r>
      <w:r w:rsidRPr="00773A91">
        <w:rPr>
          <w:rFonts w:ascii="Corbel" w:hAnsi="Corbel"/>
          <w:b/>
          <w:bCs/>
          <w:color w:val="575757"/>
        </w:rPr>
      </w:r>
      <w:r w:rsidRPr="00773A91">
        <w:rPr>
          <w:rFonts w:ascii="Corbel" w:hAnsi="Corbel"/>
          <w:b/>
          <w:bCs/>
          <w:color w:val="575757"/>
        </w:rPr>
        <w:fldChar w:fldCharType="separate"/>
      </w:r>
      <w:r w:rsidR="00633A59">
        <w:rPr>
          <w:rFonts w:ascii="Corbel" w:hAnsi="Corbel"/>
          <w:b/>
          <w:bCs/>
          <w:color w:val="575757"/>
          <w:lang w:eastAsia="ja-JP"/>
        </w:rPr>
        <w:t>1.1.35</w:t>
      </w:r>
      <w:r w:rsidRPr="00773A91">
        <w:rPr>
          <w:rFonts w:ascii="Corbel" w:hAnsi="Corbel"/>
          <w:b/>
          <w:bCs/>
          <w:color w:val="575757"/>
        </w:rPr>
        <w:fldChar w:fldCharType="end"/>
      </w:r>
      <w:r w:rsidRPr="00773A91">
        <w:rPr>
          <w:rFonts w:ascii="Corbel" w:hAnsi="Corbel"/>
          <w:b/>
          <w:bCs/>
          <w:color w:val="575757"/>
          <w:lang w:eastAsia="ja-JP"/>
        </w:rPr>
        <w:tab/>
      </w:r>
    </w:p>
    <w:p w14:paraId="0526351D" w14:textId="3D7198A7"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t>Seznam smluv</w:t>
      </w:r>
    </w:p>
    <w:p w14:paraId="73DFC23E" w14:textId="70DD80F3" w:rsidR="00773A91" w:rsidRPr="003B6829" w:rsidRDefault="00773A91">
      <w:pPr>
        <w:spacing w:after="0" w:line="240" w:lineRule="auto"/>
        <w:rPr>
          <w:rFonts w:ascii="Corbel" w:eastAsia="Calibri" w:hAnsi="Corbel"/>
          <w:color w:val="595959" w:themeColor="text1" w:themeTint="A6"/>
          <w:lang w:eastAsia="en-US"/>
        </w:rPr>
      </w:pPr>
    </w:p>
    <w:p w14:paraId="097775E3" w14:textId="0A26A328" w:rsidR="004A73ED" w:rsidRPr="003B6829" w:rsidRDefault="004A73ED" w:rsidP="004A73ED">
      <w:pPr>
        <w:rPr>
          <w:rFonts w:ascii="Corbel" w:hAnsi="Corbel"/>
          <w:b/>
          <w:bCs/>
          <w:color w:val="595959" w:themeColor="text1" w:themeTint="A6"/>
          <w:u w:val="single"/>
        </w:rPr>
      </w:pPr>
      <w:r w:rsidRPr="003B6829">
        <w:rPr>
          <w:rFonts w:ascii="Corbel" w:hAnsi="Corbel"/>
          <w:b/>
          <w:bCs/>
          <w:color w:val="595959" w:themeColor="text1" w:themeTint="A6"/>
          <w:u w:val="single"/>
        </w:rPr>
        <w:t>Společnost AGROBIOPLYN:</w:t>
      </w:r>
    </w:p>
    <w:p w14:paraId="05A19633" w14:textId="793BE2C4"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Smlouvy</w:t>
      </w:r>
    </w:p>
    <w:p w14:paraId="019FA213"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Pojistná smlouva s </w:t>
      </w:r>
      <w:proofErr w:type="spellStart"/>
      <w:r w:rsidRPr="003B6829">
        <w:rPr>
          <w:rFonts w:ascii="Corbel" w:hAnsi="Corbel"/>
          <w:color w:val="595959" w:themeColor="text1" w:themeTint="A6"/>
        </w:rPr>
        <w:t>Generali</w:t>
      </w:r>
      <w:proofErr w:type="spellEnd"/>
      <w:r w:rsidRPr="003B6829">
        <w:rPr>
          <w:rFonts w:ascii="Corbel" w:hAnsi="Corbel"/>
          <w:color w:val="595959" w:themeColor="text1" w:themeTint="A6"/>
        </w:rPr>
        <w:t xml:space="preserve"> Česká </w:t>
      </w:r>
      <w:proofErr w:type="spellStart"/>
      <w:r w:rsidRPr="003B6829">
        <w:rPr>
          <w:rFonts w:ascii="Corbel" w:hAnsi="Corbel"/>
          <w:color w:val="595959" w:themeColor="text1" w:themeTint="A6"/>
        </w:rPr>
        <w:t>pojišťova</w:t>
      </w:r>
      <w:proofErr w:type="spellEnd"/>
      <w:r w:rsidRPr="003B6829">
        <w:rPr>
          <w:rFonts w:ascii="Corbel" w:hAnsi="Corbel"/>
          <w:color w:val="595959" w:themeColor="text1" w:themeTint="A6"/>
        </w:rPr>
        <w:t xml:space="preserve"> a.s. IČ: 45272956– číslo 4581917368</w:t>
      </w:r>
    </w:p>
    <w:p w14:paraId="64197417"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výkupu elektřiny na rok 2022 s ČEZ ESCO a.s. IČ: 03592880  </w:t>
      </w:r>
    </w:p>
    <w:p w14:paraId="3F87713F" w14:textId="3D26FE96"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připojení výrobny s ČEZ Distribuce a.s. IČ: 24729035 – číslo 21_VN_1009997628</w:t>
      </w:r>
    </w:p>
    <w:p w14:paraId="4A10497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Smlouva o zprostředkování a správě pojištění s RENOMIA, a.s. IČ: 48391301 </w:t>
      </w:r>
    </w:p>
    <w:p w14:paraId="6DE024D0" w14:textId="27703A0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Rámcová smlouva o poskytování platebních služeb s Fio banka a.s. </w:t>
      </w:r>
      <w:del w:id="418" w:author="Jan Kubica" w:date="2024-11-09T20:28:00Z" w16du:dateUtc="2024-11-09T19:28:00Z">
        <w:r w:rsidRPr="003B6829" w:rsidDel="00BB5BC0">
          <w:rPr>
            <w:rFonts w:ascii="Corbel" w:hAnsi="Corbel"/>
            <w:color w:val="595959" w:themeColor="text1" w:themeTint="A6"/>
          </w:rPr>
          <w:delText xml:space="preserve">IČ 61857374 </w:delText>
        </w:r>
      </w:del>
      <w:r w:rsidRPr="003B6829">
        <w:rPr>
          <w:rFonts w:ascii="Corbel" w:hAnsi="Corbel"/>
          <w:color w:val="595959" w:themeColor="text1" w:themeTint="A6"/>
        </w:rPr>
        <w:t>– číslo účtu: 2202002898/</w:t>
      </w:r>
      <w:proofErr w:type="gramStart"/>
      <w:r w:rsidRPr="003B6829">
        <w:rPr>
          <w:rFonts w:ascii="Corbel" w:hAnsi="Corbel"/>
          <w:color w:val="595959" w:themeColor="text1" w:themeTint="A6"/>
        </w:rPr>
        <w:t>2010  CZK</w:t>
      </w:r>
      <w:proofErr w:type="gramEnd"/>
    </w:p>
    <w:p w14:paraId="4AF128B0" w14:textId="77777777" w:rsidR="004A73ED" w:rsidRPr="003B6829" w:rsidRDefault="004A73ED" w:rsidP="004A73ED">
      <w:pPr>
        <w:pStyle w:val="ListParagraph"/>
        <w:numPr>
          <w:ilvl w:val="0"/>
          <w:numId w:val="47"/>
        </w:numPr>
        <w:spacing w:after="0" w:line="240" w:lineRule="auto"/>
        <w:contextualSpacing w:val="0"/>
        <w:jc w:val="both"/>
        <w:rPr>
          <w:rFonts w:ascii="Corbel" w:eastAsiaTheme="minorHAnsi" w:hAnsi="Corbel"/>
          <w:color w:val="595959" w:themeColor="text1" w:themeTint="A6"/>
        </w:rPr>
      </w:pPr>
      <w:r w:rsidRPr="003B6829">
        <w:rPr>
          <w:rFonts w:ascii="Corbel" w:hAnsi="Corbel"/>
          <w:color w:val="595959" w:themeColor="text1" w:themeTint="A6"/>
        </w:rPr>
        <w:t xml:space="preserve">Smlouva o poskytování služeb </w:t>
      </w:r>
      <w:proofErr w:type="gramStart"/>
      <w:r w:rsidRPr="003B6829">
        <w:rPr>
          <w:rFonts w:ascii="Corbel" w:hAnsi="Corbel"/>
          <w:color w:val="595959" w:themeColor="text1" w:themeTint="A6"/>
        </w:rPr>
        <w:t xml:space="preserve">-  </w:t>
      </w:r>
      <w:proofErr w:type="spellStart"/>
      <w:r w:rsidRPr="003B6829">
        <w:rPr>
          <w:rFonts w:ascii="Corbel" w:hAnsi="Corbel"/>
          <w:color w:val="595959" w:themeColor="text1" w:themeTint="A6"/>
        </w:rPr>
        <w:t>Agroracio</w:t>
      </w:r>
      <w:proofErr w:type="spellEnd"/>
      <w:proofErr w:type="gramEnd"/>
      <w:r w:rsidRPr="003B6829">
        <w:rPr>
          <w:rFonts w:ascii="Corbel" w:hAnsi="Corbel"/>
          <w:color w:val="595959" w:themeColor="text1" w:themeTint="A6"/>
        </w:rPr>
        <w:t xml:space="preserve"> s.r.o. </w:t>
      </w:r>
      <w:r w:rsidRPr="003B6829">
        <w:rPr>
          <w:rFonts w:ascii="Corbel" w:hAnsi="Corbel" w:cs="LiberationSans"/>
          <w:color w:val="595959" w:themeColor="text1" w:themeTint="A6"/>
        </w:rPr>
        <w:t>IČ 489 49 434</w:t>
      </w:r>
    </w:p>
    <w:p w14:paraId="7BB685DD" w14:textId="77777777"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 xml:space="preserve">Doklady </w:t>
      </w:r>
    </w:p>
    <w:p w14:paraId="705845A4"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Registrace výrobce elektřiny </w:t>
      </w:r>
      <w:proofErr w:type="gramStart"/>
      <w:r w:rsidRPr="003B6829">
        <w:rPr>
          <w:rFonts w:ascii="Corbel" w:hAnsi="Corbel"/>
          <w:color w:val="595959" w:themeColor="text1" w:themeTint="A6"/>
        </w:rPr>
        <w:t>OTE  IČ</w:t>
      </w:r>
      <w:proofErr w:type="gramEnd"/>
      <w:r w:rsidRPr="003B6829">
        <w:rPr>
          <w:rFonts w:ascii="Corbel" w:hAnsi="Corbel"/>
          <w:color w:val="595959" w:themeColor="text1" w:themeTint="A6"/>
        </w:rPr>
        <w:t>: 26463318– číslo 43457</w:t>
      </w:r>
    </w:p>
    <w:p w14:paraId="057495B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proofErr w:type="spellStart"/>
      <w:r w:rsidRPr="003B6829">
        <w:rPr>
          <w:rFonts w:ascii="Corbel" w:hAnsi="Corbel"/>
          <w:color w:val="595959" w:themeColor="text1" w:themeTint="A6"/>
        </w:rPr>
        <w:t>Bioanalytika</w:t>
      </w:r>
      <w:proofErr w:type="spellEnd"/>
      <w:r w:rsidRPr="003B6829">
        <w:rPr>
          <w:rFonts w:ascii="Corbel" w:hAnsi="Corbel"/>
          <w:color w:val="595959" w:themeColor="text1" w:themeTint="A6"/>
        </w:rPr>
        <w:t xml:space="preserve"> CZ s.r.o., IČ: 25916629– autorizované měření emisí – protokol č. 294E/</w:t>
      </w:r>
      <w:proofErr w:type="gramStart"/>
      <w:r w:rsidRPr="003B6829">
        <w:rPr>
          <w:rFonts w:ascii="Corbel" w:hAnsi="Corbel"/>
          <w:color w:val="595959" w:themeColor="text1" w:themeTint="A6"/>
        </w:rPr>
        <w:t>1A</w:t>
      </w:r>
      <w:proofErr w:type="gramEnd"/>
      <w:r w:rsidRPr="003B6829">
        <w:rPr>
          <w:rFonts w:ascii="Corbel" w:hAnsi="Corbel"/>
          <w:color w:val="595959" w:themeColor="text1" w:themeTint="A6"/>
        </w:rPr>
        <w:t>/2021</w:t>
      </w:r>
    </w:p>
    <w:p w14:paraId="64A09878"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Ústřední kontrolní a zkušební ústav </w:t>
      </w:r>
      <w:proofErr w:type="gramStart"/>
      <w:r w:rsidRPr="003B6829">
        <w:rPr>
          <w:rFonts w:ascii="Corbel" w:hAnsi="Corbel"/>
          <w:color w:val="595959" w:themeColor="text1" w:themeTint="A6"/>
        </w:rPr>
        <w:t>zemědělský  IČ</w:t>
      </w:r>
      <w:proofErr w:type="gramEnd"/>
      <w:r w:rsidRPr="003B6829">
        <w:rPr>
          <w:rFonts w:ascii="Corbel" w:hAnsi="Corbel"/>
          <w:color w:val="595959" w:themeColor="text1" w:themeTint="A6"/>
        </w:rPr>
        <w:t>: 00020338- rozhodnutí o registraci hnojiva – digestátu – č.j.: UKZUZ 214617/2021</w:t>
      </w:r>
    </w:p>
    <w:p w14:paraId="000631A1"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Rozhodnutí o udělení licence číslo 112136906 – Energetický regulační úřad č.j.: 05649-12/2021-ERU</w:t>
      </w:r>
    </w:p>
    <w:p w14:paraId="122AD53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Přiznání k dani z nemovitých věcí na zdaňovací období 2022</w:t>
      </w:r>
    </w:p>
    <w:p w14:paraId="1042965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daně z příjmů právnických osob</w:t>
      </w:r>
    </w:p>
    <w:p w14:paraId="658F26F9" w14:textId="32F53952"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dani z přidané hodnoty</w:t>
      </w:r>
    </w:p>
    <w:p w14:paraId="04A4D58F" w14:textId="6FF63922" w:rsidR="003B6829" w:rsidRPr="003B6829" w:rsidRDefault="003B6829" w:rsidP="003B6829">
      <w:pPr>
        <w:spacing w:after="0" w:line="240" w:lineRule="auto"/>
        <w:rPr>
          <w:rFonts w:ascii="Corbel" w:hAnsi="Corbel"/>
          <w:color w:val="595959" w:themeColor="text1" w:themeTint="A6"/>
        </w:rPr>
      </w:pPr>
    </w:p>
    <w:p w14:paraId="5E676E33" w14:textId="77777777" w:rsidR="003B6829" w:rsidRDefault="003B6829" w:rsidP="003B6829">
      <w:pPr>
        <w:rPr>
          <w:rFonts w:ascii="Corbel" w:hAnsi="Corbel"/>
          <w:b/>
          <w:bCs/>
          <w:color w:val="595959" w:themeColor="text1" w:themeTint="A6"/>
          <w:u w:val="single"/>
        </w:rPr>
      </w:pPr>
    </w:p>
    <w:p w14:paraId="6EC8E7CA" w14:textId="04DE4771" w:rsidR="003B6829" w:rsidRPr="003B6829" w:rsidRDefault="003B6829" w:rsidP="003B6829">
      <w:pPr>
        <w:rPr>
          <w:rFonts w:ascii="Corbel" w:hAnsi="Corbel"/>
          <w:b/>
          <w:bCs/>
          <w:color w:val="595959" w:themeColor="text1" w:themeTint="A6"/>
          <w:u w:val="single"/>
        </w:rPr>
      </w:pPr>
      <w:r w:rsidRPr="003B6829">
        <w:rPr>
          <w:rFonts w:ascii="Corbel" w:hAnsi="Corbel"/>
          <w:b/>
          <w:bCs/>
          <w:color w:val="595959" w:themeColor="text1" w:themeTint="A6"/>
          <w:u w:val="single"/>
        </w:rPr>
        <w:t>Společnost RELAKA:</w:t>
      </w:r>
    </w:p>
    <w:p w14:paraId="344044C7" w14:textId="77777777" w:rsidR="003B6829" w:rsidRPr="003B6829" w:rsidRDefault="003B6829" w:rsidP="003B6829">
      <w:pPr>
        <w:spacing w:after="0" w:line="240" w:lineRule="auto"/>
        <w:rPr>
          <w:rFonts w:ascii="Corbel" w:hAnsi="Corbel"/>
          <w:color w:val="595959" w:themeColor="text1" w:themeTint="A6"/>
        </w:rPr>
      </w:pPr>
    </w:p>
    <w:p w14:paraId="17054053"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zpracování žádosti a výkonu administrace ze dne 30.11.2020 se společností EBW </w:t>
      </w:r>
      <w:proofErr w:type="spellStart"/>
      <w:r w:rsidRPr="003B6829">
        <w:rPr>
          <w:rFonts w:ascii="Corbel" w:hAnsi="Corbel"/>
          <w:bCs/>
          <w:color w:val="595959" w:themeColor="text1" w:themeTint="A6"/>
        </w:rPr>
        <w:t>Solution</w:t>
      </w:r>
      <w:proofErr w:type="spellEnd"/>
      <w:r w:rsidRPr="003B6829">
        <w:rPr>
          <w:rFonts w:ascii="Corbel" w:hAnsi="Corbel"/>
          <w:bCs/>
          <w:color w:val="595959" w:themeColor="text1" w:themeTint="A6"/>
        </w:rPr>
        <w:t xml:space="preserve"> s.r.o., se sídlem Vrážská 100/</w:t>
      </w:r>
      <w:proofErr w:type="gramStart"/>
      <w:r w:rsidRPr="003B6829">
        <w:rPr>
          <w:rFonts w:ascii="Corbel" w:hAnsi="Corbel"/>
          <w:bCs/>
          <w:color w:val="595959" w:themeColor="text1" w:themeTint="A6"/>
        </w:rPr>
        <w:t>12a</w:t>
      </w:r>
      <w:proofErr w:type="gramEnd"/>
      <w:r w:rsidRPr="003B6829">
        <w:rPr>
          <w:rFonts w:ascii="Corbel" w:hAnsi="Corbel"/>
          <w:bCs/>
          <w:color w:val="595959" w:themeColor="text1" w:themeTint="A6"/>
        </w:rPr>
        <w:t>, Radotín, 153 00 Praha 5, IČ: 04042093.</w:t>
      </w:r>
    </w:p>
    <w:p w14:paraId="3F8160B5" w14:textId="77777777" w:rsidR="003B6829" w:rsidRPr="003B6829" w:rsidRDefault="003B6829" w:rsidP="003B6829">
      <w:pPr>
        <w:pStyle w:val="ListParagraph"/>
        <w:widowControl w:val="0"/>
        <w:numPr>
          <w:ilvl w:val="0"/>
          <w:numId w:val="48"/>
        </w:numPr>
        <w:spacing w:after="120" w:line="240" w:lineRule="auto"/>
        <w:ind w:left="714" w:hanging="357"/>
        <w:jc w:val="both"/>
        <w:rPr>
          <w:rFonts w:ascii="Corbel" w:hAnsi="Corbel"/>
          <w:bCs/>
          <w:color w:val="595959" w:themeColor="text1" w:themeTint="A6"/>
        </w:rPr>
      </w:pPr>
      <w:r w:rsidRPr="003B6829">
        <w:rPr>
          <w:rFonts w:ascii="Corbel" w:hAnsi="Corbel"/>
          <w:bCs/>
          <w:color w:val="595959" w:themeColor="text1" w:themeTint="A6"/>
        </w:rPr>
        <w:t xml:space="preserve">Smlouva o nájmu ze dne 10.12.2020 původně se společností </w:t>
      </w:r>
      <w:proofErr w:type="spellStart"/>
      <w:r w:rsidRPr="003B6829">
        <w:rPr>
          <w:rFonts w:ascii="Corbel" w:hAnsi="Corbel"/>
          <w:bCs/>
          <w:color w:val="595959" w:themeColor="text1" w:themeTint="A6"/>
        </w:rPr>
        <w:t>Agroracio</w:t>
      </w:r>
      <w:proofErr w:type="spellEnd"/>
      <w:r w:rsidRPr="003B6829">
        <w:rPr>
          <w:rFonts w:ascii="Corbel" w:hAnsi="Corbel"/>
          <w:bCs/>
          <w:color w:val="595959" w:themeColor="text1" w:themeTint="A6"/>
        </w:rPr>
        <w:t>, s.r.o., se sídlem Praha 5, Náměstí 14. října 1307/2, PSČ 150 00, IČ: 48949434, která přešla v rámci rozštěpení na nově založenou nástupnickou společnost AGROBIOPLYN s.r.o., se sídlem Ječná 550/1, Nové Město, 120 00 Praha 2, IČ: 10967192.</w:t>
      </w:r>
    </w:p>
    <w:p w14:paraId="6167CE3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zřízení a vedení U Konta Business ze dne 19.1.2021 se společností </w:t>
      </w:r>
      <w:proofErr w:type="spellStart"/>
      <w:r w:rsidRPr="003B6829">
        <w:rPr>
          <w:rFonts w:ascii="Corbel" w:hAnsi="Corbel"/>
          <w:bCs/>
          <w:color w:val="595959" w:themeColor="text1" w:themeTint="A6"/>
        </w:rPr>
        <w:t>UniCredit</w:t>
      </w:r>
      <w:proofErr w:type="spellEnd"/>
      <w:r w:rsidRPr="003B6829">
        <w:rPr>
          <w:rFonts w:ascii="Corbel" w:hAnsi="Corbel"/>
          <w:bCs/>
          <w:color w:val="595959" w:themeColor="text1" w:themeTint="A6"/>
        </w:rPr>
        <w:t xml:space="preserve"> Bank Czech Republic and Slovakia, a.s., se sídlem Praha 4 - Michle, Želetavská 1525/1, PSČ 140 92, IČ: 64948242.</w:t>
      </w:r>
    </w:p>
    <w:p w14:paraId="665E818C"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(instalace technologie výroby biometanu s kapacitou vstupního bioplynu 180 Nm3/hod a stavba těžebního plynovodu a související technické infrastruktury pro vtláčení biometanu do plynárenské soustavy) dle nabídky ze dne 22.2.2021 od společnosti BIOPROFIT s.r.o., se sídlem Na Dolinách 876/6, 373 72 Lišov, IČ: 26017377.</w:t>
      </w:r>
    </w:p>
    <w:p w14:paraId="529CBDD6"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(rozšíření kapacity BPS na 28 – 30 000 tun vstupních surovin ročně, dovybavení o tzv. předřazené zařízení, tj. soubory staveb a technologií umožňující příjem a zpracování biologicky rozložitelných odpadů a vedlejších živočišných produktů kategorie II. a III. v BPS) dle nabídky ze dne 9.3.2021 od společnosti BIOPROFIT s.r.o., se sídlem Na Dolinách 876/6, 373 72 Lišov, IČ: 26017377.</w:t>
      </w:r>
    </w:p>
    <w:p w14:paraId="622B9CBF"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umístění sídla a poskytování dalších služeb ze dne 2.6.2021 se společností </w:t>
      </w:r>
      <w:proofErr w:type="spellStart"/>
      <w:r w:rsidRPr="003B6829">
        <w:rPr>
          <w:rFonts w:ascii="Corbel" w:hAnsi="Corbel"/>
          <w:bCs/>
          <w:color w:val="595959" w:themeColor="text1" w:themeTint="A6"/>
        </w:rPr>
        <w:t>Simply</w:t>
      </w:r>
      <w:proofErr w:type="spellEnd"/>
      <w:r w:rsidRPr="003B6829">
        <w:rPr>
          <w:rFonts w:ascii="Corbel" w:hAnsi="Corbel"/>
          <w:bCs/>
          <w:color w:val="595959" w:themeColor="text1" w:themeTint="A6"/>
        </w:rPr>
        <w:t xml:space="preserve"> Office </w:t>
      </w:r>
      <w:r w:rsidRPr="003B6829">
        <w:rPr>
          <w:rFonts w:ascii="Corbel" w:hAnsi="Corbel"/>
          <w:bCs/>
          <w:color w:val="595959" w:themeColor="text1" w:themeTint="A6"/>
        </w:rPr>
        <w:lastRenderedPageBreak/>
        <w:t>s.r.o., se sídlem Rybná 716/24, Staré Město, 110 00 Praha 1, IČ: 24299987.</w:t>
      </w:r>
    </w:p>
    <w:p w14:paraId="3E293BB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zápůjčce ze dne 19.8.2021 se společností {{seller_1_name}}, se sídlem Rybná 716/24, Staré Město, 110 00 Praha 1, IČ: 09332219.</w:t>
      </w:r>
    </w:p>
    <w:p w14:paraId="4EE44CF2"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poskytnutí peněžitého příplatku mimo základní kapitál a započtení ze dne 27.5.2022 se společností {{seller_1_name}}, se sídlem Rybná 716/24, Staré Město, 110 00 Praha 1, IČ: 09332219.</w:t>
      </w:r>
    </w:p>
    <w:p w14:paraId="43C77CBD" w14:textId="77777777" w:rsidR="003B6829" w:rsidRPr="003B6829" w:rsidRDefault="003B6829" w:rsidP="003B6829">
      <w:pPr>
        <w:spacing w:after="0" w:line="240" w:lineRule="auto"/>
        <w:rPr>
          <w:rFonts w:ascii="Corbel" w:hAnsi="Corbel"/>
          <w:color w:val="595959" w:themeColor="text1" w:themeTint="A6"/>
        </w:rPr>
      </w:pPr>
    </w:p>
    <w:p w14:paraId="7CA8D499" w14:textId="77777777" w:rsidR="004A73ED" w:rsidRPr="003B6829" w:rsidRDefault="004A73ED">
      <w:pPr>
        <w:spacing w:after="0" w:line="240" w:lineRule="auto"/>
        <w:rPr>
          <w:rFonts w:ascii="Corbel" w:eastAsia="Calibri" w:hAnsi="Corbel"/>
          <w:color w:val="595959" w:themeColor="text1" w:themeTint="A6"/>
          <w:lang w:eastAsia="en-US"/>
        </w:rPr>
      </w:pPr>
    </w:p>
    <w:p w14:paraId="299BED0E" w14:textId="77777777" w:rsidR="00773A91" w:rsidRPr="003B6829" w:rsidRDefault="00773A91">
      <w:pPr>
        <w:spacing w:after="0" w:line="240" w:lineRule="auto"/>
        <w:rPr>
          <w:rFonts w:ascii="Corbel" w:eastAsia="Calibri" w:hAnsi="Corbel"/>
          <w:color w:val="595959" w:themeColor="text1" w:themeTint="A6"/>
          <w:lang w:eastAsia="en-US"/>
        </w:rPr>
      </w:pPr>
      <w:r w:rsidRPr="003B6829">
        <w:rPr>
          <w:rFonts w:ascii="Corbel" w:eastAsia="Calibri" w:hAnsi="Corbel"/>
          <w:color w:val="595959" w:themeColor="text1" w:themeTint="A6"/>
          <w:lang w:eastAsia="en-US"/>
        </w:rPr>
        <w:br w:type="page"/>
      </w:r>
    </w:p>
    <w:p w14:paraId="233D9AA9" w14:textId="77777777" w:rsidR="005B1763" w:rsidRDefault="005B1763">
      <w:pPr>
        <w:spacing w:after="0" w:line="240" w:lineRule="auto"/>
        <w:rPr>
          <w:rFonts w:ascii="Corbel" w:eastAsia="Calibri" w:hAnsi="Corbel"/>
          <w:color w:val="575757"/>
          <w:lang w:eastAsia="en-US"/>
        </w:rPr>
      </w:pPr>
    </w:p>
    <w:p w14:paraId="6D7C8DD8" w14:textId="6AA48D39" w:rsidR="005B1763" w:rsidRPr="005B1763" w:rsidRDefault="005B1763" w:rsidP="005B1763">
      <w:pPr>
        <w:pStyle w:val="ListParagraph"/>
        <w:widowControl w:val="0"/>
        <w:spacing w:before="120" w:after="240" w:line="300" w:lineRule="exact"/>
        <w:ind w:left="0"/>
        <w:contextualSpacing w:val="0"/>
        <w:rPr>
          <w:rFonts w:ascii="Corbel" w:hAnsi="Corbel"/>
          <w:b/>
          <w:bCs/>
          <w:color w:val="575757"/>
          <w:lang w:eastAsia="ja-JP"/>
        </w:rPr>
      </w:pPr>
      <w:r w:rsidRPr="005B1763">
        <w:rPr>
          <w:rFonts w:ascii="Corbel" w:hAnsi="Corbel"/>
          <w:b/>
          <w:bCs/>
          <w:color w:val="575757"/>
          <w:lang w:eastAsia="ja-JP"/>
        </w:rPr>
        <w:t xml:space="preserve">Příloha č. </w:t>
      </w:r>
      <w:r w:rsidRPr="005B1763">
        <w:rPr>
          <w:rFonts w:ascii="Corbel" w:hAnsi="Corbel"/>
          <w:b/>
          <w:bCs/>
          <w:color w:val="575757"/>
          <w:lang w:eastAsia="ja-JP"/>
        </w:rPr>
        <w:fldChar w:fldCharType="begin"/>
      </w:r>
      <w:r w:rsidRPr="005B1763">
        <w:rPr>
          <w:rFonts w:ascii="Corbel" w:hAnsi="Corbel"/>
          <w:b/>
          <w:bCs/>
          <w:color w:val="575757"/>
          <w:lang w:eastAsia="ja-JP"/>
        </w:rPr>
        <w:instrText xml:space="preserve"> REF _Ref102339319 \r \h </w:instrText>
      </w:r>
      <w:r>
        <w:rPr>
          <w:rFonts w:ascii="Corbel" w:hAnsi="Corbel"/>
          <w:b/>
          <w:bCs/>
          <w:color w:val="575757"/>
          <w:lang w:eastAsia="ja-JP"/>
        </w:rPr>
        <w:instrText xml:space="preserve"> \* MERGEFORMAT </w:instrText>
      </w:r>
      <w:r w:rsidRPr="005B1763">
        <w:rPr>
          <w:rFonts w:ascii="Corbel" w:hAnsi="Corbel"/>
          <w:b/>
          <w:bCs/>
          <w:color w:val="575757"/>
          <w:lang w:eastAsia="ja-JP"/>
        </w:rPr>
      </w:r>
      <w:r w:rsidRPr="005B1763">
        <w:rPr>
          <w:rFonts w:ascii="Corbel" w:hAnsi="Corbel"/>
          <w:b/>
          <w:bCs/>
          <w:color w:val="575757"/>
          <w:lang w:eastAsia="ja-JP"/>
        </w:rPr>
        <w:fldChar w:fldCharType="separate"/>
      </w:r>
      <w:r w:rsidR="00633A59">
        <w:rPr>
          <w:rFonts w:ascii="Corbel" w:hAnsi="Corbel"/>
          <w:b/>
          <w:bCs/>
          <w:color w:val="575757"/>
          <w:lang w:eastAsia="ja-JP"/>
        </w:rPr>
        <w:t>8.2</w:t>
      </w:r>
      <w:r w:rsidRPr="005B1763">
        <w:rPr>
          <w:rFonts w:ascii="Corbel" w:hAnsi="Corbel"/>
          <w:b/>
          <w:bCs/>
          <w:color w:val="575757"/>
          <w:lang w:eastAsia="ja-JP"/>
        </w:rPr>
        <w:fldChar w:fldCharType="end"/>
      </w:r>
    </w:p>
    <w:p w14:paraId="6347B22F" w14:textId="751898EB" w:rsidR="005B1763" w:rsidRPr="005B1763" w:rsidRDefault="005B1763" w:rsidP="005B1763">
      <w:pPr>
        <w:pStyle w:val="ListParagraph"/>
        <w:widowControl w:val="0"/>
        <w:spacing w:before="120" w:after="240" w:line="300" w:lineRule="exact"/>
        <w:ind w:left="0"/>
        <w:contextualSpacing w:val="0"/>
        <w:rPr>
          <w:rFonts w:ascii="Corbel" w:hAnsi="Corbel"/>
          <w:b/>
          <w:bCs/>
          <w:color w:val="575757"/>
          <w:sz w:val="24"/>
          <w:szCs w:val="24"/>
        </w:rPr>
      </w:pPr>
      <w:r w:rsidRPr="005B1763">
        <w:rPr>
          <w:rFonts w:ascii="Corbel" w:hAnsi="Corbel"/>
          <w:b/>
          <w:bCs/>
          <w:color w:val="575757"/>
          <w:lang w:eastAsia="ja-JP"/>
        </w:rPr>
        <w:t xml:space="preserve">Prohlášení a </w:t>
      </w:r>
      <w:r w:rsidRPr="005B1763">
        <w:rPr>
          <w:rFonts w:ascii="Corbel" w:hAnsi="Corbel"/>
          <w:b/>
          <w:bCs/>
          <w:color w:val="575757"/>
          <w:sz w:val="24"/>
          <w:szCs w:val="24"/>
        </w:rPr>
        <w:t>záruky</w:t>
      </w:r>
    </w:p>
    <w:p w14:paraId="508B943C" w14:textId="77777777" w:rsidR="005B1763" w:rsidRPr="001F48D2" w:rsidRDefault="005B1763" w:rsidP="005B1763">
      <w:pPr>
        <w:widowControl w:val="0"/>
        <w:numPr>
          <w:ilvl w:val="0"/>
          <w:numId w:val="18"/>
        </w:numPr>
        <w:spacing w:before="120" w:after="120" w:line="300" w:lineRule="exact"/>
        <w:ind w:left="567" w:hanging="567"/>
        <w:rPr>
          <w:rFonts w:ascii="Corbel" w:eastAsia="Calibri" w:hAnsi="Corbel"/>
          <w:b/>
          <w:iCs/>
          <w:color w:val="575757"/>
          <w:sz w:val="24"/>
          <w:szCs w:val="24"/>
          <w:lang w:eastAsia="en-US"/>
        </w:rPr>
      </w:pPr>
      <w:r w:rsidRPr="001F48D2">
        <w:rPr>
          <w:rFonts w:ascii="Corbel" w:eastAsia="Calibri" w:hAnsi="Corbel"/>
          <w:b/>
          <w:color w:val="575757"/>
          <w:sz w:val="24"/>
          <w:szCs w:val="24"/>
          <w:lang w:eastAsia="en-US"/>
        </w:rPr>
        <w:t>Úvodní prohlášení</w:t>
      </w:r>
    </w:p>
    <w:p w14:paraId="15C28F8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 xml:space="preserve">ávající vůči </w:t>
      </w:r>
      <w:r>
        <w:rPr>
          <w:rFonts w:ascii="Corbel" w:eastAsia="Calibri" w:hAnsi="Corbel"/>
          <w:iCs/>
          <w:color w:val="575757"/>
          <w:lang w:eastAsia="en-US"/>
        </w:rPr>
        <w:t>Kup</w:t>
      </w:r>
      <w:r w:rsidRPr="001F48D2">
        <w:rPr>
          <w:rFonts w:ascii="Corbel" w:eastAsia="Calibri" w:hAnsi="Corbel"/>
          <w:iCs/>
          <w:color w:val="575757"/>
          <w:lang w:eastAsia="en-US"/>
        </w:rPr>
        <w:t>ujícímu prohlašuj</w:t>
      </w:r>
      <w:r>
        <w:rPr>
          <w:rFonts w:ascii="Corbel" w:eastAsia="Calibri" w:hAnsi="Corbel"/>
          <w:iCs/>
          <w:color w:val="575757"/>
          <w:lang w:eastAsia="en-US"/>
        </w:rPr>
        <w:t>í</w:t>
      </w:r>
      <w:r w:rsidRPr="001F48D2">
        <w:rPr>
          <w:rFonts w:ascii="Corbel" w:eastAsia="Calibri" w:hAnsi="Corbel"/>
          <w:iCs/>
          <w:color w:val="575757"/>
          <w:lang w:eastAsia="en-US"/>
        </w:rPr>
        <w:t xml:space="preserve">, že </w:t>
      </w:r>
      <w:r>
        <w:rPr>
          <w:rFonts w:ascii="Corbel" w:eastAsia="Calibri" w:hAnsi="Corbel"/>
          <w:iCs/>
          <w:color w:val="575757"/>
          <w:lang w:eastAsia="en-US"/>
        </w:rPr>
        <w:t>Kup</w:t>
      </w:r>
      <w:r w:rsidRPr="001F48D2">
        <w:rPr>
          <w:rFonts w:ascii="Corbel" w:eastAsia="Calibri" w:hAnsi="Corbel"/>
          <w:iCs/>
          <w:color w:val="575757"/>
          <w:lang w:eastAsia="en-US"/>
        </w:rPr>
        <w:t>ujícímu nezamlčel</w:t>
      </w:r>
      <w:r>
        <w:rPr>
          <w:rFonts w:ascii="Corbel" w:eastAsia="Calibri" w:hAnsi="Corbel"/>
          <w:iCs/>
          <w:color w:val="575757"/>
          <w:lang w:eastAsia="en-US"/>
        </w:rPr>
        <w:t>i</w:t>
      </w:r>
      <w:r w:rsidRPr="001F48D2">
        <w:rPr>
          <w:rFonts w:ascii="Corbel" w:eastAsia="Calibri" w:hAnsi="Corbel"/>
          <w:iCs/>
          <w:color w:val="575757"/>
          <w:lang w:eastAsia="en-US"/>
        </w:rPr>
        <w:t xml:space="preserve"> žádné podstatné skutečnosti související s</w:t>
      </w:r>
      <w:r>
        <w:rPr>
          <w:rFonts w:ascii="Corbel" w:eastAsia="Calibri" w:hAnsi="Corbel"/>
          <w:iCs/>
          <w:color w:val="575757"/>
          <w:lang w:eastAsia="en-US"/>
        </w:rPr>
        <w:t> Transakcí</w:t>
      </w:r>
      <w:r w:rsidRPr="001F48D2">
        <w:rPr>
          <w:rFonts w:ascii="Corbel" w:eastAsia="Calibri" w:hAnsi="Corbel"/>
          <w:iCs/>
          <w:color w:val="575757"/>
          <w:lang w:eastAsia="en-US"/>
        </w:rPr>
        <w:t>.</w:t>
      </w:r>
    </w:p>
    <w:p w14:paraId="6407E2D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ávající sdělil</w:t>
      </w:r>
      <w:r>
        <w:rPr>
          <w:rFonts w:ascii="Corbel" w:eastAsia="Calibri" w:hAnsi="Corbel"/>
          <w:iCs/>
          <w:color w:val="575757"/>
          <w:lang w:eastAsia="en-US"/>
        </w:rPr>
        <w:t>i</w:t>
      </w:r>
      <w:r w:rsidRPr="001F48D2">
        <w:rPr>
          <w:rFonts w:ascii="Corbel" w:eastAsia="Calibri" w:hAnsi="Corbel"/>
          <w:iCs/>
          <w:color w:val="575757"/>
          <w:lang w:eastAsia="en-US"/>
        </w:rPr>
        <w:t xml:space="preserve"> </w:t>
      </w:r>
      <w:r>
        <w:rPr>
          <w:rFonts w:ascii="Corbel" w:eastAsia="Calibri" w:hAnsi="Corbel"/>
          <w:iCs/>
          <w:color w:val="575757"/>
          <w:lang w:eastAsia="en-US"/>
        </w:rPr>
        <w:t>Kup</w:t>
      </w:r>
      <w:r w:rsidRPr="001F48D2">
        <w:rPr>
          <w:rFonts w:ascii="Corbel" w:eastAsia="Calibri" w:hAnsi="Corbel"/>
          <w:iCs/>
          <w:color w:val="575757"/>
          <w:lang w:eastAsia="en-US"/>
        </w:rPr>
        <w:t xml:space="preserve">ujícímu veškeré informace a skutečnosti, které jsou podstatné pro uzavření této Smlouvy; veškeré informace poskytnuté ze strany </w:t>
      </w:r>
      <w:r>
        <w:rPr>
          <w:rFonts w:ascii="Corbel" w:eastAsia="Calibri" w:hAnsi="Corbel"/>
          <w:iCs/>
          <w:color w:val="575757"/>
          <w:lang w:eastAsia="en-US"/>
        </w:rPr>
        <w:t>Prod</w:t>
      </w:r>
      <w:r w:rsidRPr="001F48D2">
        <w:rPr>
          <w:rFonts w:ascii="Corbel" w:eastAsia="Calibri" w:hAnsi="Corbel"/>
          <w:iCs/>
          <w:color w:val="575757"/>
          <w:lang w:eastAsia="en-US"/>
        </w:rPr>
        <w:t>ávající</w:t>
      </w:r>
      <w:r>
        <w:rPr>
          <w:rFonts w:ascii="Corbel" w:eastAsia="Calibri" w:hAnsi="Corbel"/>
          <w:iCs/>
          <w:color w:val="575757"/>
          <w:lang w:eastAsia="en-US"/>
        </w:rPr>
        <w:t>c</w:t>
      </w:r>
      <w:r w:rsidRPr="001F48D2">
        <w:rPr>
          <w:rFonts w:ascii="Corbel" w:eastAsia="Calibri" w:hAnsi="Corbel"/>
          <w:iCs/>
          <w:color w:val="575757"/>
          <w:lang w:eastAsia="en-US"/>
        </w:rPr>
        <w:t xml:space="preserve">h </w:t>
      </w:r>
      <w:r>
        <w:rPr>
          <w:rFonts w:ascii="Corbel" w:eastAsia="Calibri" w:hAnsi="Corbel"/>
          <w:iCs/>
          <w:color w:val="575757"/>
          <w:lang w:eastAsia="en-US"/>
        </w:rPr>
        <w:t>Kup</w:t>
      </w:r>
      <w:r w:rsidRPr="001F48D2">
        <w:rPr>
          <w:rFonts w:ascii="Corbel" w:eastAsia="Calibri" w:hAnsi="Corbel"/>
          <w:iCs/>
          <w:color w:val="575757"/>
          <w:lang w:eastAsia="en-US"/>
        </w:rPr>
        <w:t>ujícímu jsou pravdivé</w:t>
      </w:r>
      <w:r>
        <w:rPr>
          <w:rFonts w:ascii="Corbel" w:eastAsia="Calibri" w:hAnsi="Corbel"/>
          <w:iCs/>
          <w:color w:val="575757"/>
          <w:lang w:eastAsia="en-US"/>
        </w:rPr>
        <w:t>, přesné, úplné a nikoli zavádějící</w:t>
      </w:r>
      <w:r w:rsidRPr="001F48D2">
        <w:rPr>
          <w:rFonts w:ascii="Corbel" w:eastAsia="Calibri" w:hAnsi="Corbel"/>
          <w:iCs/>
          <w:color w:val="575757"/>
          <w:lang w:eastAsia="en-US"/>
        </w:rPr>
        <w:t xml:space="preserve">. </w:t>
      </w:r>
    </w:p>
    <w:p w14:paraId="1D961492" w14:textId="77777777"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1F48D2">
        <w:rPr>
          <w:rFonts w:ascii="Corbel" w:eastAsia="Calibri" w:hAnsi="Corbel"/>
          <w:iCs/>
          <w:color w:val="575757"/>
          <w:lang w:eastAsia="en-US"/>
        </w:rPr>
        <w:t xml:space="preserve">Pokud není výslovně stanoveno jinak, Záruky jsou poskytovány ke Dni podpisu a </w:t>
      </w:r>
      <w:r>
        <w:rPr>
          <w:rFonts w:ascii="Corbel" w:eastAsia="Calibri" w:hAnsi="Corbel"/>
          <w:iCs/>
          <w:color w:val="575757"/>
          <w:lang w:eastAsia="en-US"/>
        </w:rPr>
        <w:t xml:space="preserve">opětovně </w:t>
      </w:r>
      <w:r w:rsidRPr="001F48D2">
        <w:rPr>
          <w:rFonts w:ascii="Corbel" w:eastAsia="Calibri" w:hAnsi="Corbel"/>
          <w:iCs/>
          <w:color w:val="575757"/>
          <w:lang w:eastAsia="en-US"/>
        </w:rPr>
        <w:t xml:space="preserve">ke Dni vypořádání. </w:t>
      </w:r>
    </w:p>
    <w:p w14:paraId="219FDCF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Ve vztahu ke Společnosti AGROBIOPLYN a/nebo jejímu jmění poskytují Záruky společně a rovněž každý zvlášť Prodávající 2 a Prodávající 3 (tj. nikoli Prodávající 1). Ve vztahu ke Společnosti RELAKA a/nebo jejímu jmění poskytuje Záruky výlučně Prodávající 1 (tj. nikoli Prodávající 2 a Prodávající 3). Veškeré ostatní Záruky poskytují všichni Prodávající společně a rovně každý z Prodávajících zvlášť.</w:t>
      </w:r>
    </w:p>
    <w:p w14:paraId="0CEBAA00" w14:textId="77777777" w:rsidR="005B1763" w:rsidRPr="00C7740F"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iCs/>
          <w:color w:val="575757"/>
          <w:sz w:val="24"/>
          <w:lang w:eastAsia="en-US"/>
        </w:rPr>
        <w:t>Prod</w:t>
      </w:r>
      <w:r w:rsidRPr="00C7740F">
        <w:rPr>
          <w:rFonts w:ascii="Corbel" w:eastAsia="Calibri" w:hAnsi="Corbel"/>
          <w:b/>
          <w:color w:val="575757"/>
          <w:sz w:val="24"/>
          <w:lang w:eastAsia="en-US"/>
        </w:rPr>
        <w:t>ávající</w:t>
      </w:r>
    </w:p>
    <w:p w14:paraId="47E5681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 j</w:t>
      </w:r>
      <w:r>
        <w:rPr>
          <w:rFonts w:ascii="Corbel" w:hAnsi="Corbel"/>
          <w:color w:val="575757"/>
        </w:rPr>
        <w:t>sou svéprávní, jejich způsobilost právně jednat nebyla omezena</w:t>
      </w:r>
      <w:r w:rsidRPr="001F48D2">
        <w:rPr>
          <w:rFonts w:ascii="Corbel" w:eastAsia="Calibri" w:hAnsi="Corbel"/>
          <w:color w:val="575757"/>
          <w:lang w:eastAsia="en-US"/>
        </w:rPr>
        <w:t>.</w:t>
      </w:r>
    </w:p>
    <w:p w14:paraId="46D6122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hAnsi="Corbel"/>
          <w:color w:val="575757"/>
          <w:lang w:eastAsia="en-US"/>
        </w:rPr>
        <w:t xml:space="preserve"> </w:t>
      </w:r>
      <w:r w:rsidRPr="001F48D2">
        <w:rPr>
          <w:rFonts w:ascii="Corbel" w:hAnsi="Corbel"/>
          <w:color w:val="575757"/>
          <w:lang w:eastAsia="en-US"/>
        </w:rPr>
        <w:t>j</w:t>
      </w:r>
      <w:r>
        <w:rPr>
          <w:rFonts w:ascii="Corbel" w:hAnsi="Corbel"/>
          <w:color w:val="575757"/>
          <w:lang w:eastAsia="en-US"/>
        </w:rPr>
        <w:t>sou</w:t>
      </w:r>
      <w:r w:rsidRPr="001F48D2">
        <w:rPr>
          <w:rFonts w:ascii="Corbel" w:hAnsi="Corbel"/>
          <w:color w:val="575757"/>
          <w:lang w:eastAsia="en-US"/>
        </w:rPr>
        <w:t xml:space="preserve"> plně oprávněn</w:t>
      </w:r>
      <w:r>
        <w:rPr>
          <w:rFonts w:ascii="Corbel" w:hAnsi="Corbel"/>
          <w:color w:val="575757"/>
          <w:lang w:eastAsia="en-US"/>
        </w:rPr>
        <w:t>i</w:t>
      </w:r>
      <w:r w:rsidRPr="001F48D2">
        <w:rPr>
          <w:rFonts w:ascii="Corbel" w:hAnsi="Corbel"/>
          <w:color w:val="575757"/>
          <w:lang w:eastAsia="en-US"/>
        </w:rPr>
        <w:t xml:space="preserve"> uzavřít Smlouvu</w:t>
      </w:r>
      <w:r>
        <w:rPr>
          <w:rFonts w:ascii="Corbel" w:hAnsi="Corbel"/>
          <w:color w:val="575757"/>
          <w:lang w:eastAsia="en-US"/>
        </w:rPr>
        <w:t>,</w:t>
      </w:r>
      <w:r w:rsidRPr="001F48D2">
        <w:rPr>
          <w:rFonts w:ascii="Corbel" w:hAnsi="Corbel"/>
          <w:color w:val="575757"/>
          <w:lang w:eastAsia="en-US"/>
        </w:rPr>
        <w:t xml:space="preserve"> uskutečnit </w:t>
      </w:r>
      <w:r>
        <w:rPr>
          <w:rFonts w:ascii="Corbel" w:hAnsi="Corbel"/>
          <w:color w:val="575757"/>
          <w:lang w:eastAsia="en-US"/>
        </w:rPr>
        <w:t>a vypořádat Transakci</w:t>
      </w:r>
      <w:r w:rsidRPr="001F48D2">
        <w:rPr>
          <w:rFonts w:ascii="Corbel" w:hAnsi="Corbel"/>
          <w:color w:val="575757"/>
          <w:lang w:eastAsia="en-US"/>
        </w:rPr>
        <w:t xml:space="preserve"> a plnit své povinnosti vyplývající ze Smlouvy</w:t>
      </w:r>
      <w:r w:rsidRPr="001F48D2">
        <w:rPr>
          <w:rFonts w:ascii="Corbel" w:eastAsia="Calibri" w:hAnsi="Corbel"/>
          <w:color w:val="575757"/>
          <w:lang w:eastAsia="en-US"/>
        </w:rPr>
        <w:t>.</w:t>
      </w:r>
    </w:p>
    <w:p w14:paraId="1D82D13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Pr>
          <w:rFonts w:ascii="Corbel" w:eastAsia="Calibri" w:hAnsi="Corbel"/>
          <w:color w:val="575757"/>
          <w:lang w:eastAsia="en-US"/>
        </w:rPr>
        <w:t xml:space="preserve"> ne</w:t>
      </w:r>
      <w:r>
        <w:rPr>
          <w:rFonts w:ascii="Corbel" w:eastAsia="Calibri" w:hAnsi="Corbel"/>
          <w:color w:val="575757"/>
          <w:lang w:eastAsia="en-US"/>
        </w:rPr>
        <w:t>jsou</w:t>
      </w:r>
      <w:r w:rsidRPr="001F48D2">
        <w:rPr>
          <w:rFonts w:ascii="Corbel" w:eastAsia="Calibri" w:hAnsi="Corbel"/>
          <w:color w:val="575757"/>
          <w:lang w:eastAsia="en-US"/>
        </w:rPr>
        <w:t xml:space="preserve"> v</w:t>
      </w:r>
      <w:r>
        <w:rPr>
          <w:rFonts w:ascii="Corbel" w:eastAsia="Calibri" w:hAnsi="Corbel"/>
          <w:color w:val="575757"/>
          <w:lang w:eastAsia="en-US"/>
        </w:rPr>
        <w:t> </w:t>
      </w:r>
      <w:r w:rsidRPr="001F48D2">
        <w:rPr>
          <w:rFonts w:ascii="Corbel" w:eastAsia="Calibri" w:hAnsi="Corbel"/>
          <w:color w:val="575757"/>
          <w:lang w:eastAsia="en-US"/>
        </w:rPr>
        <w:t>úpadku</w:t>
      </w:r>
      <w:r>
        <w:rPr>
          <w:rFonts w:ascii="Corbel" w:eastAsia="Calibri" w:hAnsi="Corbel"/>
          <w:color w:val="575757"/>
          <w:lang w:eastAsia="en-US"/>
        </w:rPr>
        <w:t xml:space="preserve"> ani</w:t>
      </w:r>
      <w:r w:rsidRPr="001F48D2">
        <w:rPr>
          <w:rFonts w:ascii="Corbel" w:eastAsia="Calibri" w:hAnsi="Corbel"/>
          <w:color w:val="575757"/>
          <w:lang w:eastAsia="en-US"/>
        </w:rPr>
        <w:t xml:space="preserve"> hrozícím úpadku ve smyslu Insolvenčního zákona ani není dán důvod pro zahájení insolvenčního řízení proti </w:t>
      </w:r>
      <w:r>
        <w:rPr>
          <w:rFonts w:ascii="Corbel" w:eastAsia="Calibri" w:hAnsi="Corbel"/>
          <w:iCs/>
          <w:color w:val="575757"/>
          <w:lang w:eastAsia="en-US"/>
        </w:rPr>
        <w:t>Prod</w:t>
      </w:r>
      <w:r w:rsidRPr="001F48D2">
        <w:rPr>
          <w:rFonts w:ascii="Corbel" w:hAnsi="Corbel"/>
          <w:color w:val="575757"/>
        </w:rPr>
        <w:t>ávajícím</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nezastavil</w:t>
      </w:r>
      <w:r>
        <w:rPr>
          <w:rFonts w:ascii="Corbel" w:eastAsia="Calibri" w:hAnsi="Corbel"/>
          <w:color w:val="575757"/>
          <w:lang w:eastAsia="en-US"/>
        </w:rPr>
        <w:t>i</w:t>
      </w:r>
      <w:r w:rsidRPr="001F48D2">
        <w:rPr>
          <w:rFonts w:ascii="Corbel" w:eastAsia="Calibri" w:hAnsi="Corbel"/>
          <w:color w:val="575757"/>
          <w:lang w:eastAsia="en-US"/>
        </w:rPr>
        <w:t xml:space="preserve"> platby, ne</w:t>
      </w:r>
      <w:r>
        <w:rPr>
          <w:rFonts w:ascii="Corbel" w:eastAsia="Calibri" w:hAnsi="Corbel"/>
          <w:color w:val="575757"/>
          <w:lang w:eastAsia="en-US"/>
        </w:rPr>
        <w:t>jsou</w:t>
      </w:r>
      <w:r w:rsidRPr="001F48D2">
        <w:rPr>
          <w:rFonts w:ascii="Corbel" w:eastAsia="Calibri" w:hAnsi="Corbel"/>
          <w:color w:val="575757"/>
          <w:lang w:eastAsia="en-US"/>
        </w:rPr>
        <w:t xml:space="preserve"> v prodlení se</w:t>
      </w:r>
      <w:r>
        <w:rPr>
          <w:rFonts w:ascii="Corbel" w:eastAsia="Calibri" w:hAnsi="Corbel"/>
          <w:color w:val="575757"/>
          <w:lang w:eastAsia="en-US"/>
        </w:rPr>
        <w:t> </w:t>
      </w:r>
      <w:r w:rsidRPr="001F48D2">
        <w:rPr>
          <w:rFonts w:ascii="Corbel" w:eastAsia="Calibri" w:hAnsi="Corbel"/>
          <w:color w:val="575757"/>
          <w:lang w:eastAsia="en-US"/>
        </w:rPr>
        <w:t>splněním žádného dluhu významné majetkové hodnoty ani ne</w:t>
      </w:r>
      <w:r>
        <w:rPr>
          <w:rFonts w:ascii="Corbel" w:eastAsia="Calibri" w:hAnsi="Corbel"/>
          <w:color w:val="575757"/>
          <w:lang w:eastAsia="en-US"/>
        </w:rPr>
        <w:t>jsou</w:t>
      </w:r>
      <w:r w:rsidRPr="001F48D2">
        <w:rPr>
          <w:rFonts w:ascii="Corbel" w:eastAsia="Calibri" w:hAnsi="Corbel"/>
          <w:color w:val="575757"/>
          <w:lang w:eastAsia="en-US"/>
        </w:rPr>
        <w:t xml:space="preserve"> neschopn</w:t>
      </w:r>
      <w:r>
        <w:rPr>
          <w:rFonts w:ascii="Corbel" w:eastAsia="Calibri" w:hAnsi="Corbel"/>
          <w:color w:val="575757"/>
          <w:lang w:eastAsia="en-US"/>
        </w:rPr>
        <w:t>í</w:t>
      </w:r>
      <w:r w:rsidRPr="001F48D2">
        <w:rPr>
          <w:rFonts w:ascii="Corbel" w:eastAsia="Calibri" w:hAnsi="Corbel"/>
          <w:color w:val="575757"/>
          <w:lang w:eastAsia="en-US"/>
        </w:rPr>
        <w:t xml:space="preserve"> platit své dluhy řádně a</w:t>
      </w:r>
      <w:r>
        <w:rPr>
          <w:rFonts w:ascii="Corbel" w:eastAsia="Calibri" w:hAnsi="Corbel"/>
          <w:color w:val="575757"/>
          <w:lang w:eastAsia="en-US"/>
        </w:rPr>
        <w:t> </w:t>
      </w:r>
      <w:r w:rsidRPr="001F48D2">
        <w:rPr>
          <w:rFonts w:ascii="Corbel" w:eastAsia="Calibri" w:hAnsi="Corbel"/>
          <w:color w:val="575757"/>
          <w:lang w:eastAsia="en-US"/>
        </w:rPr>
        <w:t>včas.</w:t>
      </w:r>
    </w:p>
    <w:p w14:paraId="3EA1C2B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 xml:space="preserve">Vyjma skutečností výslovně uvedených ve Smlouvě,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nem</w:t>
      </w:r>
      <w:r>
        <w:rPr>
          <w:rFonts w:ascii="Corbel" w:eastAsia="Calibri" w:hAnsi="Corbel"/>
          <w:color w:val="575757"/>
          <w:lang w:eastAsia="en-US"/>
        </w:rPr>
        <w:t>ají</w:t>
      </w:r>
      <w:r w:rsidRPr="001F48D2">
        <w:rPr>
          <w:rFonts w:ascii="Corbel" w:eastAsia="Calibri" w:hAnsi="Corbel"/>
          <w:color w:val="575757"/>
          <w:lang w:eastAsia="en-US"/>
        </w:rPr>
        <w:t xml:space="preserve"> vůči </w:t>
      </w:r>
      <w:r>
        <w:rPr>
          <w:rFonts w:ascii="Corbel" w:eastAsia="Calibri" w:hAnsi="Corbel"/>
          <w:color w:val="575757"/>
          <w:lang w:eastAsia="en-US"/>
        </w:rPr>
        <w:t xml:space="preserve">Společnostem </w:t>
      </w:r>
      <w:r w:rsidRPr="001F48D2">
        <w:rPr>
          <w:rFonts w:ascii="Corbel" w:eastAsia="Calibri" w:hAnsi="Corbel"/>
          <w:color w:val="575757"/>
          <w:lang w:eastAsia="en-US"/>
        </w:rPr>
        <w:t>žádné pohledávky ani jiná práva na poskytnutí jaké</w:t>
      </w:r>
      <w:r>
        <w:rPr>
          <w:rFonts w:ascii="Corbel" w:eastAsia="Calibri" w:hAnsi="Corbel"/>
          <w:color w:val="575757"/>
          <w:lang w:eastAsia="en-US"/>
        </w:rPr>
        <w:t>ho</w:t>
      </w:r>
      <w:r w:rsidRPr="001F48D2">
        <w:rPr>
          <w:rFonts w:ascii="Corbel" w:eastAsia="Calibri" w:hAnsi="Corbel"/>
          <w:color w:val="575757"/>
          <w:lang w:eastAsia="en-US"/>
        </w:rPr>
        <w:t xml:space="preserve">koli plnění od </w:t>
      </w:r>
      <w:r>
        <w:rPr>
          <w:rFonts w:ascii="Corbel" w:eastAsia="Calibri" w:hAnsi="Corbel"/>
          <w:color w:val="575757"/>
          <w:lang w:eastAsia="en-US"/>
        </w:rPr>
        <w:t xml:space="preserve">Společností </w:t>
      </w:r>
      <w:r w:rsidRPr="001F48D2">
        <w:rPr>
          <w:rFonts w:ascii="Corbel" w:eastAsia="Calibri" w:hAnsi="Corbel"/>
          <w:color w:val="575757"/>
          <w:lang w:eastAsia="en-US"/>
        </w:rPr>
        <w:t>z ti</w:t>
      </w:r>
      <w:r>
        <w:rPr>
          <w:rFonts w:ascii="Corbel" w:eastAsia="Calibri" w:hAnsi="Corbel"/>
          <w:color w:val="575757"/>
          <w:lang w:eastAsia="en-US"/>
        </w:rPr>
        <w:t>tulu jejich účasti ve Společnostech či jakéhokoli</w:t>
      </w:r>
      <w:r w:rsidRPr="001F48D2">
        <w:rPr>
          <w:rFonts w:ascii="Corbel" w:eastAsia="Calibri" w:hAnsi="Corbel"/>
          <w:color w:val="575757"/>
          <w:lang w:eastAsia="en-US"/>
        </w:rPr>
        <w:t xml:space="preserve"> jiného titulu.</w:t>
      </w:r>
    </w:p>
    <w:p w14:paraId="5EB6B63F" w14:textId="77777777" w:rsidR="005B1763" w:rsidRPr="001F48D2"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bookmarkStart w:id="419" w:name="_Ref448323371"/>
      <w:r w:rsidRPr="001F48D2">
        <w:rPr>
          <w:rFonts w:ascii="Corbel" w:eastAsia="Calibri" w:hAnsi="Corbel"/>
          <w:b/>
          <w:color w:val="575757"/>
          <w:lang w:eastAsia="en-US"/>
        </w:rPr>
        <w:t>Podíl</w:t>
      </w:r>
      <w:bookmarkEnd w:id="419"/>
      <w:r>
        <w:rPr>
          <w:rFonts w:ascii="Corbel" w:eastAsia="Calibri" w:hAnsi="Corbel"/>
          <w:b/>
          <w:color w:val="575757"/>
          <w:lang w:eastAsia="en-US"/>
        </w:rPr>
        <w:t>y</w:t>
      </w:r>
      <w:r w:rsidRPr="001F48D2">
        <w:rPr>
          <w:rFonts w:ascii="Corbel" w:eastAsia="Calibri" w:hAnsi="Corbel"/>
          <w:b/>
          <w:color w:val="575757"/>
          <w:lang w:eastAsia="en-US"/>
        </w:rPr>
        <w:t xml:space="preserve"> </w:t>
      </w:r>
    </w:p>
    <w:p w14:paraId="227A86B3"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0" w:name="_Ref448275696"/>
      <w:r w:rsidRPr="001F48D2">
        <w:rPr>
          <w:rFonts w:ascii="Corbel" w:eastAsia="Calibri" w:hAnsi="Corbel"/>
          <w:color w:val="575757"/>
          <w:lang w:eastAsia="en-US"/>
        </w:rPr>
        <w:t>Podíl</w:t>
      </w:r>
      <w:r>
        <w:rPr>
          <w:rFonts w:ascii="Corbel" w:eastAsia="Calibri" w:hAnsi="Corbel"/>
          <w:color w:val="575757"/>
          <w:lang w:eastAsia="en-US"/>
        </w:rPr>
        <w:t xml:space="preserve">y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ve výlučném vlastnictví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Pr>
          <w:rFonts w:ascii="Corbel" w:eastAsia="Calibri" w:hAnsi="Corbel"/>
          <w:color w:val="575757"/>
          <w:lang w:eastAsia="en-US"/>
        </w:rPr>
        <w:t>.</w:t>
      </w:r>
      <w:bookmarkEnd w:id="420"/>
    </w:p>
    <w:p w14:paraId="518E4583" w14:textId="77777777" w:rsidR="005B1763" w:rsidRPr="00316C0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1, Podílem 2 a Podílem 3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RELAKA </w:t>
      </w:r>
      <w:r w:rsidRPr="001F48D2">
        <w:rPr>
          <w:rFonts w:ascii="Corbel" w:hAnsi="Corbel"/>
          <w:color w:val="575757"/>
        </w:rPr>
        <w:t>ve výši 100 % hodnoty základního kapitálu Společnosti</w:t>
      </w:r>
      <w:r>
        <w:rPr>
          <w:rFonts w:ascii="Corbel" w:hAnsi="Corbel"/>
          <w:color w:val="575757"/>
        </w:rPr>
        <w:t xml:space="preserve"> RELAKA</w:t>
      </w:r>
      <w:r w:rsidRPr="001F48D2">
        <w:rPr>
          <w:rFonts w:ascii="Corbel" w:hAnsi="Corbel"/>
          <w:color w:val="575757"/>
        </w:rPr>
        <w:t xml:space="preserve">. </w:t>
      </w:r>
      <w:r>
        <w:rPr>
          <w:rFonts w:ascii="Corbel" w:hAnsi="Corbel"/>
          <w:color w:val="575757"/>
        </w:rPr>
        <w:t xml:space="preserve">Tyto </w:t>
      </w:r>
      <w:r w:rsidRPr="001F48D2">
        <w:rPr>
          <w:rFonts w:ascii="Corbel" w:hAnsi="Corbel"/>
          <w:color w:val="575757"/>
        </w:rPr>
        <w:t>Podíl</w:t>
      </w:r>
      <w:r>
        <w:rPr>
          <w:rFonts w:ascii="Corbel" w:hAnsi="Corbel"/>
          <w:color w:val="575757"/>
        </w:rPr>
        <w:t>y</w:t>
      </w:r>
      <w:r w:rsidRPr="001F48D2">
        <w:rPr>
          <w:rFonts w:ascii="Corbel" w:hAnsi="Corbel"/>
          <w:color w:val="575757"/>
        </w:rPr>
        <w:t xml:space="preserve"> v souhrnu 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RELAKA</w:t>
      </w:r>
      <w:r w:rsidRPr="001F48D2">
        <w:rPr>
          <w:rFonts w:ascii="Corbel" w:hAnsi="Corbel"/>
          <w:color w:val="575757"/>
        </w:rPr>
        <w:t xml:space="preserve">. Vklad do základního kapitálu </w:t>
      </w:r>
      <w:r>
        <w:rPr>
          <w:rFonts w:ascii="Corbel" w:hAnsi="Corbel"/>
          <w:color w:val="575757"/>
        </w:rPr>
        <w:t xml:space="preserve">Společnosti RELAKA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splacen.</w:t>
      </w:r>
    </w:p>
    <w:p w14:paraId="5A0D8D2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4 a Podílem 5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AGROBIOPLYN </w:t>
      </w:r>
      <w:r w:rsidRPr="001F48D2">
        <w:rPr>
          <w:rFonts w:ascii="Corbel" w:hAnsi="Corbel"/>
          <w:color w:val="575757"/>
        </w:rPr>
        <w:t>ve</w:t>
      </w:r>
      <w:r>
        <w:rPr>
          <w:rFonts w:ascii="Corbel" w:hAnsi="Corbel"/>
          <w:color w:val="575757"/>
        </w:rPr>
        <w:t> </w:t>
      </w:r>
      <w:r w:rsidRPr="001F48D2">
        <w:rPr>
          <w:rFonts w:ascii="Corbel" w:hAnsi="Corbel"/>
          <w:color w:val="575757"/>
        </w:rPr>
        <w:t>výši 100 % hodnoty základního kapitálu Společnosti</w:t>
      </w:r>
      <w:r>
        <w:rPr>
          <w:rFonts w:ascii="Corbel" w:hAnsi="Corbel"/>
          <w:color w:val="575757"/>
        </w:rPr>
        <w:t xml:space="preserve"> AGROBIOPLYN</w:t>
      </w:r>
      <w:r w:rsidRPr="001F48D2">
        <w:rPr>
          <w:rFonts w:ascii="Corbel" w:hAnsi="Corbel"/>
          <w:color w:val="575757"/>
        </w:rPr>
        <w:t>.</w:t>
      </w:r>
      <w:r>
        <w:rPr>
          <w:rFonts w:ascii="Corbel" w:hAnsi="Corbel"/>
          <w:color w:val="575757"/>
        </w:rPr>
        <w:t xml:space="preserve"> Tyto</w:t>
      </w:r>
      <w:r w:rsidRPr="001F48D2">
        <w:rPr>
          <w:rFonts w:ascii="Corbel" w:hAnsi="Corbel"/>
          <w:color w:val="575757"/>
        </w:rPr>
        <w:t xml:space="preserve"> Podíl</w:t>
      </w:r>
      <w:r>
        <w:rPr>
          <w:rFonts w:ascii="Corbel" w:hAnsi="Corbel"/>
          <w:color w:val="575757"/>
        </w:rPr>
        <w:t>y</w:t>
      </w:r>
      <w:r w:rsidRPr="001F48D2">
        <w:rPr>
          <w:rFonts w:ascii="Corbel" w:hAnsi="Corbel"/>
          <w:color w:val="575757"/>
        </w:rPr>
        <w:t xml:space="preserve"> v souhrnu </w:t>
      </w:r>
      <w:r w:rsidRPr="001F48D2">
        <w:rPr>
          <w:rFonts w:ascii="Corbel" w:hAnsi="Corbel"/>
          <w:color w:val="575757"/>
        </w:rPr>
        <w:lastRenderedPageBreak/>
        <w:t>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AGROBIOPLYN</w:t>
      </w:r>
      <w:r w:rsidRPr="001F48D2">
        <w:rPr>
          <w:rFonts w:ascii="Corbel" w:hAnsi="Corbel"/>
          <w:color w:val="575757"/>
        </w:rPr>
        <w:t xml:space="preserve">. Vklad do základního kapitálu </w:t>
      </w:r>
      <w:r>
        <w:rPr>
          <w:rFonts w:ascii="Corbel" w:hAnsi="Corbel"/>
          <w:color w:val="575757"/>
        </w:rPr>
        <w:t xml:space="preserve">Společnosti AGROBIOPLYN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 xml:space="preserve">splacen. </w:t>
      </w:r>
    </w:p>
    <w:p w14:paraId="54EDE85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 xml:space="preserve">Účast ve </w:t>
      </w:r>
      <w:r>
        <w:rPr>
          <w:rFonts w:ascii="Corbel" w:hAnsi="Corbel"/>
          <w:color w:val="575757"/>
        </w:rPr>
        <w:t xml:space="preserve">Společnostech </w:t>
      </w:r>
      <w:r w:rsidRPr="001F48D2">
        <w:rPr>
          <w:rFonts w:ascii="Corbel" w:hAnsi="Corbel"/>
          <w:color w:val="575757"/>
        </w:rPr>
        <w:t>je vyjádřena pouze Podíl</w:t>
      </w:r>
      <w:r>
        <w:rPr>
          <w:rFonts w:ascii="Corbel" w:hAnsi="Corbel"/>
          <w:color w:val="575757"/>
        </w:rPr>
        <w:t xml:space="preserve">y. Společnosti </w:t>
      </w:r>
      <w:r w:rsidRPr="001F48D2">
        <w:rPr>
          <w:rFonts w:ascii="Corbel" w:hAnsi="Corbel"/>
          <w:color w:val="575757"/>
        </w:rPr>
        <w:t>vydal</w:t>
      </w:r>
      <w:r>
        <w:rPr>
          <w:rFonts w:ascii="Corbel" w:hAnsi="Corbel"/>
          <w:color w:val="575757"/>
        </w:rPr>
        <w:t>y</w:t>
      </w:r>
      <w:r w:rsidRPr="001F48D2">
        <w:rPr>
          <w:rFonts w:ascii="Corbel" w:hAnsi="Corbel"/>
          <w:color w:val="575757"/>
        </w:rPr>
        <w:t xml:space="preserve"> </w:t>
      </w:r>
      <w:r>
        <w:rPr>
          <w:rFonts w:ascii="Corbel" w:hAnsi="Corbel"/>
          <w:color w:val="575757"/>
        </w:rPr>
        <w:t>a mají</w:t>
      </w:r>
      <w:r w:rsidRPr="001F48D2">
        <w:rPr>
          <w:rFonts w:ascii="Corbel" w:hAnsi="Corbel"/>
          <w:color w:val="575757"/>
        </w:rPr>
        <w:t xml:space="preserve"> pouze jeden druh podíl</w:t>
      </w:r>
      <w:r>
        <w:rPr>
          <w:rFonts w:ascii="Corbel" w:hAnsi="Corbel"/>
          <w:color w:val="575757"/>
        </w:rPr>
        <w:t>u</w:t>
      </w:r>
      <w:r w:rsidRPr="001F48D2">
        <w:rPr>
          <w:rFonts w:ascii="Corbel" w:hAnsi="Corbel"/>
          <w:color w:val="575757"/>
        </w:rPr>
        <w:t>, a</w:t>
      </w:r>
      <w:r>
        <w:rPr>
          <w:rFonts w:ascii="Corbel" w:hAnsi="Corbel"/>
          <w:color w:val="575757"/>
        </w:rPr>
        <w:t> </w:t>
      </w:r>
      <w:r w:rsidRPr="001F48D2">
        <w:rPr>
          <w:rFonts w:ascii="Corbel" w:hAnsi="Corbel"/>
          <w:color w:val="575757"/>
        </w:rPr>
        <w:t>to podíl základní. Podíl</w:t>
      </w:r>
      <w:r>
        <w:rPr>
          <w:rFonts w:ascii="Corbel" w:hAnsi="Corbel"/>
          <w:color w:val="575757"/>
        </w:rPr>
        <w:t>y</w:t>
      </w:r>
      <w:r w:rsidRPr="001F48D2">
        <w:rPr>
          <w:rFonts w:ascii="Corbel" w:hAnsi="Corbel"/>
          <w:color w:val="575757"/>
        </w:rPr>
        <w:t xml:space="preserve"> nebyl</w:t>
      </w:r>
      <w:r>
        <w:rPr>
          <w:rFonts w:ascii="Corbel" w:hAnsi="Corbel"/>
          <w:color w:val="575757"/>
        </w:rPr>
        <w:t>y</w:t>
      </w:r>
      <w:r w:rsidRPr="001F48D2">
        <w:rPr>
          <w:rFonts w:ascii="Corbel" w:hAnsi="Corbel"/>
          <w:color w:val="575757"/>
        </w:rPr>
        <w:t xml:space="preserve"> vydán</w:t>
      </w:r>
      <w:r>
        <w:rPr>
          <w:rFonts w:ascii="Corbel" w:hAnsi="Corbel"/>
          <w:color w:val="575757"/>
        </w:rPr>
        <w:t>y</w:t>
      </w:r>
      <w:r w:rsidRPr="001F48D2">
        <w:rPr>
          <w:rFonts w:ascii="Corbel" w:hAnsi="Corbel"/>
          <w:color w:val="575757"/>
        </w:rPr>
        <w:t xml:space="preserve"> ve formě kmenového listu.</w:t>
      </w:r>
    </w:p>
    <w:p w14:paraId="45F7282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y</w:t>
      </w:r>
      <w:r w:rsidRPr="001F48D2">
        <w:rPr>
          <w:rFonts w:ascii="Corbel" w:hAnsi="Corbel"/>
          <w:color w:val="575757"/>
        </w:rPr>
        <w:t xml:space="preserve"> jsou spojen</w:t>
      </w:r>
      <w:r>
        <w:rPr>
          <w:rFonts w:ascii="Corbel" w:hAnsi="Corbel"/>
          <w:color w:val="575757"/>
        </w:rPr>
        <w:t>a</w:t>
      </w:r>
      <w:r w:rsidRPr="001F48D2">
        <w:rPr>
          <w:rFonts w:ascii="Corbel" w:hAnsi="Corbel"/>
          <w:color w:val="575757"/>
        </w:rPr>
        <w:t xml:space="preserve"> veškerá </w:t>
      </w:r>
      <w:r>
        <w:rPr>
          <w:rFonts w:ascii="Corbel" w:hAnsi="Corbel"/>
          <w:color w:val="575757"/>
        </w:rPr>
        <w:t xml:space="preserve">základní </w:t>
      </w:r>
      <w:r w:rsidRPr="001F48D2">
        <w:rPr>
          <w:rFonts w:ascii="Corbel" w:hAnsi="Corbel"/>
          <w:color w:val="575757"/>
        </w:rPr>
        <w:t>práva společníků</w:t>
      </w:r>
      <w:r>
        <w:rPr>
          <w:rFonts w:ascii="Corbel" w:hAnsi="Corbel"/>
          <w:color w:val="575757"/>
        </w:rPr>
        <w:t xml:space="preserve"> upravená příslušnými právními předpisy</w:t>
      </w:r>
      <w:r w:rsidRPr="001F48D2">
        <w:rPr>
          <w:rFonts w:ascii="Corbel" w:hAnsi="Corbel"/>
          <w:color w:val="575757"/>
        </w:rPr>
        <w:t>, tj.</w:t>
      </w:r>
      <w:r>
        <w:rPr>
          <w:rFonts w:ascii="Corbel" w:hAnsi="Corbel"/>
          <w:color w:val="575757"/>
        </w:rPr>
        <w:t> </w:t>
      </w:r>
      <w:r w:rsidRPr="001F48D2">
        <w:rPr>
          <w:rFonts w:ascii="Corbel" w:hAnsi="Corbel"/>
          <w:color w:val="575757"/>
        </w:rPr>
        <w:t xml:space="preserve">zejména právo hlasovat na valné hromadě, právo na podíl na zisku či jiném plnění od </w:t>
      </w:r>
      <w:r>
        <w:rPr>
          <w:rFonts w:ascii="Corbel" w:hAnsi="Corbel"/>
          <w:color w:val="575757"/>
        </w:rPr>
        <w:t>Společností,</w:t>
      </w:r>
      <w:r w:rsidRPr="001F48D2">
        <w:rPr>
          <w:rFonts w:ascii="Corbel" w:hAnsi="Corbel"/>
          <w:color w:val="575757"/>
        </w:rPr>
        <w:t xml:space="preserve"> právo na likvidační zůstatek apod.</w:t>
      </w:r>
    </w:p>
    <w:p w14:paraId="35CC0BC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1" w:name="_Ref428174567"/>
      <w:r w:rsidRPr="001F48D2">
        <w:rPr>
          <w:rFonts w:ascii="Corbel" w:hAnsi="Corbel"/>
          <w:color w:val="575757"/>
        </w:rPr>
        <w:t>Podíl</w:t>
      </w:r>
      <w:r>
        <w:rPr>
          <w:rFonts w:ascii="Corbel" w:hAnsi="Corbel"/>
          <w:color w:val="575757"/>
        </w:rPr>
        <w:t>y</w:t>
      </w:r>
      <w:r w:rsidRPr="001F48D2">
        <w:rPr>
          <w:rFonts w:ascii="Corbel" w:hAnsi="Corbel"/>
          <w:color w:val="575757"/>
        </w:rPr>
        <w:t xml:space="preserve"> ne</w:t>
      </w:r>
      <w:r>
        <w:rPr>
          <w:rFonts w:ascii="Corbel" w:hAnsi="Corbel"/>
          <w:color w:val="575757"/>
        </w:rPr>
        <w:t>jsou</w:t>
      </w:r>
      <w:r w:rsidRPr="001F48D2">
        <w:rPr>
          <w:rFonts w:ascii="Corbel" w:hAnsi="Corbel"/>
          <w:color w:val="575757"/>
        </w:rPr>
        <w:t xml:space="preserve"> zatížen</w:t>
      </w:r>
      <w:r>
        <w:rPr>
          <w:rFonts w:ascii="Corbel" w:hAnsi="Corbel"/>
          <w:color w:val="575757"/>
        </w:rPr>
        <w:t>y</w:t>
      </w:r>
      <w:r w:rsidRPr="001F48D2">
        <w:rPr>
          <w:rFonts w:ascii="Corbel" w:hAnsi="Corbel"/>
          <w:color w:val="575757"/>
        </w:rPr>
        <w:t xml:space="preserve"> žádnými </w:t>
      </w:r>
      <w:r>
        <w:rPr>
          <w:rFonts w:ascii="Corbel" w:hAnsi="Corbel"/>
          <w:color w:val="575757"/>
        </w:rPr>
        <w:t>Právy třetích osob</w:t>
      </w:r>
      <w:r w:rsidRPr="001F48D2">
        <w:rPr>
          <w:rFonts w:ascii="Corbel" w:hAnsi="Corbel"/>
          <w:color w:val="575757"/>
        </w:rPr>
        <w:t>, dluhy nebo jinými právy, která by jakkoli omezoval</w:t>
      </w:r>
      <w:r>
        <w:rPr>
          <w:rFonts w:ascii="Corbel" w:hAnsi="Corbel"/>
          <w:color w:val="575757"/>
        </w:rPr>
        <w:t>a</w:t>
      </w:r>
      <w:r w:rsidRPr="001F48D2">
        <w:rPr>
          <w:rFonts w:ascii="Corbel" w:hAnsi="Corbel"/>
          <w:color w:val="575757"/>
        </w:rPr>
        <w:t xml:space="preserve"> vlastnické právo k Podíl</w:t>
      </w:r>
      <w:r>
        <w:rPr>
          <w:rFonts w:ascii="Corbel" w:hAnsi="Corbel"/>
          <w:color w:val="575757"/>
        </w:rPr>
        <w:t>ům</w:t>
      </w:r>
      <w:r w:rsidRPr="001F48D2">
        <w:rPr>
          <w:rFonts w:ascii="Corbel" w:hAnsi="Corbel"/>
          <w:color w:val="575757"/>
        </w:rPr>
        <w:t xml:space="preserve"> a/nebo dispozici s</w:t>
      </w:r>
      <w:r>
        <w:rPr>
          <w:rFonts w:ascii="Corbel" w:hAnsi="Corbel"/>
          <w:color w:val="575757"/>
        </w:rPr>
        <w:t> Podíly a/neb právy s Podíly spojenými</w:t>
      </w:r>
      <w:r w:rsidRPr="001F48D2">
        <w:rPr>
          <w:rFonts w:ascii="Corbel" w:eastAsia="Calibri" w:hAnsi="Corbel"/>
          <w:color w:val="575757"/>
          <w:lang w:eastAsia="en-US"/>
        </w:rPr>
        <w:t>.</w:t>
      </w:r>
      <w:bookmarkEnd w:id="421"/>
    </w:p>
    <w:p w14:paraId="6FECA031" w14:textId="77777777" w:rsidR="005B1763" w:rsidRPr="003528B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 xml:space="preserve">Žádná ze Společností </w:t>
      </w:r>
      <w:r w:rsidRPr="001F48D2">
        <w:rPr>
          <w:rFonts w:ascii="Corbel" w:hAnsi="Corbel"/>
          <w:color w:val="575757"/>
        </w:rPr>
        <w:t>nevyplatil</w:t>
      </w:r>
      <w:r>
        <w:rPr>
          <w:rFonts w:ascii="Corbel" w:hAnsi="Corbel"/>
          <w:color w:val="575757"/>
        </w:rPr>
        <w:t>a</w:t>
      </w:r>
      <w:r w:rsidRPr="001F48D2">
        <w:rPr>
          <w:rFonts w:ascii="Corbel" w:hAnsi="Corbel"/>
          <w:color w:val="575757"/>
        </w:rPr>
        <w:t xml:space="preserve"> zálohu na podíl na zisku, na </w:t>
      </w:r>
      <w:proofErr w:type="gramStart"/>
      <w:r w:rsidRPr="001F48D2">
        <w:rPr>
          <w:rFonts w:ascii="Corbel" w:hAnsi="Corbel"/>
          <w:color w:val="575757"/>
        </w:rPr>
        <w:t>základě</w:t>
      </w:r>
      <w:proofErr w:type="gramEnd"/>
      <w:r w:rsidRPr="001F48D2">
        <w:rPr>
          <w:rFonts w:ascii="Corbel" w:hAnsi="Corbel"/>
          <w:color w:val="575757"/>
        </w:rPr>
        <w:t xml:space="preserve"> kterého by mohla příslušnému společníkovi v roce 202</w:t>
      </w:r>
      <w:r>
        <w:rPr>
          <w:rFonts w:ascii="Corbel" w:hAnsi="Corbel"/>
          <w:color w:val="575757"/>
        </w:rPr>
        <w:t>2</w:t>
      </w:r>
      <w:r w:rsidRPr="001F48D2">
        <w:rPr>
          <w:rFonts w:ascii="Corbel" w:hAnsi="Corbel"/>
          <w:color w:val="575757"/>
        </w:rPr>
        <w:t xml:space="preserve"> vzniknout povinnost vrátit část zálohy</w:t>
      </w:r>
      <w:r>
        <w:rPr>
          <w:rFonts w:ascii="Corbel" w:hAnsi="Corbel"/>
          <w:color w:val="575757"/>
        </w:rPr>
        <w:t>,</w:t>
      </w:r>
      <w:r w:rsidRPr="001F48D2">
        <w:rPr>
          <w:rFonts w:ascii="Corbel" w:hAnsi="Corbel"/>
          <w:color w:val="575757"/>
        </w:rPr>
        <w:t xml:space="preserve"> či při zohlednění kter</w:t>
      </w:r>
      <w:r>
        <w:rPr>
          <w:rFonts w:ascii="Corbel" w:hAnsi="Corbel"/>
          <w:color w:val="575757"/>
        </w:rPr>
        <w:t>é</w:t>
      </w:r>
      <w:r w:rsidRPr="001F48D2">
        <w:rPr>
          <w:rFonts w:ascii="Corbel" w:hAnsi="Corbel"/>
          <w:color w:val="575757"/>
        </w:rPr>
        <w:t xml:space="preserve"> by příslušný společník neobdržel podíl na zisku od </w:t>
      </w:r>
      <w:r>
        <w:rPr>
          <w:rFonts w:ascii="Corbel" w:hAnsi="Corbel"/>
          <w:color w:val="575757"/>
        </w:rPr>
        <w:t xml:space="preserve">kterékoliv ze Společností </w:t>
      </w:r>
      <w:r w:rsidRPr="001F48D2">
        <w:rPr>
          <w:rFonts w:ascii="Corbel" w:hAnsi="Corbel"/>
          <w:color w:val="575757"/>
        </w:rPr>
        <w:t xml:space="preserve">v úplné výši odpovídající jeho podílu, ani o takové výplatě nebylo valnou hromadou </w:t>
      </w:r>
      <w:r>
        <w:rPr>
          <w:rFonts w:ascii="Corbel" w:hAnsi="Corbel"/>
          <w:color w:val="575757"/>
        </w:rPr>
        <w:t xml:space="preserve">kterékoliv ze Společností </w:t>
      </w:r>
      <w:r w:rsidRPr="001F48D2">
        <w:rPr>
          <w:rFonts w:ascii="Corbel" w:hAnsi="Corbel"/>
          <w:color w:val="575757"/>
        </w:rPr>
        <w:t>rozhodnuto.</w:t>
      </w:r>
    </w:p>
    <w:p w14:paraId="63CA5BE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Valné hromady Společností udělily souhlas s převodem Podílů na Kupujícího.</w:t>
      </w:r>
    </w:p>
    <w:p w14:paraId="6534A088" w14:textId="77777777" w:rsidR="005B1763" w:rsidRPr="001F48D2" w:rsidRDefault="005B1763" w:rsidP="005B1763">
      <w:pPr>
        <w:pStyle w:val="ListParagraph"/>
        <w:widowControl w:val="0"/>
        <w:numPr>
          <w:ilvl w:val="1"/>
          <w:numId w:val="18"/>
        </w:numPr>
        <w:spacing w:after="120" w:line="300" w:lineRule="exact"/>
        <w:ind w:left="567" w:hanging="567"/>
        <w:contextualSpacing w:val="0"/>
        <w:rPr>
          <w:rFonts w:ascii="Corbel" w:hAnsi="Corbel"/>
          <w:color w:val="575757"/>
        </w:rPr>
      </w:pPr>
      <w:r w:rsidRPr="001F48D2">
        <w:rPr>
          <w:rFonts w:ascii="Corbel" w:hAnsi="Corbel"/>
          <w:color w:val="575757"/>
        </w:rPr>
        <w:t>Převodem Podíl</w:t>
      </w:r>
      <w:r>
        <w:rPr>
          <w:rFonts w:ascii="Corbel" w:hAnsi="Corbel"/>
          <w:color w:val="575757"/>
        </w:rPr>
        <w:t>ů</w:t>
      </w:r>
      <w:r w:rsidRPr="001F48D2">
        <w:rPr>
          <w:rFonts w:ascii="Corbel" w:hAnsi="Corbel"/>
          <w:color w:val="575757"/>
        </w:rPr>
        <w:t xml:space="preserve"> se </w:t>
      </w:r>
      <w:r>
        <w:rPr>
          <w:rFonts w:ascii="Corbel" w:eastAsia="Calibri" w:hAnsi="Corbel"/>
          <w:iCs/>
          <w:color w:val="575757"/>
          <w:lang w:eastAsia="en-US"/>
        </w:rPr>
        <w:t>Kup</w:t>
      </w:r>
      <w:r w:rsidRPr="001F48D2">
        <w:rPr>
          <w:rFonts w:ascii="Corbel" w:hAnsi="Corbel"/>
          <w:color w:val="575757"/>
        </w:rPr>
        <w:t>ující stane:</w:t>
      </w:r>
    </w:p>
    <w:p w14:paraId="2EFF65A9" w14:textId="77777777" w:rsidR="005B1763" w:rsidRPr="001F48D2" w:rsidRDefault="005B1763" w:rsidP="005B1763">
      <w:pPr>
        <w:pStyle w:val="ListParagraph"/>
        <w:widowControl w:val="0"/>
        <w:numPr>
          <w:ilvl w:val="2"/>
          <w:numId w:val="18"/>
        </w:numPr>
        <w:spacing w:after="120" w:line="300" w:lineRule="exact"/>
        <w:ind w:left="1276" w:hanging="709"/>
        <w:contextualSpacing w:val="0"/>
        <w:rPr>
          <w:rFonts w:ascii="Corbel" w:hAnsi="Corbel"/>
          <w:color w:val="575757"/>
        </w:rPr>
      </w:pPr>
      <w:r w:rsidRPr="001F48D2">
        <w:rPr>
          <w:rFonts w:ascii="Corbel" w:hAnsi="Corbel"/>
          <w:color w:val="575757"/>
        </w:rPr>
        <w:t>výlučným vlastníkem Podíl</w:t>
      </w:r>
      <w:r>
        <w:rPr>
          <w:rFonts w:ascii="Corbel" w:hAnsi="Corbel"/>
          <w:color w:val="575757"/>
        </w:rPr>
        <w:t>ů</w:t>
      </w:r>
      <w:r w:rsidRPr="001F48D2">
        <w:rPr>
          <w:rFonts w:ascii="Corbel" w:hAnsi="Corbel"/>
          <w:color w:val="575757"/>
        </w:rPr>
        <w:t xml:space="preserve"> nezatížen</w:t>
      </w:r>
      <w:r>
        <w:rPr>
          <w:rFonts w:ascii="Corbel" w:hAnsi="Corbel"/>
          <w:color w:val="575757"/>
        </w:rPr>
        <w:t>ých</w:t>
      </w:r>
      <w:r w:rsidRPr="001F48D2">
        <w:rPr>
          <w:rFonts w:ascii="Corbel" w:hAnsi="Corbel"/>
          <w:color w:val="575757"/>
        </w:rPr>
        <w:t xml:space="preserve"> </w:t>
      </w:r>
      <w:r>
        <w:rPr>
          <w:rFonts w:ascii="Corbel" w:hAnsi="Corbel"/>
          <w:color w:val="575757"/>
        </w:rPr>
        <w:t>P</w:t>
      </w:r>
      <w:r w:rsidRPr="001F48D2">
        <w:rPr>
          <w:rFonts w:ascii="Corbel" w:hAnsi="Corbel"/>
          <w:color w:val="575757"/>
        </w:rPr>
        <w:t>rávy třetích osob, spory, žalobami a jinými správními a soudními řízeními jakéhokoli druhu, přičemž takové spory, žaloby nebo řízení nehrozí;</w:t>
      </w:r>
    </w:p>
    <w:p w14:paraId="16EBDF96"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hAnsi="Corbel"/>
          <w:color w:val="575757"/>
        </w:rPr>
        <w:t xml:space="preserve">jediným společníkem </w:t>
      </w:r>
      <w:r>
        <w:rPr>
          <w:rFonts w:ascii="Corbel" w:hAnsi="Corbel"/>
          <w:color w:val="575757"/>
        </w:rPr>
        <w:t>Společností,</w:t>
      </w:r>
      <w:r w:rsidRPr="001F48D2">
        <w:rPr>
          <w:rFonts w:ascii="Corbel" w:hAnsi="Corbel"/>
          <w:color w:val="575757"/>
        </w:rPr>
        <w:t xml:space="preserve"> jenž je ve </w:t>
      </w:r>
      <w:r>
        <w:rPr>
          <w:rFonts w:ascii="Corbel" w:hAnsi="Corbel"/>
          <w:color w:val="575757"/>
        </w:rPr>
        <w:t xml:space="preserve">Společnostech </w:t>
      </w:r>
      <w:r w:rsidRPr="001F48D2">
        <w:rPr>
          <w:rFonts w:ascii="Corbel" w:hAnsi="Corbel"/>
          <w:color w:val="575757"/>
        </w:rPr>
        <w:t>zejména oprávněn vykonávat 100</w:t>
      </w:r>
      <w:r>
        <w:rPr>
          <w:rFonts w:ascii="Corbel" w:hAnsi="Corbel"/>
          <w:color w:val="575757"/>
        </w:rPr>
        <w:t> </w:t>
      </w:r>
      <w:r w:rsidRPr="001F48D2">
        <w:rPr>
          <w:rFonts w:ascii="Corbel" w:hAnsi="Corbel"/>
          <w:color w:val="575757"/>
        </w:rPr>
        <w:t>% hlasovacích práv a jenž má právo na 100% podíl na zisku a na dalších plněních od</w:t>
      </w:r>
      <w:r>
        <w:rPr>
          <w:rFonts w:ascii="Corbel" w:hAnsi="Corbel"/>
          <w:color w:val="575757"/>
        </w:rPr>
        <w:t> </w:t>
      </w:r>
      <w:r w:rsidRPr="001F48D2">
        <w:rPr>
          <w:rFonts w:ascii="Corbel" w:hAnsi="Corbel"/>
          <w:color w:val="575757"/>
        </w:rPr>
        <w:t>Společnost</w:t>
      </w:r>
      <w:r>
        <w:rPr>
          <w:rFonts w:ascii="Corbel" w:hAnsi="Corbel"/>
          <w:color w:val="575757"/>
        </w:rPr>
        <w:t>í</w:t>
      </w:r>
      <w:r w:rsidRPr="001F48D2">
        <w:rPr>
          <w:rFonts w:ascii="Corbel" w:hAnsi="Corbel"/>
          <w:color w:val="575757"/>
        </w:rPr>
        <w:t>.</w:t>
      </w:r>
    </w:p>
    <w:p w14:paraId="71ED3323" w14:textId="77777777" w:rsidR="005B1763" w:rsidRPr="00B9653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color w:val="575757"/>
          <w:sz w:val="24"/>
          <w:lang w:eastAsia="en-US"/>
        </w:rPr>
        <w:t>Společnosti</w:t>
      </w:r>
    </w:p>
    <w:p w14:paraId="33CFC80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2" w:name="_Ref448275762"/>
      <w:r>
        <w:rPr>
          <w:rFonts w:ascii="Corbel" w:eastAsia="Calibri" w:hAnsi="Corbel"/>
          <w:color w:val="575757"/>
          <w:lang w:eastAsia="en-US"/>
        </w:rPr>
        <w:t xml:space="preserve">Společnosti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společnost</w:t>
      </w:r>
      <w:r>
        <w:rPr>
          <w:rFonts w:ascii="Corbel" w:eastAsia="Calibri" w:hAnsi="Corbel"/>
          <w:color w:val="575757"/>
          <w:lang w:eastAsia="en-US"/>
        </w:rPr>
        <w:t>mi</w:t>
      </w:r>
      <w:r w:rsidRPr="001F48D2">
        <w:rPr>
          <w:rFonts w:ascii="Corbel" w:eastAsia="Calibri" w:hAnsi="Corbel"/>
          <w:color w:val="575757"/>
          <w:lang w:eastAsia="en-US"/>
        </w:rPr>
        <w:t xml:space="preserve"> s ručením omezeným řádně založen</w:t>
      </w:r>
      <w:r>
        <w:rPr>
          <w:rFonts w:ascii="Corbel" w:eastAsia="Calibri" w:hAnsi="Corbel"/>
          <w:color w:val="575757"/>
          <w:lang w:eastAsia="en-US"/>
        </w:rPr>
        <w:t>ými</w:t>
      </w:r>
      <w:r w:rsidRPr="001F48D2">
        <w:rPr>
          <w:rFonts w:ascii="Corbel" w:eastAsia="Calibri" w:hAnsi="Corbel"/>
          <w:color w:val="575757"/>
          <w:lang w:eastAsia="en-US"/>
        </w:rPr>
        <w:t>, vznikl</w:t>
      </w:r>
      <w:r>
        <w:rPr>
          <w:rFonts w:ascii="Corbel" w:eastAsia="Calibri" w:hAnsi="Corbel"/>
          <w:color w:val="575757"/>
          <w:lang w:eastAsia="en-US"/>
        </w:rPr>
        <w:t>ými</w:t>
      </w:r>
      <w:r w:rsidRPr="001F48D2">
        <w:rPr>
          <w:rFonts w:ascii="Corbel" w:eastAsia="Calibri" w:hAnsi="Corbel"/>
          <w:color w:val="575757"/>
          <w:lang w:eastAsia="en-US"/>
        </w:rPr>
        <w:t xml:space="preserve"> a platně existující</w:t>
      </w:r>
      <w:r>
        <w:rPr>
          <w:rFonts w:ascii="Corbel" w:eastAsia="Calibri" w:hAnsi="Corbel"/>
          <w:color w:val="575757"/>
          <w:lang w:eastAsia="en-US"/>
        </w:rPr>
        <w:t>mi</w:t>
      </w:r>
      <w:r w:rsidRPr="001F48D2">
        <w:rPr>
          <w:rFonts w:ascii="Corbel" w:eastAsia="Calibri" w:hAnsi="Corbel"/>
          <w:color w:val="575757"/>
          <w:lang w:eastAsia="en-US"/>
        </w:rPr>
        <w:t xml:space="preserve"> v souladu s právními předpisy České republiky.</w:t>
      </w:r>
      <w:bookmarkEnd w:id="422"/>
    </w:p>
    <w:p w14:paraId="4539167F"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537C95">
        <w:rPr>
          <w:rFonts w:ascii="Corbel" w:eastAsia="Calibri" w:hAnsi="Corbel"/>
          <w:color w:val="575757"/>
          <w:lang w:eastAsia="en-US"/>
        </w:rPr>
        <w:t>Společnosti jsou řádně zapsány v obchodním rejstříku a veškeré dokumenty založené ve sbírce listin obchodního rejstříku jsou v aktuálním znění, účinné, úplné a správné.</w:t>
      </w:r>
    </w:p>
    <w:p w14:paraId="3A20E632" w14:textId="77777777" w:rsidR="005B1763" w:rsidRPr="00537C9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Veškeré údaje zapsané v obchodních rejstříku týkající se Společností budou ke Dni vypořádání v aktuálním znění, účinné, úplné a správné.</w:t>
      </w:r>
    </w:p>
    <w:p w14:paraId="1B2BE0C3"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3" w:name="_Ref428174656"/>
      <w:r w:rsidRPr="009D05DD">
        <w:rPr>
          <w:rFonts w:ascii="Corbel" w:eastAsia="Calibri" w:hAnsi="Corbel"/>
          <w:color w:val="575757"/>
          <w:lang w:eastAsia="en-US"/>
        </w:rPr>
        <w:t>Základní kapitál Společnosti RELAKA činí 1</w:t>
      </w:r>
      <w:r w:rsidRPr="009D05DD">
        <w:rPr>
          <w:rFonts w:ascii="Corbel" w:hAnsi="Corbel"/>
          <w:color w:val="575757"/>
        </w:rPr>
        <w:t xml:space="preserve">.000 Kč </w:t>
      </w:r>
      <w:r w:rsidRPr="009D05DD">
        <w:rPr>
          <w:rFonts w:ascii="Corbel" w:eastAsia="Calibri" w:hAnsi="Corbel"/>
          <w:color w:val="575757"/>
          <w:lang w:eastAsia="en-US"/>
        </w:rPr>
        <w:t>a byl v plné výši splacen.</w:t>
      </w:r>
      <w:bookmarkEnd w:id="423"/>
      <w:r w:rsidRPr="009D05DD">
        <w:rPr>
          <w:rFonts w:ascii="Corbel" w:eastAsia="Calibri" w:hAnsi="Corbel"/>
          <w:color w:val="575757"/>
          <w:lang w:eastAsia="en-US"/>
        </w:rPr>
        <w:t xml:space="preserve"> </w:t>
      </w:r>
    </w:p>
    <w:p w14:paraId="7D5A4F16"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9D05DD">
        <w:rPr>
          <w:rFonts w:ascii="Corbel" w:eastAsia="Calibri" w:hAnsi="Corbel"/>
          <w:color w:val="575757"/>
          <w:lang w:eastAsia="en-US"/>
        </w:rPr>
        <w:t>Základní kapitál Společnosti AGROBIOPLYN činí 200.000</w:t>
      </w:r>
      <w:r w:rsidRPr="009D05DD">
        <w:rPr>
          <w:rFonts w:ascii="Corbel" w:hAnsi="Corbel"/>
          <w:color w:val="575757"/>
        </w:rPr>
        <w:t xml:space="preserve"> Kč </w:t>
      </w:r>
      <w:r w:rsidRPr="009D05DD">
        <w:rPr>
          <w:rFonts w:ascii="Corbel" w:eastAsia="Calibri" w:hAnsi="Corbel"/>
          <w:color w:val="575757"/>
          <w:lang w:eastAsia="en-US"/>
        </w:rPr>
        <w:t xml:space="preserve">a byl v plné výši splacen. </w:t>
      </w:r>
    </w:p>
    <w:p w14:paraId="0C98EC51"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Nebyla učiněna žádná rozhodnutí o zvýšení či snížení základního kapitálu Společnost</w:t>
      </w:r>
      <w:r>
        <w:rPr>
          <w:rFonts w:ascii="Corbel" w:eastAsia="Calibri" w:hAnsi="Corbel"/>
          <w:color w:val="575757"/>
          <w:lang w:eastAsia="en-US"/>
        </w:rPr>
        <w:t xml:space="preserve">í </w:t>
      </w:r>
      <w:r w:rsidRPr="00CF3E73">
        <w:rPr>
          <w:rFonts w:ascii="Corbel" w:eastAsia="Calibri" w:hAnsi="Corbel"/>
          <w:color w:val="575757"/>
          <w:lang w:eastAsia="en-US"/>
        </w:rPr>
        <w:t>oproti údajům zapsaným v obchodním rejstříku, ani udělena či sjednána žádná práva na přednostní přijetí dodatečné vkladové povinnosti a/nebo opce na nové podíly.</w:t>
      </w:r>
    </w:p>
    <w:p w14:paraId="61AE9380"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Společnosti disponují veškerými potřebnými oprávněními, zejména všemi licencemi a povoleními k</w:t>
      </w:r>
      <w:r>
        <w:rPr>
          <w:rFonts w:ascii="Corbel" w:eastAsia="Calibri" w:hAnsi="Corbel"/>
          <w:color w:val="575757"/>
          <w:lang w:eastAsia="en-US"/>
        </w:rPr>
        <w:t> </w:t>
      </w:r>
      <w:r w:rsidRPr="00CF3E73">
        <w:rPr>
          <w:rFonts w:ascii="Corbel" w:eastAsia="Calibri" w:hAnsi="Corbel"/>
          <w:color w:val="575757"/>
          <w:lang w:eastAsia="en-US"/>
        </w:rPr>
        <w:t xml:space="preserve">provozování své obchodní činnosti v souladu s jejími zakladatelskými dokumenty a údaji zapsanými </w:t>
      </w:r>
      <w:r w:rsidRPr="00CF3E73">
        <w:rPr>
          <w:rFonts w:ascii="Corbel" w:eastAsia="Calibri" w:hAnsi="Corbel"/>
          <w:color w:val="575757"/>
          <w:lang w:eastAsia="en-US"/>
        </w:rPr>
        <w:lastRenderedPageBreak/>
        <w:t>v obchodním a živnostenském rejstříku.</w:t>
      </w:r>
    </w:p>
    <w:p w14:paraId="015D788F"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Společnosti</w:t>
      </w:r>
      <w:r>
        <w:rPr>
          <w:rFonts w:ascii="Corbel" w:eastAsia="Calibri" w:hAnsi="Corbel"/>
          <w:color w:val="575757"/>
          <w:lang w:eastAsia="en-US"/>
        </w:rPr>
        <w:t xml:space="preserve"> ke Dni vypořádání</w:t>
      </w:r>
      <w:r w:rsidRPr="00400C14">
        <w:rPr>
          <w:rFonts w:ascii="Corbel" w:eastAsia="Calibri" w:hAnsi="Corbel"/>
          <w:color w:val="575757"/>
          <w:lang w:eastAsia="en-US"/>
        </w:rPr>
        <w:t xml:space="preserve"> řádně plní své povinnosti ve vztahu k obchodnímu rejstříku, tj. zejména plní své povinnosti předkládat rejstříkovému soudu veškeré nezbytné dokumenty a informace řádně a</w:t>
      </w:r>
      <w:r>
        <w:rPr>
          <w:rFonts w:ascii="Corbel" w:eastAsia="Calibri" w:hAnsi="Corbel"/>
          <w:color w:val="575757"/>
          <w:lang w:eastAsia="en-US"/>
        </w:rPr>
        <w:t> </w:t>
      </w:r>
      <w:r w:rsidRPr="00400C14">
        <w:rPr>
          <w:rFonts w:ascii="Corbel" w:eastAsia="Calibri" w:hAnsi="Corbel"/>
          <w:color w:val="575757"/>
          <w:lang w:eastAsia="en-US"/>
        </w:rPr>
        <w:t>včas a veškeré zápisy v obchodním rejstříku týkající se Společností odpovídají skutečnosti</w:t>
      </w:r>
      <w:r>
        <w:rPr>
          <w:rFonts w:ascii="Corbel" w:eastAsia="Calibri" w:hAnsi="Corbel"/>
          <w:color w:val="575757"/>
          <w:lang w:eastAsia="en-US"/>
        </w:rPr>
        <w:t xml:space="preserve"> a obecně závazným právním předpisům</w:t>
      </w:r>
    </w:p>
    <w:p w14:paraId="79E6BE5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Účast ve třetích osobách:</w:t>
      </w:r>
    </w:p>
    <w:p w14:paraId="242213BD"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se neúčastní na podnikání jakýchkoli třetích osob</w:t>
      </w:r>
      <w:r>
        <w:rPr>
          <w:rFonts w:ascii="Corbel" w:eastAsia="Calibri" w:hAnsi="Corbel"/>
          <w:color w:val="575757"/>
          <w:lang w:eastAsia="en-US"/>
        </w:rPr>
        <w:t xml:space="preserve"> a</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členem voleného orgánu v jiné právnické osobě.</w:t>
      </w:r>
    </w:p>
    <w:p w14:paraId="4A5BF4C7"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vlastníkem podílu v jiné právnické osobě, nezaložil</w:t>
      </w:r>
      <w:r>
        <w:rPr>
          <w:rFonts w:ascii="Corbel" w:eastAsia="Calibri" w:hAnsi="Corbel"/>
          <w:color w:val="575757"/>
          <w:lang w:eastAsia="en-US"/>
        </w:rPr>
        <w:t>a</w:t>
      </w:r>
      <w:r w:rsidRPr="00400C14">
        <w:rPr>
          <w:rFonts w:ascii="Corbel" w:eastAsia="Calibri" w:hAnsi="Corbel"/>
          <w:color w:val="575757"/>
          <w:lang w:eastAsia="en-US"/>
        </w:rPr>
        <w:t xml:space="preserve"> ani ne</w:t>
      </w:r>
      <w:r>
        <w:rPr>
          <w:rFonts w:ascii="Corbel" w:eastAsia="Calibri" w:hAnsi="Corbel"/>
          <w:color w:val="575757"/>
          <w:lang w:eastAsia="en-US"/>
        </w:rPr>
        <w:t>ní</w:t>
      </w:r>
      <w:r w:rsidRPr="00400C14">
        <w:rPr>
          <w:rFonts w:ascii="Corbel" w:eastAsia="Calibri" w:hAnsi="Corbel"/>
          <w:color w:val="575757"/>
          <w:lang w:eastAsia="en-US"/>
        </w:rPr>
        <w:t xml:space="preserve"> členem žádného sdružení osob, či společnosti bez právní osobnosti.</w:t>
      </w:r>
    </w:p>
    <w:p w14:paraId="44CA5C32"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nezaložil</w:t>
      </w:r>
      <w:r>
        <w:rPr>
          <w:rFonts w:ascii="Corbel" w:eastAsia="Calibri" w:hAnsi="Corbel"/>
          <w:color w:val="575757"/>
          <w:lang w:eastAsia="en-US"/>
        </w:rPr>
        <w:t>a</w:t>
      </w:r>
      <w:r w:rsidRPr="00400C14">
        <w:rPr>
          <w:rFonts w:ascii="Corbel" w:eastAsia="Calibri" w:hAnsi="Corbel"/>
          <w:color w:val="575757"/>
          <w:lang w:eastAsia="en-US"/>
        </w:rPr>
        <w:t xml:space="preserve"> žádný svěřenský fond.</w:t>
      </w:r>
    </w:p>
    <w:p w14:paraId="223FC534"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Společnosti neuzavřely smlouvu o tiché společnosti, ovládací smlouvu, smlouvu o převodu zisku, ani žádnou jinou smlouvu,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 by jakákoli třetí osoba byla oprávněna k podílu na zisku nebo řízení Společností.</w:t>
      </w:r>
    </w:p>
    <w:p w14:paraId="037D29F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4" w:name="_Ref76589243"/>
      <w:r w:rsidRPr="00400C14">
        <w:rPr>
          <w:rFonts w:ascii="Corbel" w:eastAsia="Calibri" w:hAnsi="Corbel"/>
          <w:color w:val="575757"/>
          <w:lang w:eastAsia="en-US"/>
        </w:rPr>
        <w:t>Vůči Společnostem nebylo zahájeno a není vedeno žádné soudní, rozhodčí, správní, či jiné řízení, na</w:t>
      </w:r>
      <w:r>
        <w:rPr>
          <w:rFonts w:ascii="Corbel" w:eastAsia="Calibri" w:hAnsi="Corbel"/>
          <w:color w:val="575757"/>
          <w:lang w:eastAsia="en-US"/>
        </w:rPr>
        <w:t>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kterých by mohly být Společnostem stanoveny povinnosti uhradit jakoukoli částku jakékoli osobě nebo orgánu veřejné moci a zahájení takového řízení ani nehrozí.</w:t>
      </w:r>
      <w:bookmarkEnd w:id="424"/>
    </w:p>
    <w:p w14:paraId="73BFCCE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iCs/>
          <w:color w:val="575757"/>
          <w:lang w:eastAsia="en-US"/>
        </w:rPr>
        <w:t>Prod</w:t>
      </w:r>
      <w:r w:rsidRPr="00400C14">
        <w:rPr>
          <w:rFonts w:ascii="Corbel" w:eastAsia="Calibri" w:hAnsi="Corbel"/>
          <w:color w:val="575757"/>
          <w:lang w:eastAsia="en-US"/>
        </w:rPr>
        <w:t>ávající, třetí osoba, příslušný orgán Společnost</w:t>
      </w:r>
      <w:r>
        <w:rPr>
          <w:rFonts w:ascii="Corbel" w:eastAsia="Calibri" w:hAnsi="Corbel"/>
          <w:color w:val="575757"/>
          <w:lang w:eastAsia="en-US"/>
        </w:rPr>
        <w:t>i</w:t>
      </w:r>
      <w:r w:rsidRPr="00400C14">
        <w:rPr>
          <w:rFonts w:ascii="Corbel" w:eastAsia="Calibri" w:hAnsi="Corbel"/>
          <w:color w:val="575757"/>
          <w:lang w:eastAsia="en-US"/>
        </w:rPr>
        <w:t xml:space="preserve"> ani žádný soud či jiný orgán veřejné moci nepodal žádný návrh ani nepřijal žádné rozhodnutí či usnesení, jehož důsledkem by bylo zahájení likvidace </w:t>
      </w:r>
      <w:r>
        <w:rPr>
          <w:rFonts w:ascii="Corbel" w:eastAsia="Calibri" w:hAnsi="Corbel"/>
          <w:color w:val="575757"/>
          <w:lang w:eastAsia="en-US"/>
        </w:rPr>
        <w:t xml:space="preserve">kterékoli </w:t>
      </w:r>
      <w:r w:rsidRPr="00400C14">
        <w:rPr>
          <w:rFonts w:ascii="Corbel" w:eastAsia="Calibri" w:hAnsi="Corbel"/>
          <w:color w:val="575757"/>
          <w:lang w:eastAsia="en-US"/>
        </w:rPr>
        <w:t>Společnost</w:t>
      </w:r>
      <w:r>
        <w:rPr>
          <w:rFonts w:ascii="Corbel" w:eastAsia="Calibri" w:hAnsi="Corbel"/>
          <w:color w:val="575757"/>
          <w:lang w:eastAsia="en-US"/>
        </w:rPr>
        <w:t>i</w:t>
      </w:r>
      <w:r w:rsidRPr="00400C14">
        <w:rPr>
          <w:rFonts w:ascii="Corbel" w:eastAsia="Calibri" w:hAnsi="Corbel"/>
          <w:color w:val="575757"/>
          <w:lang w:eastAsia="en-US"/>
        </w:rPr>
        <w:t xml:space="preserve">. </w:t>
      </w:r>
    </w:p>
    <w:p w14:paraId="2024DAD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Nebylo přijato žádné rozhodnutí,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kterého by se Společnosti účastnily jakékoli přeměny, jež by nebyla zapsána do obchodního rejstříku. </w:t>
      </w:r>
    </w:p>
    <w:p w14:paraId="40ED306B"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color w:val="575757"/>
          <w:lang w:eastAsia="en-US"/>
        </w:rPr>
        <w:t>Žádný ze současných či bývalých členů orgánů Společností nemá vůči Společnostem žádnou pohledávku ani jiné právo na poskytnutí jakéhokoli plnění z titulu výkonu funkce člena orgánu Společností.</w:t>
      </w:r>
    </w:p>
    <w:p w14:paraId="6667546E"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nemají opatrovníka ani se nenachází v situaci, kdy by byl orgán veřejné moci oprávněn jmenovat Společnostem opatrovníka.</w:t>
      </w:r>
    </w:p>
    <w:p w14:paraId="251EFED1"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neudělily žádné plné moci zakládající zmocnění, které dosud nebylo odvoláno nebo vypovězeno či jinak nezaniklo.</w:t>
      </w:r>
    </w:p>
    <w:p w14:paraId="31225F42"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 xml:space="preserve">Společnosti vykonávají pouze podnikatelskou činnost spočívající ve vlastnictví a provozování BPS. </w:t>
      </w:r>
    </w:p>
    <w:p w14:paraId="0EAD3DD2" w14:textId="77777777" w:rsidR="005B1763" w:rsidRPr="0045127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5" w:name="_Ref522019184"/>
      <w:r w:rsidRPr="00451276">
        <w:rPr>
          <w:rFonts w:ascii="Corbel" w:eastAsia="Calibri" w:hAnsi="Corbel"/>
          <w:b/>
          <w:color w:val="575757"/>
          <w:sz w:val="24"/>
          <w:lang w:eastAsia="en-US"/>
        </w:rPr>
        <w:t>Insolvence Společnost</w:t>
      </w:r>
      <w:bookmarkEnd w:id="425"/>
      <w:r w:rsidRPr="00451276">
        <w:rPr>
          <w:rFonts w:ascii="Corbel" w:eastAsia="Calibri" w:hAnsi="Corbel"/>
          <w:b/>
          <w:color w:val="575757"/>
          <w:sz w:val="24"/>
          <w:lang w:eastAsia="en-US"/>
        </w:rPr>
        <w:t>í</w:t>
      </w:r>
    </w:p>
    <w:p w14:paraId="272968C6"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6" w:name="_Ref448350042"/>
      <w:r w:rsidRPr="00451276">
        <w:rPr>
          <w:rFonts w:ascii="Corbel" w:eastAsia="Calibri" w:hAnsi="Corbel"/>
          <w:iCs/>
          <w:color w:val="575757"/>
          <w:lang w:eastAsia="en-US"/>
        </w:rPr>
        <w:t>Společnosti nejsou v</w:t>
      </w:r>
      <w:r>
        <w:rPr>
          <w:rFonts w:ascii="Corbel" w:eastAsia="Calibri" w:hAnsi="Corbel"/>
          <w:iCs/>
          <w:color w:val="575757"/>
          <w:lang w:eastAsia="en-US"/>
        </w:rPr>
        <w:t> </w:t>
      </w:r>
      <w:r w:rsidRPr="00451276">
        <w:rPr>
          <w:rFonts w:ascii="Corbel" w:eastAsia="Calibri" w:hAnsi="Corbel"/>
          <w:iCs/>
          <w:color w:val="575757"/>
          <w:lang w:eastAsia="en-US"/>
        </w:rPr>
        <w:t>úpadku</w:t>
      </w:r>
      <w:r>
        <w:rPr>
          <w:rFonts w:ascii="Corbel" w:eastAsia="Calibri" w:hAnsi="Corbel"/>
          <w:iCs/>
          <w:color w:val="575757"/>
          <w:lang w:eastAsia="en-US"/>
        </w:rPr>
        <w:t xml:space="preserve"> ani</w:t>
      </w:r>
      <w:r w:rsidRPr="00451276">
        <w:rPr>
          <w:rFonts w:ascii="Corbel" w:eastAsia="Calibri" w:hAnsi="Corbel"/>
          <w:iCs/>
          <w:color w:val="575757"/>
          <w:lang w:eastAsia="en-US"/>
        </w:rPr>
        <w:t xml:space="preserve"> hrozícím úpadku ve smyslu Insolvenčního zákona. Společnosti nezastavily platby, nejsou v prodlení se splněním žádného dluhu významné majetkové hodnoty ani nejsou neschopné platit své dluhy řádně a včas.</w:t>
      </w:r>
      <w:bookmarkEnd w:id="426"/>
    </w:p>
    <w:p w14:paraId="7AA53257"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Vůči Společnostem nebyl podán důvodný insolvenční návrh ani návrh na vyhlášení moratoria ve smyslu </w:t>
      </w:r>
      <w:r w:rsidRPr="00451276">
        <w:rPr>
          <w:rFonts w:ascii="Corbel" w:eastAsia="Calibri" w:hAnsi="Corbel"/>
          <w:iCs/>
          <w:color w:val="575757"/>
          <w:lang w:eastAsia="en-US"/>
        </w:rPr>
        <w:lastRenderedPageBreak/>
        <w:t xml:space="preserve">Insolvenčního zákona. </w:t>
      </w:r>
    </w:p>
    <w:p w14:paraId="2E893F93"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Neexistuje žádný důvodný insolvenční návrh směřující proti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a neexistují žádné okolnosti, které by jakoukoli osobu opravňovaly k jeho podání</w:t>
      </w:r>
      <w:r>
        <w:rPr>
          <w:rFonts w:ascii="Corbel" w:eastAsia="Calibri" w:hAnsi="Corbel"/>
          <w:iCs/>
          <w:color w:val="575757"/>
          <w:lang w:eastAsia="en-US"/>
        </w:rPr>
        <w:t xml:space="preserve"> a/nebo které by zakládaly povinnost k jeho podání</w:t>
      </w:r>
      <w:r w:rsidRPr="00451276">
        <w:rPr>
          <w:rFonts w:ascii="Corbel" w:eastAsia="Calibri" w:hAnsi="Corbel"/>
          <w:iCs/>
          <w:color w:val="575757"/>
          <w:lang w:eastAsia="en-US"/>
        </w:rPr>
        <w:t xml:space="preserve">. </w:t>
      </w:r>
    </w:p>
    <w:p w14:paraId="6258A991" w14:textId="77777777" w:rsidR="005B1763" w:rsidRPr="0045127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51276">
        <w:rPr>
          <w:rFonts w:ascii="Corbel" w:eastAsia="Calibri" w:hAnsi="Corbel"/>
          <w:iCs/>
          <w:color w:val="575757"/>
          <w:lang w:eastAsia="en-US"/>
        </w:rPr>
        <w:t xml:space="preserve">Neexistuje žádný návrh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na vyhlášení moratoria nebo mimořádného moratoria ve smyslu Insolvenčního zákona a neexistují ž</w:t>
      </w:r>
      <w:r w:rsidRPr="00451276">
        <w:rPr>
          <w:rFonts w:ascii="Corbel" w:eastAsia="Calibri" w:hAnsi="Corbel"/>
          <w:color w:val="575757"/>
          <w:lang w:eastAsia="en-US"/>
        </w:rPr>
        <w:t>ádné okolnosti, které by</w:t>
      </w:r>
      <w:r>
        <w:rPr>
          <w:rFonts w:ascii="Corbel" w:eastAsia="Calibri" w:hAnsi="Corbel"/>
          <w:color w:val="575757"/>
          <w:lang w:eastAsia="en-US"/>
        </w:rPr>
        <w:t xml:space="preserve"> kteroukoliv ze</w:t>
      </w:r>
      <w:r w:rsidRPr="00451276">
        <w:rPr>
          <w:rFonts w:ascii="Corbel" w:eastAsia="Calibri" w:hAnsi="Corbel"/>
          <w:color w:val="575757"/>
          <w:lang w:eastAsia="en-US"/>
        </w:rPr>
        <w:t xml:space="preserve"> Společnost</w:t>
      </w:r>
      <w:r>
        <w:rPr>
          <w:rFonts w:ascii="Corbel" w:eastAsia="Calibri" w:hAnsi="Corbel"/>
          <w:color w:val="575757"/>
          <w:lang w:eastAsia="en-US"/>
        </w:rPr>
        <w:t>í</w:t>
      </w:r>
      <w:r w:rsidRPr="00451276">
        <w:rPr>
          <w:rFonts w:ascii="Corbel" w:eastAsia="Calibri" w:hAnsi="Corbel"/>
          <w:color w:val="575757"/>
          <w:lang w:eastAsia="en-US"/>
        </w:rPr>
        <w:t xml:space="preserve"> opravňovaly k jeho podání.</w:t>
      </w:r>
    </w:p>
    <w:p w14:paraId="7E6DFE3B" w14:textId="77777777" w:rsidR="005B1763" w:rsidRPr="00214087"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r w:rsidRPr="00214087">
        <w:rPr>
          <w:rFonts w:ascii="Corbel" w:eastAsia="Calibri" w:hAnsi="Corbel"/>
          <w:b/>
          <w:color w:val="575757"/>
          <w:sz w:val="24"/>
          <w:lang w:eastAsia="en-US"/>
        </w:rPr>
        <w:t>Uzavření Smlouvy</w:t>
      </w:r>
    </w:p>
    <w:p w14:paraId="5CBF267A" w14:textId="77777777" w:rsidR="005B1763" w:rsidRPr="001F48D2" w:rsidRDefault="005B1763" w:rsidP="005B1763">
      <w:pPr>
        <w:keepNext/>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iCs/>
          <w:color w:val="575757"/>
          <w:lang w:eastAsia="en-US"/>
        </w:rPr>
        <w:t>Uzavření</w:t>
      </w:r>
      <w:r>
        <w:rPr>
          <w:rFonts w:ascii="Corbel" w:eastAsia="Calibri" w:hAnsi="Corbel"/>
          <w:iCs/>
          <w:color w:val="575757"/>
          <w:lang w:eastAsia="en-US"/>
        </w:rPr>
        <w:t xml:space="preserve"> Smlouvy ani realizace Transakce</w:t>
      </w:r>
      <w:r w:rsidRPr="001F48D2">
        <w:rPr>
          <w:rFonts w:ascii="Corbel" w:eastAsia="Calibri" w:hAnsi="Corbel"/>
          <w:color w:val="575757"/>
          <w:lang w:eastAsia="en-US"/>
        </w:rPr>
        <w:t xml:space="preserve"> nepředstavuje porušení:</w:t>
      </w:r>
    </w:p>
    <w:p w14:paraId="2C33F8B4"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 smlouvy, mimosmluvního závazku, rozsudku nebo nařízení, jichž </w:t>
      </w:r>
      <w:r>
        <w:rPr>
          <w:rFonts w:ascii="Corbel" w:eastAsia="Calibri" w:hAnsi="Corbel"/>
          <w:color w:val="575757"/>
          <w:lang w:eastAsia="en-US"/>
        </w:rPr>
        <w:t>jsou</w:t>
      </w:r>
      <w:r w:rsidRPr="001F48D2">
        <w:rPr>
          <w:rFonts w:ascii="Corbel" w:eastAsia="Calibri" w:hAnsi="Corbel"/>
          <w:color w:val="575757"/>
          <w:lang w:eastAsia="en-US"/>
        </w:rPr>
        <w:t xml:space="preserve"> </w:t>
      </w:r>
      <w:r>
        <w:rPr>
          <w:rFonts w:ascii="Corbel" w:eastAsia="Calibri" w:hAnsi="Corbel"/>
          <w:color w:val="575757"/>
          <w:lang w:eastAsia="en-US"/>
        </w:rPr>
        <w:t>Společnosti či</w:t>
      </w:r>
      <w:r w:rsidRPr="001F48D2">
        <w:rPr>
          <w:rFonts w:ascii="Corbel" w:eastAsia="Calibri" w:hAnsi="Corbel"/>
          <w:color w:val="575757"/>
          <w:lang w:eastAsia="en-US"/>
        </w:rPr>
        <w:t xml:space="preserve"> </w:t>
      </w:r>
      <w:r>
        <w:rPr>
          <w:rFonts w:ascii="Corbel" w:eastAsia="Calibri" w:hAnsi="Corbel"/>
          <w:color w:val="575757"/>
          <w:lang w:eastAsia="en-US"/>
        </w:rPr>
        <w:t>Prodávající</w:t>
      </w:r>
      <w:r w:rsidRPr="001F48D2">
        <w:rPr>
          <w:rFonts w:ascii="Corbel" w:eastAsia="Calibri" w:hAnsi="Corbel"/>
          <w:color w:val="575757"/>
          <w:lang w:eastAsia="en-US"/>
        </w:rPr>
        <w:t xml:space="preserve"> smluvní stranou</w:t>
      </w:r>
      <w:r>
        <w:rPr>
          <w:rFonts w:ascii="Corbel" w:eastAsia="Calibri" w:hAnsi="Corbel"/>
          <w:color w:val="575757"/>
          <w:lang w:eastAsia="en-US"/>
        </w:rPr>
        <w:t xml:space="preserve"> nebo</w:t>
      </w:r>
      <w:r w:rsidRPr="001F48D2">
        <w:rPr>
          <w:rFonts w:ascii="Corbel" w:eastAsia="Calibri" w:hAnsi="Corbel"/>
          <w:color w:val="575757"/>
          <w:lang w:eastAsia="en-US"/>
        </w:rPr>
        <w:t xml:space="preserve"> které jsou pro </w:t>
      </w:r>
      <w:r>
        <w:rPr>
          <w:rFonts w:ascii="Corbel" w:eastAsia="Calibri" w:hAnsi="Corbel"/>
          <w:color w:val="575757"/>
          <w:lang w:eastAsia="en-US"/>
        </w:rPr>
        <w:t xml:space="preserve">Společnosti </w:t>
      </w:r>
      <w:r w:rsidRPr="001F48D2">
        <w:rPr>
          <w:rFonts w:ascii="Corbel" w:eastAsia="Calibri" w:hAnsi="Corbel"/>
          <w:color w:val="575757"/>
          <w:lang w:eastAsia="en-US"/>
        </w:rPr>
        <w:t xml:space="preserve">nebo </w:t>
      </w:r>
      <w:r>
        <w:rPr>
          <w:rFonts w:ascii="Corbel" w:eastAsia="Calibri" w:hAnsi="Corbel"/>
          <w:iCs/>
          <w:color w:val="575757"/>
          <w:lang w:eastAsia="en-US"/>
        </w:rPr>
        <w:t>Prod</w:t>
      </w:r>
      <w:r w:rsidRPr="001F48D2">
        <w:rPr>
          <w:rFonts w:ascii="Corbel" w:eastAsia="Calibri" w:hAnsi="Corbel"/>
          <w:color w:val="575757"/>
          <w:lang w:eastAsia="en-US"/>
        </w:rPr>
        <w:t xml:space="preserve">ávající závazné </w:t>
      </w:r>
      <w:r>
        <w:rPr>
          <w:rFonts w:ascii="Corbel" w:eastAsia="Calibri" w:hAnsi="Corbel"/>
          <w:color w:val="575757"/>
          <w:lang w:eastAsia="en-US"/>
        </w:rPr>
        <w:t>či</w:t>
      </w:r>
      <w:r w:rsidRPr="001F48D2">
        <w:rPr>
          <w:rFonts w:ascii="Corbel" w:eastAsia="Calibri" w:hAnsi="Corbel"/>
          <w:color w:val="575757"/>
          <w:lang w:eastAsia="en-US"/>
        </w:rPr>
        <w:t xml:space="preserve"> které jim byly uloženy; </w:t>
      </w:r>
    </w:p>
    <w:p w14:paraId="60D8D7D2"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právního předpisu vztahujícího se na </w:t>
      </w:r>
      <w:r>
        <w:rPr>
          <w:rFonts w:ascii="Corbel" w:eastAsia="Calibri" w:hAnsi="Corbel"/>
          <w:color w:val="575757"/>
          <w:lang w:eastAsia="en-US"/>
        </w:rPr>
        <w:t>Společnosti a/nebo</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eastAsia="Calibri" w:hAnsi="Corbel"/>
          <w:color w:val="575757"/>
          <w:lang w:eastAsia="en-US"/>
        </w:rPr>
        <w:t>ávající;</w:t>
      </w:r>
    </w:p>
    <w:p w14:paraId="79DC8999"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povolení, souhlasu a oprávnění vyžadovaných k činnosti </w:t>
      </w:r>
      <w:r>
        <w:rPr>
          <w:rFonts w:ascii="Corbel" w:eastAsia="Calibri" w:hAnsi="Corbel"/>
          <w:color w:val="575757"/>
          <w:lang w:eastAsia="en-US"/>
        </w:rPr>
        <w:t xml:space="preserve">Společností a </w:t>
      </w:r>
      <w:r w:rsidRPr="001F48D2">
        <w:rPr>
          <w:rFonts w:ascii="Corbel" w:eastAsia="Calibri" w:hAnsi="Corbel"/>
          <w:color w:val="575757"/>
          <w:lang w:eastAsia="en-US"/>
        </w:rPr>
        <w:t xml:space="preserve">ani nezaloží důvod pro jejich odvolání, zrušení, neprodloužení, omezení nebo zúžení; ani </w:t>
      </w:r>
    </w:p>
    <w:p w14:paraId="1C97AB85"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žádných </w:t>
      </w:r>
      <w:r>
        <w:rPr>
          <w:rFonts w:ascii="Corbel" w:eastAsia="Calibri" w:hAnsi="Corbel"/>
          <w:color w:val="575757"/>
          <w:lang w:eastAsia="en-US"/>
        </w:rPr>
        <w:t>P</w:t>
      </w:r>
      <w:r w:rsidRPr="001F48D2">
        <w:rPr>
          <w:rFonts w:ascii="Corbel" w:eastAsia="Calibri" w:hAnsi="Corbel"/>
          <w:color w:val="575757"/>
          <w:lang w:eastAsia="en-US"/>
        </w:rPr>
        <w:t>ráv třetích osob.</w:t>
      </w:r>
    </w:p>
    <w:p w14:paraId="019BC76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 xml:space="preserve">Společnosti </w:t>
      </w:r>
      <w:r w:rsidRPr="001F48D2">
        <w:rPr>
          <w:rFonts w:ascii="Corbel" w:eastAsia="Calibri" w:hAnsi="Corbel"/>
          <w:color w:val="575757"/>
          <w:lang w:eastAsia="en-US"/>
        </w:rPr>
        <w:t>přijal</w:t>
      </w:r>
      <w:r>
        <w:rPr>
          <w:rFonts w:ascii="Corbel" w:eastAsia="Calibri" w:hAnsi="Corbel"/>
          <w:color w:val="575757"/>
          <w:lang w:eastAsia="en-US"/>
        </w:rPr>
        <w:t>y</w:t>
      </w:r>
      <w:r w:rsidRPr="001F48D2">
        <w:rPr>
          <w:rFonts w:ascii="Corbel" w:eastAsia="Calibri" w:hAnsi="Corbel"/>
          <w:color w:val="575757"/>
          <w:lang w:eastAsia="en-US"/>
        </w:rPr>
        <w:t xml:space="preserve"> veškerá nezbytná rozhodnutí a obdržel</w:t>
      </w:r>
      <w:r>
        <w:rPr>
          <w:rFonts w:ascii="Corbel" w:eastAsia="Calibri" w:hAnsi="Corbel"/>
          <w:color w:val="575757"/>
          <w:lang w:eastAsia="en-US"/>
        </w:rPr>
        <w:t>y</w:t>
      </w:r>
      <w:r w:rsidRPr="001F48D2">
        <w:rPr>
          <w:rFonts w:ascii="Corbel" w:eastAsia="Calibri" w:hAnsi="Corbel"/>
          <w:color w:val="575757"/>
          <w:lang w:eastAsia="en-US"/>
        </w:rPr>
        <w:t xml:space="preserve"> veškeré nezbytné souhlasy, </w:t>
      </w:r>
      <w:r w:rsidRPr="001F48D2">
        <w:rPr>
          <w:rFonts w:ascii="Corbel" w:eastAsia="Calibri" w:hAnsi="Corbel"/>
          <w:iCs/>
          <w:color w:val="575757"/>
          <w:lang w:eastAsia="en-US"/>
        </w:rPr>
        <w:t>povolení</w:t>
      </w:r>
      <w:r w:rsidRPr="001F48D2">
        <w:rPr>
          <w:rFonts w:ascii="Corbel" w:eastAsia="Calibri" w:hAnsi="Corbel"/>
          <w:color w:val="575757"/>
          <w:lang w:eastAsia="en-US"/>
        </w:rPr>
        <w:t xml:space="preserve"> a jiná oprávnění k realizaci </w:t>
      </w:r>
      <w:r>
        <w:rPr>
          <w:rFonts w:ascii="Corbel" w:eastAsia="Calibri" w:hAnsi="Corbel"/>
          <w:color w:val="575757"/>
          <w:lang w:eastAsia="en-US"/>
        </w:rPr>
        <w:t>Transakce</w:t>
      </w:r>
      <w:r w:rsidRPr="001F48D2">
        <w:rPr>
          <w:rFonts w:ascii="Corbel" w:eastAsia="Calibri" w:hAnsi="Corbel"/>
          <w:color w:val="575757"/>
          <w:lang w:eastAsia="en-US"/>
        </w:rPr>
        <w:t>.</w:t>
      </w:r>
    </w:p>
    <w:p w14:paraId="503CF209"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V souvislosti s uzavřen</w:t>
      </w:r>
      <w:r>
        <w:rPr>
          <w:rFonts w:ascii="Corbel" w:eastAsia="Calibri" w:hAnsi="Corbel"/>
          <w:color w:val="575757"/>
          <w:lang w:eastAsia="en-US"/>
        </w:rPr>
        <w:t>ím Smlouvy a realizací Transakce</w:t>
      </w:r>
      <w:r w:rsidRPr="001F48D2">
        <w:rPr>
          <w:rFonts w:ascii="Corbel" w:eastAsia="Calibri" w:hAnsi="Corbel"/>
          <w:color w:val="575757"/>
          <w:lang w:eastAsia="en-US"/>
        </w:rPr>
        <w:t xml:space="preserve"> nevznikne žádné třetí osobě jakékoli právo, pohledávka nebo jiný nárok vůči </w:t>
      </w:r>
      <w:r>
        <w:rPr>
          <w:rFonts w:ascii="Corbel" w:eastAsia="Calibri" w:hAnsi="Corbel"/>
          <w:color w:val="575757"/>
          <w:lang w:eastAsia="en-US"/>
        </w:rPr>
        <w:t xml:space="preserve">kterékoliv ze Společností </w:t>
      </w:r>
      <w:r w:rsidRPr="001F48D2">
        <w:rPr>
          <w:rFonts w:ascii="Corbel" w:eastAsia="Calibri" w:hAnsi="Corbel"/>
          <w:color w:val="575757"/>
          <w:lang w:eastAsia="en-US"/>
        </w:rPr>
        <w:t xml:space="preserve">nebo </w:t>
      </w:r>
      <w:r>
        <w:rPr>
          <w:rFonts w:ascii="Corbel" w:eastAsia="Calibri" w:hAnsi="Corbel"/>
          <w:iCs/>
          <w:color w:val="575757"/>
          <w:lang w:eastAsia="en-US"/>
        </w:rPr>
        <w:t>Kup</w:t>
      </w:r>
      <w:r w:rsidRPr="001F48D2">
        <w:rPr>
          <w:rFonts w:ascii="Corbel" w:eastAsia="Calibri" w:hAnsi="Corbel"/>
          <w:color w:val="575757"/>
          <w:lang w:eastAsia="en-US"/>
        </w:rPr>
        <w:t xml:space="preserve">ujícímu (případně osobě ovládající </w:t>
      </w:r>
      <w:r>
        <w:rPr>
          <w:rFonts w:ascii="Corbel" w:eastAsia="Calibri" w:hAnsi="Corbel"/>
          <w:color w:val="575757"/>
          <w:lang w:eastAsia="en-US"/>
        </w:rPr>
        <w:t>Kup</w:t>
      </w:r>
      <w:r w:rsidRPr="001F48D2">
        <w:rPr>
          <w:rFonts w:ascii="Corbel" w:eastAsia="Calibri" w:hAnsi="Corbel"/>
          <w:color w:val="575757"/>
          <w:lang w:eastAsia="en-US"/>
        </w:rPr>
        <w:t xml:space="preserve">ujícího). </w:t>
      </w:r>
      <w:r>
        <w:rPr>
          <w:rFonts w:ascii="Corbel" w:eastAsia="Calibri" w:hAnsi="Corbel"/>
          <w:iCs/>
          <w:color w:val="575757"/>
          <w:lang w:eastAsia="en-US"/>
        </w:rPr>
        <w:t>Prod</w:t>
      </w:r>
      <w:r w:rsidRPr="001F48D2">
        <w:rPr>
          <w:rFonts w:ascii="Corbel" w:eastAsia="Calibri" w:hAnsi="Corbel"/>
          <w:color w:val="575757"/>
          <w:lang w:eastAsia="en-US"/>
        </w:rPr>
        <w:t>ávající</w:t>
      </w:r>
      <w:r>
        <w:rPr>
          <w:rFonts w:ascii="Corbel" w:eastAsia="Calibri" w:hAnsi="Corbel"/>
          <w:color w:val="575757"/>
          <w:lang w:eastAsia="en-US"/>
        </w:rPr>
        <w:t xml:space="preserve"> ani</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Společnosti </w:t>
      </w:r>
      <w:r w:rsidRPr="001F48D2">
        <w:rPr>
          <w:rFonts w:ascii="Corbel" w:eastAsia="Calibri" w:hAnsi="Corbel"/>
          <w:color w:val="575757"/>
          <w:lang w:eastAsia="en-US"/>
        </w:rPr>
        <w:t>neuzavřeli s žádnou osobou jakoukoliv smlouvu, jejímž předmětem by bylo zprostředkování, vyhledání zájemců, nabízení koupě a prodeje</w:t>
      </w:r>
      <w:r>
        <w:rPr>
          <w:rFonts w:ascii="Corbel" w:eastAsia="Calibri" w:hAnsi="Corbel"/>
          <w:color w:val="575757"/>
          <w:lang w:eastAsia="en-US"/>
        </w:rPr>
        <w:t xml:space="preserve"> kteréhokoli z</w:t>
      </w:r>
      <w:r w:rsidRPr="001F48D2">
        <w:rPr>
          <w:rFonts w:ascii="Corbel" w:eastAsia="Calibri" w:hAnsi="Corbel"/>
          <w:color w:val="575757"/>
          <w:lang w:eastAsia="en-US"/>
        </w:rPr>
        <w:t xml:space="preserve"> Podíl</w:t>
      </w:r>
      <w:r>
        <w:rPr>
          <w:rFonts w:ascii="Corbel" w:eastAsia="Calibri" w:hAnsi="Corbel"/>
          <w:color w:val="575757"/>
          <w:lang w:eastAsia="en-US"/>
        </w:rPr>
        <w:t>ů</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Společností </w:t>
      </w:r>
      <w:r w:rsidRPr="001F48D2">
        <w:rPr>
          <w:rFonts w:ascii="Corbel" w:eastAsia="Calibri" w:hAnsi="Corbel"/>
          <w:color w:val="575757"/>
          <w:lang w:eastAsia="en-US"/>
        </w:rPr>
        <w:t xml:space="preserve">nebo </w:t>
      </w:r>
      <w:r>
        <w:rPr>
          <w:rFonts w:ascii="Corbel" w:eastAsia="Calibri" w:hAnsi="Corbel"/>
          <w:color w:val="575757"/>
          <w:lang w:eastAsia="en-US"/>
        </w:rPr>
        <w:t>BPS</w:t>
      </w:r>
      <w:r w:rsidRPr="001F48D2">
        <w:rPr>
          <w:rFonts w:ascii="Corbel" w:eastAsia="Calibri" w:hAnsi="Corbel"/>
          <w:color w:val="575757"/>
          <w:lang w:eastAsia="en-US"/>
        </w:rPr>
        <w:t xml:space="preserve"> či obdobná činnost.</w:t>
      </w:r>
    </w:p>
    <w:p w14:paraId="4D1E31A4"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7" w:name="_Ref522019193"/>
      <w:r w:rsidRPr="00314F46">
        <w:rPr>
          <w:rFonts w:ascii="Corbel" w:eastAsia="Calibri" w:hAnsi="Corbel"/>
          <w:b/>
          <w:color w:val="575757"/>
          <w:sz w:val="24"/>
          <w:lang w:eastAsia="en-US"/>
        </w:rPr>
        <w:t xml:space="preserve">Majetek </w:t>
      </w:r>
      <w:bookmarkEnd w:id="427"/>
      <w:r w:rsidRPr="00314F46">
        <w:rPr>
          <w:rFonts w:ascii="Corbel" w:eastAsia="Calibri" w:hAnsi="Corbel"/>
          <w:b/>
          <w:color w:val="575757"/>
          <w:sz w:val="24"/>
          <w:lang w:eastAsia="en-US"/>
        </w:rPr>
        <w:t>Společností</w:t>
      </w:r>
    </w:p>
    <w:p w14:paraId="1A6334E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Společnost AGROBIOPLYN bude ke Dni vypořádání výlučným vlastníkem BPS a všech její</w:t>
      </w:r>
      <w:r>
        <w:rPr>
          <w:rFonts w:ascii="Corbel" w:eastAsia="Calibri" w:hAnsi="Corbel"/>
          <w:color w:val="575757"/>
          <w:lang w:eastAsia="en-US"/>
        </w:rPr>
        <w:t>ch</w:t>
      </w:r>
      <w:r w:rsidRPr="00314F46">
        <w:rPr>
          <w:rFonts w:ascii="Corbel" w:eastAsia="Calibri" w:hAnsi="Corbel"/>
          <w:color w:val="575757"/>
          <w:lang w:eastAsia="en-US"/>
        </w:rPr>
        <w:t xml:space="preserve"> součástí, komponent, příslušenství a souvisejících zařízení. BPS</w:t>
      </w:r>
      <w:r w:rsidRPr="00314F46">
        <w:rPr>
          <w:rFonts w:ascii="Corbel" w:eastAsia="Calibri" w:hAnsi="Corbel"/>
          <w:iCs/>
          <w:color w:val="575757"/>
          <w:lang w:eastAsia="en-US"/>
        </w:rPr>
        <w:t xml:space="preserve"> není zatížena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 jakkoli bránily či omezovaly v nakládání, užívání a</w:t>
      </w:r>
      <w:r>
        <w:rPr>
          <w:rFonts w:ascii="Corbel" w:eastAsia="Calibri" w:hAnsi="Corbel"/>
          <w:color w:val="575757"/>
          <w:lang w:eastAsia="en-US"/>
        </w:rPr>
        <w:t>/nebo</w:t>
      </w:r>
      <w:r w:rsidRPr="00314F46">
        <w:rPr>
          <w:rFonts w:ascii="Corbel" w:eastAsia="Calibri" w:hAnsi="Corbel"/>
          <w:color w:val="575757"/>
          <w:lang w:eastAsia="en-US"/>
        </w:rPr>
        <w:t xml:space="preserve"> v dispozicích s BPS.</w:t>
      </w:r>
    </w:p>
    <w:p w14:paraId="6AF0361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 xml:space="preserve">Společnosti budou nejpozději ke Dni vypořádání </w:t>
      </w:r>
      <w:r w:rsidRPr="00314F46">
        <w:rPr>
          <w:rFonts w:ascii="Corbel" w:eastAsia="Calibri" w:hAnsi="Corbel"/>
          <w:iCs/>
          <w:color w:val="575757"/>
          <w:lang w:eastAsia="en-US"/>
        </w:rPr>
        <w:t>vlastnit nebo na základě jiného právního titulu oprávněně užívat veškerý majetek,</w:t>
      </w:r>
      <w:r w:rsidRPr="00314F46">
        <w:rPr>
          <w:rFonts w:ascii="Corbel" w:eastAsia="Calibri" w:hAnsi="Corbel"/>
          <w:color w:val="575757"/>
          <w:lang w:eastAsia="en-US"/>
        </w:rPr>
        <w:t xml:space="preserve"> který je nutný a potřebný k provozování jejich činnosti, zejména k provozování BPS.</w:t>
      </w:r>
    </w:p>
    <w:p w14:paraId="1C58CDFB"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Společnost</w:t>
      </w:r>
      <w:r>
        <w:rPr>
          <w:rFonts w:ascii="Corbel" w:eastAsia="Calibri" w:hAnsi="Corbel"/>
          <w:iCs/>
          <w:color w:val="575757"/>
          <w:lang w:eastAsia="en-US"/>
        </w:rPr>
        <w:t xml:space="preserve"> AGROBIOPLYN</w:t>
      </w:r>
      <w:r w:rsidRPr="00314F46">
        <w:rPr>
          <w:rFonts w:ascii="Corbel" w:eastAsia="Calibri" w:hAnsi="Corbel"/>
          <w:iCs/>
          <w:color w:val="575757"/>
          <w:lang w:eastAsia="en-US"/>
        </w:rPr>
        <w:t xml:space="preserve"> </w:t>
      </w:r>
      <w:r>
        <w:rPr>
          <w:rFonts w:ascii="Corbel" w:eastAsia="Calibri" w:hAnsi="Corbel"/>
          <w:iCs/>
          <w:color w:val="575757"/>
          <w:lang w:eastAsia="en-US"/>
        </w:rPr>
        <w:t>je</w:t>
      </w:r>
      <w:r w:rsidRPr="00314F46">
        <w:rPr>
          <w:rFonts w:ascii="Corbel" w:eastAsia="Calibri" w:hAnsi="Corbel"/>
          <w:iCs/>
          <w:color w:val="575757"/>
          <w:lang w:eastAsia="en-US"/>
        </w:rPr>
        <w:t xml:space="preserve"> výlučným vlastníkem všech věcí uvedených v Seznamu majetku</w:t>
      </w:r>
      <w:r>
        <w:rPr>
          <w:rFonts w:ascii="Corbel" w:eastAsia="Calibri" w:hAnsi="Corbel"/>
          <w:iCs/>
          <w:color w:val="575757"/>
          <w:lang w:eastAsia="en-US"/>
        </w:rPr>
        <w:t xml:space="preserve"> a ke Dni vypořádání bude výlučným vlastníkem také Pozemku</w:t>
      </w:r>
      <w:r w:rsidRPr="00314F46">
        <w:rPr>
          <w:rFonts w:ascii="Corbel" w:eastAsia="Calibri" w:hAnsi="Corbel"/>
          <w:iCs/>
          <w:color w:val="575757"/>
          <w:lang w:eastAsia="en-US"/>
        </w:rPr>
        <w:t xml:space="preserve">. Na věcech uvedených v Seznamu majetku 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spory, žaloby a jiná správní a soudní řízení jakéhokoli druhu a takové spory nebo řízení nehrozí</w:t>
      </w:r>
      <w:r w:rsidRPr="00314F46">
        <w:rPr>
          <w:rFonts w:ascii="Corbel" w:eastAsia="Calibri" w:hAnsi="Corbel"/>
          <w:color w:val="575757"/>
          <w:lang w:eastAsia="en-US"/>
        </w:rPr>
        <w:t>.</w:t>
      </w:r>
      <w:r>
        <w:rPr>
          <w:rFonts w:ascii="Corbel" w:eastAsia="Calibri" w:hAnsi="Corbel"/>
          <w:color w:val="575757"/>
          <w:lang w:eastAsia="en-US"/>
        </w:rPr>
        <w:t xml:space="preserve"> </w:t>
      </w:r>
      <w:r w:rsidRPr="00314F46">
        <w:rPr>
          <w:rFonts w:ascii="Corbel" w:eastAsia="Calibri" w:hAnsi="Corbel"/>
          <w:iCs/>
          <w:color w:val="575757"/>
          <w:lang w:eastAsia="en-US"/>
        </w:rPr>
        <w:t xml:space="preserve">Na </w:t>
      </w:r>
      <w:r>
        <w:rPr>
          <w:rFonts w:ascii="Corbel" w:eastAsia="Calibri" w:hAnsi="Corbel"/>
          <w:iCs/>
          <w:color w:val="575757"/>
          <w:lang w:eastAsia="en-US"/>
        </w:rPr>
        <w:t xml:space="preserve">Pozemku ke Dni vypořádání </w:t>
      </w:r>
      <w:r w:rsidRPr="00314F46">
        <w:rPr>
          <w:rFonts w:ascii="Corbel" w:eastAsia="Calibri" w:hAnsi="Corbel"/>
          <w:iCs/>
          <w:color w:val="575757"/>
          <w:lang w:eastAsia="en-US"/>
        </w:rPr>
        <w:t xml:space="preserve">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w:t>
      </w:r>
      <w:r w:rsidRPr="00314F46">
        <w:rPr>
          <w:rFonts w:ascii="Corbel" w:eastAsia="Calibri" w:hAnsi="Corbel"/>
          <w:iCs/>
          <w:color w:val="575757"/>
          <w:lang w:eastAsia="en-US"/>
        </w:rPr>
        <w:lastRenderedPageBreak/>
        <w:t>spory, žaloby a jiná správní a soudní řízení jakéhokoli druhu a takové spory nebo řízení nehrozí</w:t>
      </w:r>
    </w:p>
    <w:p w14:paraId="15E2C8C3"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iCs/>
          <w:color w:val="575757"/>
        </w:rPr>
        <w:t>BPS je řádně fungujícím zařízením určeným ke zpracování bioodpadu a výrobě elektrické a tepelné energie v souladu s příslušnými právními předpisy a technickými normami a neexistují žádné okolnosti, které by ohrožovaly její řádné fungování</w:t>
      </w:r>
      <w:r w:rsidRPr="00314F46">
        <w:rPr>
          <w:rFonts w:ascii="Corbel" w:eastAsia="Calibri" w:hAnsi="Corbel"/>
          <w:color w:val="575757"/>
          <w:lang w:eastAsia="en-US"/>
        </w:rPr>
        <w:t>.</w:t>
      </w:r>
      <w:r w:rsidRPr="00314F46">
        <w:rPr>
          <w:rFonts w:ascii="Corbel" w:eastAsia="Calibri" w:hAnsi="Corbel"/>
          <w:iCs/>
          <w:color w:val="575757"/>
          <w:lang w:eastAsia="en-US"/>
        </w:rPr>
        <w:t xml:space="preserve"> BPS, veškeré její součásti a příslušenství, související zařízení a</w:t>
      </w:r>
      <w:r>
        <w:rPr>
          <w:rFonts w:ascii="Corbel" w:eastAsia="Calibri" w:hAnsi="Corbel"/>
          <w:iCs/>
          <w:color w:val="575757"/>
          <w:lang w:eastAsia="en-US"/>
        </w:rPr>
        <w:t> </w:t>
      </w:r>
      <w:r w:rsidRPr="00314F46">
        <w:rPr>
          <w:rFonts w:ascii="Corbel" w:eastAsia="Calibri" w:hAnsi="Corbel"/>
          <w:iCs/>
          <w:color w:val="575757"/>
          <w:lang w:eastAsia="en-US"/>
        </w:rPr>
        <w:t>movité věci související s provozem BPS jsou způsobilé k řádnému užívání, ve funkčním technickém stavu, s přihlédnutím k běžnému opotřebení a stáří, a jsou řádně prováděny veškeré potřebné či povinné revize, prohlídky, zátěžové testy a jiné zkoušky.</w:t>
      </w:r>
    </w:p>
    <w:p w14:paraId="383CAB9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Pro každou ze Společností jsou na základě příslušných smluv vedeny pouze bankovní účty uvedené v Seznamu bankovních účtů.</w:t>
      </w:r>
    </w:p>
    <w:p w14:paraId="0A90B0E2" w14:textId="15341D40"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RELAKA byly ke </w:t>
      </w:r>
      <w:r>
        <w:rPr>
          <w:rFonts w:ascii="Corbel" w:eastAsia="Calibri" w:hAnsi="Corbel"/>
          <w:iCs/>
          <w:color w:val="575757"/>
          <w:lang w:eastAsia="en-US"/>
        </w:rPr>
        <w:t>dni 25. 5. 2022</w:t>
      </w:r>
      <w:r w:rsidRPr="00314F46">
        <w:rPr>
          <w:rFonts w:ascii="Corbel" w:eastAsia="Calibri" w:hAnsi="Corbel"/>
          <w:iCs/>
          <w:color w:val="575757"/>
          <w:lang w:eastAsia="en-US"/>
        </w:rPr>
        <w:t xml:space="preserve"> evidovány finanční prostředky v celkové výši</w:t>
      </w:r>
      <w:r w:rsidR="003B6829">
        <w:rPr>
          <w:rFonts w:ascii="Corbel" w:eastAsia="Calibri" w:hAnsi="Corbel"/>
          <w:iCs/>
          <w:color w:val="575757"/>
          <w:lang w:eastAsia="en-US"/>
        </w:rPr>
        <w:t xml:space="preserve"> 48.690,</w:t>
      </w:r>
      <w:proofErr w:type="gramStart"/>
      <w:r w:rsidR="003B6829">
        <w:rPr>
          <w:rFonts w:ascii="Corbel" w:eastAsia="Calibri" w:hAnsi="Corbel"/>
          <w:iCs/>
          <w:color w:val="575757"/>
          <w:lang w:eastAsia="en-US"/>
        </w:rPr>
        <w:t>-</w:t>
      </w:r>
      <w:r w:rsidRPr="00314F46">
        <w:rPr>
          <w:rFonts w:ascii="Corbel" w:eastAsia="Calibri" w:hAnsi="Corbel"/>
          <w:iCs/>
          <w:color w:val="575757"/>
          <w:lang w:eastAsia="en-US"/>
        </w:rPr>
        <w:t xml:space="preserve">  Kč</w:t>
      </w:r>
      <w:proofErr w:type="gramEnd"/>
      <w:r w:rsidRPr="00314F46">
        <w:rPr>
          <w:rFonts w:ascii="Corbel" w:eastAsia="Calibri" w:hAnsi="Corbel"/>
          <w:iCs/>
          <w:color w:val="575757"/>
          <w:lang w:eastAsia="en-US"/>
        </w:rPr>
        <w:t xml:space="preserve"> a v pokladně Společnosti RELAKA byla k témuž dni uložena hotovost v</w:t>
      </w:r>
      <w:r>
        <w:rPr>
          <w:rFonts w:ascii="Corbel" w:eastAsia="Calibri" w:hAnsi="Corbel"/>
          <w:iCs/>
          <w:color w:val="575757"/>
          <w:lang w:eastAsia="en-US"/>
        </w:rPr>
        <w:t> </w:t>
      </w:r>
      <w:r w:rsidRPr="00314F46">
        <w:rPr>
          <w:rFonts w:ascii="Corbel" w:eastAsia="Calibri" w:hAnsi="Corbel"/>
          <w:iCs/>
          <w:color w:val="575757"/>
          <w:lang w:eastAsia="en-US"/>
        </w:rPr>
        <w:t xml:space="preserve">celkové výši </w:t>
      </w:r>
      <w:r w:rsidR="003B6829">
        <w:rPr>
          <w:rFonts w:ascii="Corbel" w:eastAsia="Calibri" w:hAnsi="Corbel"/>
          <w:iCs/>
          <w:color w:val="575757"/>
          <w:lang w:eastAsia="en-US"/>
        </w:rPr>
        <w:t>0,-</w:t>
      </w:r>
      <w:r w:rsidRPr="00314F46">
        <w:rPr>
          <w:rFonts w:ascii="Corbel" w:eastAsia="Calibri" w:hAnsi="Corbel"/>
          <w:iCs/>
          <w:color w:val="575757"/>
          <w:lang w:eastAsia="en-US"/>
        </w:rPr>
        <w:t xml:space="preserve"> Kč. </w:t>
      </w:r>
    </w:p>
    <w:p w14:paraId="6BDE7177" w14:textId="26BDC7F5"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byly ke </w:t>
      </w:r>
      <w:r>
        <w:rPr>
          <w:rFonts w:ascii="Corbel" w:eastAsia="Calibri" w:hAnsi="Corbel"/>
          <w:iCs/>
          <w:color w:val="575757"/>
          <w:lang w:eastAsia="en-US"/>
        </w:rPr>
        <w:t>dni 2</w:t>
      </w:r>
      <w:r w:rsidR="004A5810">
        <w:rPr>
          <w:rFonts w:ascii="Corbel" w:eastAsia="Calibri" w:hAnsi="Corbel"/>
          <w:iCs/>
          <w:color w:val="575757"/>
          <w:lang w:eastAsia="en-US"/>
        </w:rPr>
        <w:t>6</w:t>
      </w:r>
      <w:r>
        <w:rPr>
          <w:rFonts w:ascii="Corbel" w:eastAsia="Calibri" w:hAnsi="Corbel"/>
          <w:iCs/>
          <w:color w:val="575757"/>
          <w:lang w:eastAsia="en-US"/>
        </w:rPr>
        <w:t>. 5. 2022</w:t>
      </w:r>
      <w:r w:rsidRPr="00314F46">
        <w:rPr>
          <w:rFonts w:ascii="Corbel" w:eastAsia="Calibri" w:hAnsi="Corbel"/>
          <w:iCs/>
          <w:color w:val="575757"/>
          <w:lang w:eastAsia="en-US"/>
        </w:rPr>
        <w:t xml:space="preserve"> evidovány finanční prostředky v celkové výši </w:t>
      </w:r>
      <w:r w:rsidR="004A5810">
        <w:rPr>
          <w:rFonts w:ascii="Corbel" w:eastAsia="Calibri" w:hAnsi="Corbel"/>
          <w:iCs/>
          <w:color w:val="575757"/>
          <w:lang w:eastAsia="en-US"/>
        </w:rPr>
        <w:t>3.269,08</w:t>
      </w:r>
      <w:r w:rsidRPr="00314F46">
        <w:rPr>
          <w:rFonts w:ascii="Corbel" w:eastAsia="Calibri" w:hAnsi="Corbel"/>
          <w:iCs/>
          <w:color w:val="575757"/>
          <w:lang w:eastAsia="en-US"/>
        </w:rPr>
        <w:t xml:space="preserve"> Kč a v pokladně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byla k témuž dni uložena hotovost v celkové výši </w:t>
      </w:r>
      <w:r w:rsidR="004A5810">
        <w:rPr>
          <w:rFonts w:ascii="Corbel" w:eastAsia="Calibri" w:hAnsi="Corbel"/>
          <w:iCs/>
          <w:color w:val="575757"/>
          <w:lang w:eastAsia="en-US"/>
        </w:rPr>
        <w:t>1.176</w:t>
      </w:r>
      <w:r w:rsidRPr="00314F46">
        <w:rPr>
          <w:rFonts w:ascii="Corbel" w:eastAsia="Calibri" w:hAnsi="Corbel"/>
          <w:iCs/>
          <w:color w:val="575757"/>
          <w:lang w:eastAsia="en-US"/>
        </w:rPr>
        <w:t xml:space="preserve"> Kč. </w:t>
      </w:r>
    </w:p>
    <w:p w14:paraId="4FB3D8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Žádná ze Společností nepřenechává do užívání třetím osobám žádné movité či nemovité věci ve</w:t>
      </w:r>
      <w:r>
        <w:rPr>
          <w:rFonts w:ascii="Corbel" w:eastAsia="Calibri" w:hAnsi="Corbel"/>
          <w:iCs/>
          <w:color w:val="575757"/>
          <w:lang w:eastAsia="en-US"/>
        </w:rPr>
        <w:t> </w:t>
      </w:r>
      <w:r w:rsidRPr="00314F46">
        <w:rPr>
          <w:rFonts w:ascii="Corbel" w:eastAsia="Calibri" w:hAnsi="Corbel"/>
          <w:iCs/>
          <w:color w:val="575757"/>
          <w:lang w:eastAsia="en-US"/>
        </w:rPr>
        <w:t>vlastnictví každé ze Společností</w:t>
      </w:r>
      <w:r>
        <w:rPr>
          <w:rFonts w:ascii="Corbel" w:eastAsia="Calibri" w:hAnsi="Corbel"/>
          <w:iCs/>
          <w:color w:val="575757"/>
          <w:lang w:eastAsia="en-US"/>
        </w:rPr>
        <w:t>.</w:t>
      </w:r>
    </w:p>
    <w:p w14:paraId="417B9FA9"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314F46">
        <w:rPr>
          <w:rFonts w:ascii="Corbel" w:hAnsi="Corbel"/>
          <w:b/>
          <w:bCs/>
          <w:color w:val="575757"/>
        </w:rPr>
        <w:t>Nemovité věci</w:t>
      </w:r>
      <w:r w:rsidRPr="00314F46">
        <w:rPr>
          <w:rFonts w:ascii="Corbel" w:hAnsi="Corbel"/>
          <w:color w:val="575757"/>
        </w:rPr>
        <w:t xml:space="preserve"> </w:t>
      </w:r>
      <w:r w:rsidRPr="00314F46">
        <w:rPr>
          <w:rFonts w:ascii="Corbel" w:eastAsia="Calibri" w:hAnsi="Corbel"/>
          <w:b/>
          <w:color w:val="575757"/>
          <w:sz w:val="24"/>
          <w:lang w:eastAsia="en-US"/>
        </w:rPr>
        <w:t>BPS</w:t>
      </w:r>
    </w:p>
    <w:p w14:paraId="3EA8E7C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8" w:name="_Ref445745878"/>
      <w:r w:rsidRPr="00314F46">
        <w:rPr>
          <w:rFonts w:ascii="Corbel" w:eastAsia="Calibri" w:hAnsi="Corbel"/>
          <w:color w:val="575757"/>
          <w:lang w:eastAsia="en-US"/>
        </w:rPr>
        <w:t xml:space="preserve">BPS je umístěna výlučně na </w:t>
      </w:r>
      <w:r w:rsidRPr="00314F46">
        <w:rPr>
          <w:rFonts w:ascii="Corbel" w:hAnsi="Corbel"/>
          <w:color w:val="575757"/>
        </w:rPr>
        <w:t xml:space="preserve">Nemovitých věcech </w:t>
      </w:r>
      <w:r w:rsidRPr="00314F46">
        <w:rPr>
          <w:rFonts w:ascii="Corbel" w:eastAsia="Calibri" w:hAnsi="Corbel"/>
          <w:color w:val="575757"/>
          <w:lang w:eastAsia="en-US"/>
        </w:rPr>
        <w:t>BPS, které budou ke Dni vypořádání ve vlastnictví Společnosti AGROBIOPLYN</w:t>
      </w:r>
      <w:r>
        <w:rPr>
          <w:rFonts w:ascii="Corbel" w:eastAsia="Calibri" w:hAnsi="Corbel"/>
          <w:color w:val="575757"/>
          <w:lang w:eastAsia="en-US"/>
        </w:rPr>
        <w:t>, a to včetně Pozemku</w:t>
      </w:r>
      <w:r w:rsidRPr="00314F46">
        <w:rPr>
          <w:rFonts w:ascii="Corbel" w:eastAsia="Calibri" w:hAnsi="Corbel"/>
          <w:color w:val="575757"/>
          <w:lang w:eastAsia="en-US"/>
        </w:rPr>
        <w:t xml:space="preserve">. </w:t>
      </w:r>
      <w:bookmarkEnd w:id="428"/>
      <w:r w:rsidRPr="00314F46">
        <w:rPr>
          <w:rFonts w:ascii="Corbel" w:hAnsi="Corbel"/>
          <w:color w:val="575757"/>
        </w:rPr>
        <w:t xml:space="preserve">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je oprávněna užívat Nemovité věci BPS za</w:t>
      </w:r>
      <w:r>
        <w:rPr>
          <w:rFonts w:ascii="Corbel" w:hAnsi="Corbel"/>
          <w:color w:val="575757"/>
        </w:rPr>
        <w:t> </w:t>
      </w:r>
      <w:r w:rsidRPr="00314F46">
        <w:rPr>
          <w:rFonts w:ascii="Corbel" w:hAnsi="Corbel"/>
          <w:color w:val="575757"/>
        </w:rPr>
        <w:t xml:space="preserve">účelem provozu BPS a neexistují žádné okolnosti, které by Společnosti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 xml:space="preserve">bránily či 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omezovaly v užívání a provozování BPS na Nemovitých věcech BPS.</w:t>
      </w:r>
    </w:p>
    <w:p w14:paraId="70D02E1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color w:val="575757"/>
        </w:rPr>
        <w:t xml:space="preserve">Nemovité věci </w:t>
      </w:r>
      <w:r w:rsidRPr="00314F46">
        <w:rPr>
          <w:rFonts w:ascii="Corbel" w:eastAsia="Calibri" w:hAnsi="Corbel"/>
          <w:iCs/>
          <w:color w:val="575757"/>
          <w:lang w:eastAsia="en-US"/>
        </w:rPr>
        <w:t xml:space="preserve">BPS nejsou zatíženy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jakkoli bránily či Společnost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omezovaly v jejich užívání či v dispozicích s nimi.</w:t>
      </w:r>
    </w:p>
    <w:p w14:paraId="7D84BA56"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9" w:name="_Ref445745896"/>
      <w:r w:rsidRPr="00314F46">
        <w:rPr>
          <w:rFonts w:ascii="Corbel" w:hAnsi="Corbel"/>
          <w:color w:val="575757"/>
        </w:rPr>
        <w:t xml:space="preserve">Nemovité věci </w:t>
      </w:r>
      <w:r w:rsidRPr="00314F46">
        <w:rPr>
          <w:rFonts w:ascii="Corbel" w:eastAsia="Calibri" w:hAnsi="Corbel"/>
          <w:color w:val="575757"/>
          <w:lang w:eastAsia="en-US"/>
        </w:rPr>
        <w:t xml:space="preserve">BPS jsou volně přístupné z veřejných komunikací, a to bez jakýchkoliv poplatků, přičemž neexistuje žádná okolnost, na </w:t>
      </w:r>
      <w:proofErr w:type="gramStart"/>
      <w:r w:rsidRPr="00314F46">
        <w:rPr>
          <w:rFonts w:ascii="Corbel" w:eastAsia="Calibri" w:hAnsi="Corbel"/>
          <w:color w:val="575757"/>
          <w:lang w:eastAsia="en-US"/>
        </w:rPr>
        <w:t>základě</w:t>
      </w:r>
      <w:proofErr w:type="gramEnd"/>
      <w:r w:rsidRPr="00314F46">
        <w:rPr>
          <w:rFonts w:ascii="Corbel" w:eastAsia="Calibri" w:hAnsi="Corbel"/>
          <w:color w:val="575757"/>
          <w:lang w:eastAsia="en-US"/>
        </w:rPr>
        <w:t xml:space="preserve"> které by třetí osoba mohla bránit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Kupujícímu v přístupu k </w:t>
      </w:r>
      <w:r w:rsidRPr="00314F46">
        <w:rPr>
          <w:rFonts w:ascii="Corbel" w:hAnsi="Corbel"/>
          <w:color w:val="575757"/>
        </w:rPr>
        <w:t xml:space="preserve">Nemovitým věcem </w:t>
      </w:r>
      <w:r w:rsidRPr="00314F46">
        <w:rPr>
          <w:rFonts w:ascii="Corbel" w:eastAsia="Calibri" w:hAnsi="Corbel"/>
          <w:color w:val="575757"/>
          <w:lang w:eastAsia="en-US"/>
        </w:rPr>
        <w:t>BPS.</w:t>
      </w:r>
      <w:bookmarkEnd w:id="429"/>
      <w:r w:rsidRPr="00314F46">
        <w:rPr>
          <w:rFonts w:ascii="Corbel" w:eastAsia="Calibri" w:hAnsi="Corbel"/>
          <w:color w:val="575757"/>
          <w:lang w:eastAsia="en-US"/>
        </w:rPr>
        <w:t xml:space="preserve"> </w:t>
      </w:r>
    </w:p>
    <w:p w14:paraId="67ED65DB"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Neexistují žádná práva vlastníků pozemků sousedících s </w:t>
      </w:r>
      <w:r w:rsidRPr="00314F46">
        <w:rPr>
          <w:rFonts w:ascii="Corbel" w:hAnsi="Corbel"/>
          <w:color w:val="575757"/>
        </w:rPr>
        <w:t xml:space="preserve">Nemovitými věcmi </w:t>
      </w:r>
      <w:r w:rsidRPr="00314F46">
        <w:rPr>
          <w:rFonts w:ascii="Corbel" w:eastAsia="Calibri" w:hAnsi="Corbel"/>
          <w:color w:val="575757"/>
          <w:lang w:eastAsia="en-US"/>
        </w:rPr>
        <w:t>BPS, které by byly uplatněny proti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Prodávajícím v souvislosti s umístěním, výstavbou či provozováním BPS.</w:t>
      </w:r>
    </w:p>
    <w:p w14:paraId="19698310"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Městským úřadem v Sadské bylo pod č.j.: MUS/1101/2022/</w:t>
      </w:r>
      <w:proofErr w:type="spellStart"/>
      <w:r>
        <w:rPr>
          <w:rFonts w:ascii="Corbel" w:eastAsia="Calibri" w:hAnsi="Corbel"/>
          <w:color w:val="575757"/>
          <w:lang w:eastAsia="en-US"/>
        </w:rPr>
        <w:t>Ma</w:t>
      </w:r>
      <w:proofErr w:type="spellEnd"/>
      <w:r>
        <w:rPr>
          <w:rFonts w:ascii="Corbel" w:eastAsia="Calibri" w:hAnsi="Corbel"/>
          <w:color w:val="575757"/>
          <w:lang w:eastAsia="en-US"/>
        </w:rPr>
        <w:t xml:space="preserve"> </w:t>
      </w:r>
      <w:r w:rsidRPr="003A6855">
        <w:rPr>
          <w:rFonts w:ascii="Corbel" w:eastAsia="Calibri" w:hAnsi="Corbel"/>
          <w:color w:val="575757"/>
          <w:lang w:eastAsia="en-US"/>
        </w:rPr>
        <w:t xml:space="preserve">vydáno stavební povolení na </w:t>
      </w:r>
      <w:r>
        <w:rPr>
          <w:rFonts w:ascii="Corbel" w:eastAsia="Calibri" w:hAnsi="Corbel"/>
          <w:color w:val="575757"/>
          <w:lang w:eastAsia="en-US"/>
        </w:rPr>
        <w:t>stavbu „výroba biometanu na BPS Chrást“</w:t>
      </w:r>
      <w:r w:rsidRPr="003A6855">
        <w:rPr>
          <w:rFonts w:ascii="Corbel" w:eastAsia="Calibri" w:hAnsi="Corbel"/>
          <w:color w:val="575757"/>
          <w:lang w:eastAsia="en-US"/>
        </w:rPr>
        <w:t xml:space="preserve"> a toto stavební povolení </w:t>
      </w:r>
      <w:r>
        <w:rPr>
          <w:rFonts w:ascii="Corbel" w:eastAsia="Calibri" w:hAnsi="Corbel"/>
          <w:color w:val="575757"/>
          <w:lang w:eastAsia="en-US"/>
        </w:rPr>
        <w:t>nabylo</w:t>
      </w:r>
      <w:r w:rsidRPr="003A6855">
        <w:rPr>
          <w:rFonts w:ascii="Corbel" w:eastAsia="Calibri" w:hAnsi="Corbel"/>
          <w:color w:val="575757"/>
          <w:lang w:eastAsia="en-US"/>
        </w:rPr>
        <w:t xml:space="preserve"> právní moci</w:t>
      </w:r>
      <w:r>
        <w:rPr>
          <w:rFonts w:ascii="Corbel" w:eastAsia="Calibri" w:hAnsi="Corbel"/>
          <w:color w:val="575757"/>
          <w:lang w:eastAsia="en-US"/>
        </w:rPr>
        <w:t>.</w:t>
      </w:r>
    </w:p>
    <w:p w14:paraId="7FD5C3FE" w14:textId="77777777" w:rsidR="005B1763" w:rsidRPr="003A6855"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0" w:name="_Hlk104468362"/>
      <w:r>
        <w:rPr>
          <w:rFonts w:ascii="Corbel" w:hAnsi="Corbel"/>
          <w:color w:val="595959"/>
        </w:rPr>
        <w:t>Změna územního plánu obce Chrást u Poříčan, označená jako „Změna č. 2A Územního plánu Chrástu“, byla platně přijata v souladu s právními předpisy a neexistují důvody pro její zrušení.</w:t>
      </w:r>
      <w:bookmarkEnd w:id="430"/>
    </w:p>
    <w:p w14:paraId="46CCD68B"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1" w:name="_Ref522019195"/>
      <w:r w:rsidRPr="00314F46">
        <w:rPr>
          <w:rFonts w:ascii="Corbel" w:eastAsia="Calibri" w:hAnsi="Corbel"/>
          <w:b/>
          <w:color w:val="575757"/>
          <w:sz w:val="24"/>
          <w:lang w:eastAsia="en-US"/>
        </w:rPr>
        <w:lastRenderedPageBreak/>
        <w:t>Povolení a Licence</w:t>
      </w:r>
      <w:bookmarkEnd w:id="431"/>
    </w:p>
    <w:p w14:paraId="3B4F624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2" w:name="_Ref445709192"/>
      <w:bookmarkStart w:id="433" w:name="_Ref448759014"/>
      <w:r w:rsidRPr="00314F46">
        <w:rPr>
          <w:rFonts w:ascii="Corbel" w:eastAsia="Calibri" w:hAnsi="Corbel"/>
          <w:color w:val="575757"/>
          <w:lang w:eastAsia="en-US"/>
        </w:rPr>
        <w:t xml:space="preserve">Každá ze Společností obdržela veškeré licence, povolení, souhlasy a oprávnění, které jsou právními předpisy vyžadovány k činnosti Společností a k provozování BPS, zejména povolení a souhlasy k umístění, výstavbě a provozování BPS (Licence, územní rozhodnutí o umístění stavby, stavebních povolení ke stavbě, kolaudační souhlas s užíváním). </w:t>
      </w:r>
      <w:bookmarkEnd w:id="432"/>
      <w:bookmarkEnd w:id="433"/>
    </w:p>
    <w:p w14:paraId="6F7AC2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Společnost AGROBIOPLYN je oprávněna provozovat BPS v plném rozsahu vydané Licence.</w:t>
      </w:r>
    </w:p>
    <w:p w14:paraId="537AAD0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Neexistuje důvod, který by mohl vést k odvolání, zrušení, neprodloužení, omezení nebo zúžení povolení, souhlasů a oprávnění týkajících se BPS nebo Licence, k omezení provozu BPS či k zahájení řízení o odstranění stavby BPS.</w:t>
      </w:r>
    </w:p>
    <w:p w14:paraId="244D8E3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Budou uděleny veškeré souhlasy a povolení k napojení BPS na plynovodní síť a výrobě bioplynu.</w:t>
      </w:r>
    </w:p>
    <w:p w14:paraId="4E547F55" w14:textId="77777777" w:rsidR="005B1763" w:rsidRPr="00CC33E1"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CC33E1">
        <w:rPr>
          <w:rFonts w:ascii="Corbel" w:eastAsia="Calibri" w:hAnsi="Corbel"/>
          <w:b/>
          <w:color w:val="575757"/>
          <w:sz w:val="24"/>
          <w:lang w:eastAsia="en-US"/>
        </w:rPr>
        <w:t>Smlouvy</w:t>
      </w:r>
    </w:p>
    <w:p w14:paraId="1AA5CD0D"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Žádná ze Společností neuzavřela (písemně nebo ústně) smlouvy s hodnotou plnění</w:t>
      </w:r>
      <w:r w:rsidRPr="00CC33E1">
        <w:rPr>
          <w:rFonts w:ascii="Corbel" w:hAnsi="Corbel"/>
          <w:color w:val="575757"/>
          <w:lang w:eastAsia="ja-JP"/>
        </w:rPr>
        <w:t xml:space="preserve"> (vyjádřenou úplatou za plnění přijatá či poskytnutá) 50.000 Kč bez DPH za rok nebo vyšší</w:t>
      </w:r>
      <w:r w:rsidRPr="00CC33E1">
        <w:rPr>
          <w:rFonts w:ascii="Corbel" w:eastAsia="Calibri" w:hAnsi="Corbel"/>
          <w:iCs/>
          <w:color w:val="575757"/>
          <w:lang w:eastAsia="en-US"/>
        </w:rPr>
        <w:t>, které nejsou uvedeny v Seznamu smluv.</w:t>
      </w:r>
    </w:p>
    <w:p w14:paraId="65B83826"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Všechny smlouvy uvedené v Seznamu smluv byly uzavřeny platně, v souladu s právními předpisy a</w:t>
      </w:r>
      <w:r>
        <w:rPr>
          <w:rFonts w:ascii="Corbel" w:eastAsia="Calibri" w:hAnsi="Corbel"/>
          <w:iCs/>
          <w:color w:val="575757"/>
          <w:lang w:eastAsia="en-US"/>
        </w:rPr>
        <w:t> </w:t>
      </w:r>
      <w:r w:rsidRPr="00CC33E1">
        <w:rPr>
          <w:rFonts w:ascii="Corbel" w:eastAsia="Calibri" w:hAnsi="Corbel"/>
          <w:iCs/>
          <w:color w:val="575757"/>
          <w:lang w:eastAsia="en-US"/>
        </w:rPr>
        <w:t>osobami oprávněnými jednat za</w:t>
      </w:r>
      <w:r>
        <w:rPr>
          <w:rFonts w:ascii="Corbel" w:eastAsia="Calibri" w:hAnsi="Corbel"/>
          <w:iCs/>
          <w:color w:val="575757"/>
          <w:lang w:eastAsia="en-US"/>
        </w:rPr>
        <w:t xml:space="preserve"> kteroukoli ze</w:t>
      </w:r>
      <w:r w:rsidRPr="00CC33E1">
        <w:rPr>
          <w:rFonts w:ascii="Corbel" w:eastAsia="Calibri" w:hAnsi="Corbel"/>
          <w:iCs/>
          <w:color w:val="575757"/>
          <w:lang w:eastAsia="en-US"/>
        </w:rPr>
        <w:t xml:space="preserve"> Společnost</w:t>
      </w:r>
      <w:r>
        <w:rPr>
          <w:rFonts w:ascii="Corbel" w:eastAsia="Calibri" w:hAnsi="Corbel"/>
          <w:iCs/>
          <w:color w:val="575757"/>
          <w:lang w:eastAsia="en-US"/>
        </w:rPr>
        <w:t>í</w:t>
      </w:r>
      <w:r w:rsidRPr="00CC33E1">
        <w:rPr>
          <w:rFonts w:ascii="Corbel" w:eastAsia="Calibri" w:hAnsi="Corbel"/>
          <w:iCs/>
          <w:color w:val="575757"/>
          <w:lang w:eastAsia="en-US"/>
        </w:rPr>
        <w:t>.</w:t>
      </w:r>
    </w:p>
    <w:p w14:paraId="674EEE2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iCs/>
          <w:color w:val="575757"/>
          <w:lang w:eastAsia="en-US"/>
        </w:rPr>
        <w:t xml:space="preserve">Společnosti </w:t>
      </w:r>
      <w:r w:rsidRPr="00CC33E1">
        <w:rPr>
          <w:rFonts w:ascii="Corbel" w:eastAsia="Calibri" w:hAnsi="Corbel"/>
          <w:color w:val="575757"/>
          <w:lang w:eastAsia="en-US"/>
        </w:rPr>
        <w:t>plní veškeré své povinnosti vyplývající ze smluv uvedených v Seznamu smluv řádně a včas a</w:t>
      </w:r>
      <w:r>
        <w:rPr>
          <w:rFonts w:ascii="Corbel" w:eastAsia="Calibri" w:hAnsi="Corbel"/>
          <w:color w:val="575757"/>
          <w:lang w:eastAsia="en-US"/>
        </w:rPr>
        <w:t> </w:t>
      </w:r>
      <w:r w:rsidRPr="00CC33E1">
        <w:rPr>
          <w:rFonts w:ascii="Corbel" w:eastAsia="Calibri" w:hAnsi="Corbel"/>
          <w:color w:val="575757"/>
          <w:lang w:eastAsia="en-US"/>
        </w:rPr>
        <w:t xml:space="preserve">smluvní partneři nezaslali kterékoliv ze Společností žádné oznámení o jednostranném ukončení kterékoli ze smluv uvedených v Seznamu smluv. </w:t>
      </w:r>
    </w:p>
    <w:p w14:paraId="5A12708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color w:val="575757"/>
          <w:lang w:eastAsia="en-US"/>
        </w:rPr>
        <w:t>Společnosti nejsou v prodlení s plněním žádných smluvních či mimosmluvních závazků vůči třetím osobám a žádná třetí osoba není oprávněna vůči kterékoliv ze Společností uplatňovat jakékoli pohledávky, práva či nároky v souvislosti s jakýmkoli porušením povinností Společností či s prodlením Společností s plněním jejích povinností či dluhů.</w:t>
      </w:r>
    </w:p>
    <w:p w14:paraId="1073031F"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4" w:name="_Ref448759082"/>
      <w:r w:rsidRPr="00FF1520">
        <w:rPr>
          <w:rFonts w:ascii="Corbel" w:eastAsia="Calibri" w:hAnsi="Corbel"/>
          <w:b/>
          <w:color w:val="575757"/>
          <w:sz w:val="24"/>
          <w:lang w:eastAsia="en-US"/>
        </w:rPr>
        <w:t>Účetní výkazy</w:t>
      </w:r>
      <w:bookmarkEnd w:id="434"/>
    </w:p>
    <w:p w14:paraId="274B7236"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w:t>
      </w:r>
      <w:r w:rsidRPr="00FF1520">
        <w:rPr>
          <w:rFonts w:ascii="Corbel" w:hAnsi="Corbel"/>
          <w:iCs/>
          <w:color w:val="575757"/>
        </w:rPr>
        <w:t>četní výkazy Společností podávají pravdivý a správný obraz finanční situace a stavu kapitálu Společností</w:t>
      </w:r>
      <w:r w:rsidRPr="00FF1520">
        <w:rPr>
          <w:rFonts w:ascii="Corbel" w:eastAsia="Calibri" w:hAnsi="Corbel"/>
          <w:iCs/>
          <w:color w:val="575757"/>
          <w:lang w:eastAsia="en-US"/>
        </w:rPr>
        <w:t xml:space="preserve">. Ode dne </w:t>
      </w:r>
      <w:r w:rsidRPr="00FF1520">
        <w:rPr>
          <w:rFonts w:ascii="Corbel" w:hAnsi="Corbel"/>
          <w:color w:val="575757"/>
        </w:rPr>
        <w:t>31.12.2021</w:t>
      </w:r>
      <w:r w:rsidRPr="00FF1520">
        <w:rPr>
          <w:rFonts w:ascii="Corbel" w:eastAsia="Calibri" w:hAnsi="Corbel"/>
          <w:iCs/>
          <w:color w:val="575757"/>
          <w:lang w:eastAsia="en-US"/>
        </w:rPr>
        <w:t xml:space="preserve"> nedošlo k žádné nepříznivé změně v hospodaření a majetku Společností a Společnosti prováděly transakce pouze v rámci běžného obchodního styku za podmínek obvyklých v podnikatelském odvětví, ve kterém Společností vykonávají svou činnost. </w:t>
      </w:r>
    </w:p>
    <w:p w14:paraId="14695311"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Účetní výkazy Společností byly vypracovány v souladu s českými účetními postupy a platnými právními předpisy a plně a správně dokumentují veškeré pohledávky a dluhy Společností, jakož i rozdělení kapitálu ve Společnostech, platby provedené Společnostmi nebo v jejich prospěch.</w:t>
      </w:r>
    </w:p>
    <w:p w14:paraId="27A477A9"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V období posledních 6 měsíců předcházejících Dni podpisu Společnosti nijak nezměnily svou</w:t>
      </w:r>
      <w:r w:rsidRPr="00FF1520">
        <w:rPr>
          <w:rFonts w:ascii="Corbel" w:eastAsia="Calibri" w:hAnsi="Corbel"/>
          <w:color w:val="575757"/>
          <w:lang w:eastAsia="en-US"/>
        </w:rPr>
        <w:t xml:space="preserve"> praxi a</w:t>
      </w:r>
      <w:r>
        <w:rPr>
          <w:rFonts w:ascii="Corbel" w:eastAsia="Calibri" w:hAnsi="Corbel"/>
          <w:color w:val="575757"/>
          <w:lang w:eastAsia="en-US"/>
        </w:rPr>
        <w:t> </w:t>
      </w:r>
      <w:r w:rsidRPr="00FF1520">
        <w:rPr>
          <w:rFonts w:ascii="Corbel" w:eastAsia="Calibri" w:hAnsi="Corbel"/>
          <w:color w:val="575757"/>
          <w:lang w:eastAsia="en-US"/>
        </w:rPr>
        <w:t>postupy při přípravě účetních výkazů.</w:t>
      </w:r>
    </w:p>
    <w:p w14:paraId="6B8F68FB"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FF1520">
        <w:rPr>
          <w:rFonts w:ascii="Corbel" w:eastAsia="Calibri" w:hAnsi="Corbel"/>
          <w:b/>
          <w:color w:val="575757"/>
          <w:sz w:val="24"/>
          <w:lang w:eastAsia="en-US"/>
        </w:rPr>
        <w:t>Dluhy</w:t>
      </w:r>
    </w:p>
    <w:p w14:paraId="77BB562C" w14:textId="7B6818DA"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color w:val="575757"/>
          <w:lang w:eastAsia="en-US"/>
        </w:rPr>
        <w:lastRenderedPageBreak/>
        <w:t>Společnosti nemají jiné dluhy než dluhy, které jsou věrně reflektovány v 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sidRPr="00CC33E1">
        <w:rPr>
          <w:rFonts w:ascii="Corbel" w:eastAsia="Calibri" w:hAnsi="Corbel"/>
          <w:iCs/>
          <w:color w:val="575757"/>
          <w:lang w:eastAsia="en-US"/>
        </w:rPr>
        <w:t xml:space="preserve">které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sidRPr="00FF1520">
        <w:rPr>
          <w:rFonts w:ascii="Corbel" w:eastAsia="Calibri" w:hAnsi="Corbel"/>
          <w:iCs/>
          <w:color w:val="575757"/>
          <w:lang w:eastAsia="en-US"/>
        </w:rPr>
        <w:t>. Společnosti nemají žádné dluhy po splatnosti.</w:t>
      </w:r>
      <w:r>
        <w:rPr>
          <w:rFonts w:ascii="Corbel" w:eastAsia="Calibri" w:hAnsi="Corbel"/>
          <w:iCs/>
          <w:color w:val="575757"/>
          <w:lang w:eastAsia="en-US"/>
        </w:rPr>
        <w:t xml:space="preserve"> </w:t>
      </w:r>
    </w:p>
    <w:p w14:paraId="68E5D2E3" w14:textId="32E17191" w:rsidR="005B1763" w:rsidRPr="00FF1520"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 xml:space="preserve">Ke Dni vypořádání nebudou mít Společnosti jiné dluhy než dluhy, </w:t>
      </w:r>
      <w:r w:rsidRPr="00FF1520">
        <w:rPr>
          <w:rFonts w:ascii="Corbel" w:eastAsia="Calibri" w:hAnsi="Corbel"/>
          <w:color w:val="575757"/>
          <w:lang w:eastAsia="en-US"/>
        </w:rPr>
        <w:t>které jsou věrně reflektovány v</w:t>
      </w:r>
      <w:r>
        <w:rPr>
          <w:rFonts w:ascii="Corbel" w:eastAsia="Calibri" w:hAnsi="Corbel"/>
          <w:color w:val="575757"/>
          <w:lang w:eastAsia="en-US"/>
        </w:rPr>
        <w:t> </w:t>
      </w:r>
      <w:r w:rsidRPr="00FF1520">
        <w:rPr>
          <w:rFonts w:ascii="Corbel" w:eastAsia="Calibri" w:hAnsi="Corbel"/>
          <w:color w:val="575757"/>
          <w:lang w:eastAsia="en-US"/>
        </w:rPr>
        <w:t>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Pr>
          <w:rFonts w:ascii="Corbel" w:eastAsia="Calibri" w:hAnsi="Corbel"/>
          <w:color w:val="575757"/>
          <w:lang w:eastAsia="en-US"/>
        </w:rPr>
        <w:t xml:space="preserve"> a které vznikly v rámci obvyklého provozu podnikatelské činnosti Společností.</w:t>
      </w:r>
    </w:p>
    <w:p w14:paraId="53D846E0"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 xml:space="preserve">Žádná osoba nevydala podle pokynu Společností finanční záruku, v </w:t>
      </w:r>
      <w:proofErr w:type="gramStart"/>
      <w:r w:rsidRPr="00FF1520">
        <w:rPr>
          <w:rFonts w:ascii="Corbel" w:eastAsia="Calibri" w:hAnsi="Corbel"/>
          <w:iCs/>
          <w:color w:val="575757"/>
          <w:lang w:eastAsia="en-US"/>
        </w:rPr>
        <w:t>souvislosti</w:t>
      </w:r>
      <w:proofErr w:type="gramEnd"/>
      <w:r w:rsidRPr="00FF1520">
        <w:rPr>
          <w:rFonts w:ascii="Corbel" w:eastAsia="Calibri" w:hAnsi="Corbel"/>
          <w:iCs/>
          <w:color w:val="575757"/>
          <w:lang w:eastAsia="en-US"/>
        </w:rPr>
        <w:t xml:space="preserve"> s níž by Společnostem mohly vzniknout jakékoli dluhy vůči poskytovateli takové finanční záruky. </w:t>
      </w:r>
    </w:p>
    <w:p w14:paraId="2B23D53F" w14:textId="38403131"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Neexistují žádné budoucí, hrozící nebo podmíněné dluhy, které by mohly vzniknout kterékoliv ze</w:t>
      </w:r>
      <w:r>
        <w:rPr>
          <w:rFonts w:ascii="Corbel" w:eastAsia="Calibri" w:hAnsi="Corbel"/>
          <w:iCs/>
          <w:color w:val="575757"/>
          <w:lang w:eastAsia="en-US"/>
        </w:rPr>
        <w:t> </w:t>
      </w:r>
      <w:r w:rsidRPr="00FF1520">
        <w:rPr>
          <w:rFonts w:ascii="Corbel" w:eastAsia="Calibri" w:hAnsi="Corbel"/>
          <w:iCs/>
          <w:color w:val="575757"/>
          <w:lang w:eastAsia="en-US"/>
        </w:rPr>
        <w:t xml:space="preserve">Společností na základě právních jednání, jiných úkonů, opomenutí či jiných právních skutečností nastalých v době přede Dnem podpisu, a to s výjimkou dluhů vyplývajících </w:t>
      </w:r>
      <w:r w:rsidR="008064E6">
        <w:rPr>
          <w:rFonts w:ascii="Corbel" w:eastAsia="Calibri" w:hAnsi="Corbel"/>
          <w:iCs/>
          <w:color w:val="575757"/>
          <w:lang w:eastAsia="en-US"/>
        </w:rPr>
        <w:t xml:space="preserve">ze smluv uvedených </w:t>
      </w:r>
      <w:r w:rsidR="008064E6" w:rsidRPr="00CC33E1">
        <w:rPr>
          <w:rFonts w:ascii="Corbel" w:eastAsia="Calibri" w:hAnsi="Corbel"/>
          <w:iCs/>
          <w:color w:val="575757"/>
          <w:lang w:eastAsia="en-US"/>
        </w:rPr>
        <w:t>v Seznamu smluv</w:t>
      </w:r>
      <w:r w:rsidR="008064E6" w:rsidRPr="00FF1520">
        <w:rPr>
          <w:rFonts w:ascii="Corbel" w:eastAsia="Calibri" w:hAnsi="Corbel"/>
          <w:iCs/>
          <w:color w:val="575757"/>
          <w:lang w:eastAsia="en-US"/>
        </w:rPr>
        <w:t xml:space="preserve"> </w:t>
      </w:r>
      <w:r w:rsidR="008064E6">
        <w:rPr>
          <w:rFonts w:ascii="Corbel" w:eastAsia="Calibri" w:hAnsi="Corbel"/>
          <w:iCs/>
          <w:color w:val="575757"/>
          <w:lang w:eastAsia="en-US"/>
        </w:rPr>
        <w:t xml:space="preserve">a </w:t>
      </w:r>
      <w:r w:rsidRPr="00FF1520">
        <w:rPr>
          <w:rFonts w:ascii="Corbel" w:eastAsia="Calibri" w:hAnsi="Corbel"/>
          <w:iCs/>
          <w:color w:val="575757"/>
          <w:lang w:eastAsia="en-US"/>
        </w:rPr>
        <w:t xml:space="preserve">z obvyklého výkonu podnikatelské činnosti Společností. </w:t>
      </w:r>
    </w:p>
    <w:p w14:paraId="18B88B82"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Žádná ze Společností nevydala ani neavalovala žádnou směnku, která by dosud nebyla v plné výši uhrazena nebo vrácen</w:t>
      </w:r>
      <w:r w:rsidRPr="00FF1520">
        <w:rPr>
          <w:rFonts w:ascii="Corbel" w:eastAsia="Calibri" w:hAnsi="Corbel"/>
          <w:color w:val="575757"/>
          <w:lang w:eastAsia="en-US"/>
        </w:rPr>
        <w:t>a. Žádná ze Společností neposkytla smluvní ani zákonnou záruku za plnění povinností jakékoli třetí osoby, ať už ve formě ručení, poskytnutí jistoty, směnečného rukojemství či</w:t>
      </w:r>
      <w:r>
        <w:rPr>
          <w:rFonts w:ascii="Corbel" w:eastAsia="Calibri" w:hAnsi="Corbel"/>
          <w:color w:val="575757"/>
          <w:lang w:eastAsia="en-US"/>
        </w:rPr>
        <w:t> </w:t>
      </w:r>
      <w:r w:rsidRPr="00FF1520">
        <w:rPr>
          <w:rFonts w:ascii="Corbel" w:eastAsia="Calibri" w:hAnsi="Corbel"/>
          <w:color w:val="575757"/>
          <w:lang w:eastAsia="en-US"/>
        </w:rPr>
        <w:t xml:space="preserve">jinak. </w:t>
      </w:r>
    </w:p>
    <w:p w14:paraId="7ACCC7D9" w14:textId="18F55D95"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color w:val="575757"/>
          <w:lang w:eastAsia="en-US"/>
        </w:rPr>
        <w:t>Žádná ze Společností nemá žádné podrozvahové dluhy</w:t>
      </w:r>
      <w:r w:rsidR="008064E6">
        <w:rPr>
          <w:rFonts w:ascii="Corbel" w:eastAsia="Calibri" w:hAnsi="Corbel"/>
          <w:color w:val="575757"/>
          <w:lang w:eastAsia="en-US"/>
        </w:rPr>
        <w:t xml:space="preserve"> s výjimkou závazků a dluhů ze smluv uvedených v Seznamu smluv</w:t>
      </w:r>
      <w:r w:rsidRPr="00FF1520">
        <w:rPr>
          <w:rFonts w:ascii="Corbel" w:eastAsia="Calibri" w:hAnsi="Corbel"/>
          <w:color w:val="575757"/>
          <w:lang w:eastAsia="en-US"/>
        </w:rPr>
        <w:t>.</w:t>
      </w:r>
    </w:p>
    <w:p w14:paraId="1D1BD6EE" w14:textId="77777777" w:rsidR="005B1763" w:rsidRPr="0008206D" w:rsidRDefault="005B1763" w:rsidP="005B1763">
      <w:pPr>
        <w:keepNext/>
        <w:keepLines/>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w:t>
      </w:r>
    </w:p>
    <w:p w14:paraId="50112F1E" w14:textId="77777777" w:rsidR="005B1763" w:rsidRPr="0008206D"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Veškeré pohledávky Společností představují či budou představovat závazné, platné a účinné </w:t>
      </w:r>
      <w:r w:rsidRPr="0008206D">
        <w:rPr>
          <w:rFonts w:ascii="Corbel" w:eastAsia="Calibri" w:hAnsi="Corbel"/>
          <w:iCs/>
          <w:color w:val="575757"/>
          <w:lang w:eastAsia="en-US"/>
        </w:rPr>
        <w:t xml:space="preserve">dluhy dlužníků těchto pohledávek, v souladu s příslušnými podmínkami těchto pohledávek a právních předpisů, a to ve výši evidované v účetních výkazech Společností. </w:t>
      </w:r>
    </w:p>
    <w:p w14:paraId="3E4976C1"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disponují všemi potřebnými doklady k úspěšnému uplatnění všech jejích pohledávek vyplývajících z účetních výkazů.</w:t>
      </w:r>
    </w:p>
    <w:p w14:paraId="235D9053"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Na pohledávkách žádné ze Společnosti nespočívají žádná </w:t>
      </w:r>
      <w:r>
        <w:rPr>
          <w:rFonts w:ascii="Corbel" w:eastAsia="Calibri" w:hAnsi="Corbel"/>
          <w:iCs/>
          <w:color w:val="575757"/>
          <w:lang w:eastAsia="en-US"/>
        </w:rPr>
        <w:t>P</w:t>
      </w:r>
      <w:r w:rsidRPr="0008206D">
        <w:rPr>
          <w:rFonts w:ascii="Corbel" w:eastAsia="Calibri" w:hAnsi="Corbel"/>
          <w:iCs/>
          <w:color w:val="575757"/>
          <w:lang w:eastAsia="en-US"/>
        </w:rPr>
        <w:t>ráva třetích osob či zatížení, spory, žaloby a</w:t>
      </w:r>
      <w:r>
        <w:rPr>
          <w:rFonts w:ascii="Corbel" w:eastAsia="Calibri" w:hAnsi="Corbel"/>
          <w:iCs/>
          <w:color w:val="575757"/>
          <w:lang w:eastAsia="en-US"/>
        </w:rPr>
        <w:t> </w:t>
      </w:r>
      <w:r w:rsidRPr="0008206D">
        <w:rPr>
          <w:rFonts w:ascii="Corbel" w:eastAsia="Calibri" w:hAnsi="Corbel"/>
          <w:iCs/>
          <w:color w:val="575757"/>
          <w:lang w:eastAsia="en-US"/>
        </w:rPr>
        <w:t>jiná správní a soud</w:t>
      </w:r>
      <w:r w:rsidRPr="0008206D">
        <w:rPr>
          <w:rFonts w:ascii="Corbel" w:eastAsia="Calibri" w:hAnsi="Corbel"/>
          <w:color w:val="575757"/>
          <w:lang w:eastAsia="en-US"/>
        </w:rPr>
        <w:t>ní řízení jakéhokoli druhu a takové spory nebo řízení ani nehrozí.</w:t>
      </w:r>
    </w:p>
    <w:p w14:paraId="57767B32"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 a dluhy Prodávajících</w:t>
      </w:r>
    </w:p>
    <w:p w14:paraId="77610C18"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Prodávající nemají za Společnostmi žádné pohledávky. V případě existence jakýchkoli pohledávek se jich Prodávající ke Dni podpisu vzdávají. Vzniknou-li takové pohledávky po Dni podpisu, vzdávají se Prodávající práva na jejich splnění ke Dni vypořádání.</w:t>
      </w:r>
    </w:p>
    <w:p w14:paraId="6119FA3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 xml:space="preserve">Osoby </w:t>
      </w:r>
      <w:r w:rsidRPr="0008206D">
        <w:rPr>
          <w:rFonts w:ascii="Corbel" w:eastAsia="Calibri" w:hAnsi="Corbel"/>
          <w:iCs/>
          <w:color w:val="575757"/>
          <w:lang w:eastAsia="en-US"/>
        </w:rPr>
        <w:t>personálně či majetkově propojené s Prodávajícími nemají za Společnostmi ke Dni podpisu žádné pohledávky. V případě existence jakýchkoli takových pohledávek se Prodávající zavazují, že se věřitelé těchto pohledávek ke Dni podpisu nebo ke Dni vypořádání písemně vzdají práva na jejich splnění nebo je splní namísto Společnost</w:t>
      </w:r>
      <w:r>
        <w:rPr>
          <w:rFonts w:ascii="Corbel" w:eastAsia="Calibri" w:hAnsi="Corbel"/>
          <w:iCs/>
          <w:color w:val="575757"/>
          <w:lang w:eastAsia="en-US"/>
        </w:rPr>
        <w:t>í</w:t>
      </w:r>
      <w:r w:rsidRPr="0008206D">
        <w:rPr>
          <w:rFonts w:ascii="Corbel" w:eastAsia="Calibri" w:hAnsi="Corbel"/>
          <w:iCs/>
          <w:color w:val="575757"/>
          <w:lang w:eastAsia="en-US"/>
        </w:rPr>
        <w:t>.</w:t>
      </w:r>
    </w:p>
    <w:p w14:paraId="3CA1EA60"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Úvěry a zápůjčky</w:t>
      </w:r>
    </w:p>
    <w:p w14:paraId="2AA93427"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lastRenderedPageBreak/>
        <w:t>Žádná ze Společností nemá žádné dluhy z jakékoli smlouvy o poskytnutí úvěru</w:t>
      </w:r>
      <w:r>
        <w:rPr>
          <w:rFonts w:ascii="Corbel" w:eastAsia="Calibri" w:hAnsi="Corbel"/>
          <w:color w:val="575757"/>
          <w:lang w:eastAsia="en-US"/>
        </w:rPr>
        <w:t xml:space="preserve">, smlouvy o </w:t>
      </w:r>
      <w:r w:rsidRPr="0008206D">
        <w:rPr>
          <w:rFonts w:ascii="Corbel" w:eastAsia="Calibri" w:hAnsi="Corbel"/>
          <w:color w:val="575757"/>
          <w:lang w:eastAsia="en-US"/>
        </w:rPr>
        <w:t>zápůjč</w:t>
      </w:r>
      <w:r>
        <w:rPr>
          <w:rFonts w:ascii="Corbel" w:eastAsia="Calibri" w:hAnsi="Corbel"/>
          <w:color w:val="575757"/>
          <w:lang w:eastAsia="en-US"/>
        </w:rPr>
        <w:t>ce a/nebo jiné obdobné smlouvy</w:t>
      </w:r>
      <w:r w:rsidRPr="0008206D">
        <w:rPr>
          <w:rFonts w:ascii="Corbel" w:eastAsia="Calibri" w:hAnsi="Corbel"/>
          <w:color w:val="575757"/>
          <w:lang w:eastAsia="en-US"/>
        </w:rPr>
        <w:t>.</w:t>
      </w:r>
    </w:p>
    <w:p w14:paraId="38427663" w14:textId="77777777" w:rsidR="005B1763" w:rsidRPr="0008206D"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bookmarkStart w:id="435" w:name="_Ref448759086"/>
      <w:r w:rsidRPr="0008206D">
        <w:rPr>
          <w:rFonts w:ascii="Corbel" w:eastAsia="Calibri" w:hAnsi="Corbel"/>
          <w:b/>
          <w:color w:val="575757"/>
          <w:sz w:val="24"/>
          <w:lang w:eastAsia="en-US"/>
        </w:rPr>
        <w:t>Daně</w:t>
      </w:r>
      <w:bookmarkEnd w:id="435"/>
    </w:p>
    <w:p w14:paraId="68C492F9" w14:textId="77777777" w:rsidR="005B1763" w:rsidRPr="0008206D" w:rsidRDefault="005B1763" w:rsidP="005B1763">
      <w:pPr>
        <w:keepNext/>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Společnosti jsou daňovým rezidentem pouze v České republice a nemají žádné skutečné ani </w:t>
      </w:r>
      <w:r w:rsidRPr="0008206D">
        <w:rPr>
          <w:rFonts w:ascii="Corbel" w:eastAsia="Calibri" w:hAnsi="Corbel"/>
          <w:iCs/>
          <w:color w:val="575757"/>
          <w:lang w:eastAsia="en-US"/>
        </w:rPr>
        <w:t xml:space="preserve">potenciální daňové povinnosti mimo Českou republiku. </w:t>
      </w:r>
    </w:p>
    <w:p w14:paraId="58474095"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 xml:space="preserve">Společnosti řádně a včas podaly všechna daňová </w:t>
      </w:r>
      <w:r>
        <w:rPr>
          <w:rFonts w:ascii="Corbel" w:eastAsia="Calibri" w:hAnsi="Corbel"/>
          <w:iCs/>
          <w:color w:val="575757"/>
          <w:lang w:eastAsia="en-US"/>
        </w:rPr>
        <w:t>tvrzení</w:t>
      </w:r>
      <w:r w:rsidRPr="0008206D">
        <w:rPr>
          <w:rFonts w:ascii="Corbel" w:eastAsia="Calibri" w:hAnsi="Corbel"/>
          <w:iCs/>
          <w:color w:val="575757"/>
          <w:lang w:eastAsia="en-US"/>
        </w:rPr>
        <w:t xml:space="preserve"> a informace požadované příslušnými právními předpisy a řádně zaplatily příslušné daně a splnil</w:t>
      </w:r>
      <w:r>
        <w:rPr>
          <w:rFonts w:ascii="Corbel" w:eastAsia="Calibri" w:hAnsi="Corbel"/>
          <w:iCs/>
          <w:color w:val="575757"/>
          <w:lang w:eastAsia="en-US"/>
        </w:rPr>
        <w:t>i</w:t>
      </w:r>
      <w:r w:rsidRPr="0008206D">
        <w:rPr>
          <w:rFonts w:ascii="Corbel" w:eastAsia="Calibri" w:hAnsi="Corbel"/>
          <w:iCs/>
          <w:color w:val="575757"/>
          <w:lang w:eastAsia="en-US"/>
        </w:rPr>
        <w:t xml:space="preserve"> své ostatní daňové povinnosti v řádném termínu. </w:t>
      </w:r>
    </w:p>
    <w:p w14:paraId="4085841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nemají žádné daňové nedoplatky</w:t>
      </w:r>
      <w:r>
        <w:rPr>
          <w:rFonts w:ascii="Corbel" w:eastAsia="Calibri" w:hAnsi="Corbel"/>
          <w:iCs/>
          <w:color w:val="575757"/>
          <w:lang w:eastAsia="en-US"/>
        </w:rPr>
        <w:t xml:space="preserve"> ani žádné daňové nedoplatky nehrozí</w:t>
      </w:r>
      <w:r w:rsidRPr="0008206D">
        <w:rPr>
          <w:rFonts w:ascii="Corbel" w:eastAsia="Calibri" w:hAnsi="Corbel"/>
          <w:iCs/>
          <w:color w:val="575757"/>
          <w:lang w:eastAsia="en-US"/>
        </w:rPr>
        <w:t xml:space="preserve">. </w:t>
      </w:r>
    </w:p>
    <w:p w14:paraId="5D288E9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Společnostem nehrozí žádné sankce v důsledku (i) porušení </w:t>
      </w:r>
      <w:r>
        <w:rPr>
          <w:rFonts w:ascii="Corbel" w:eastAsia="Calibri" w:hAnsi="Corbel"/>
          <w:iCs/>
          <w:color w:val="575757"/>
          <w:lang w:eastAsia="en-US"/>
        </w:rPr>
        <w:t xml:space="preserve">daňových a/nebo účetních </w:t>
      </w:r>
      <w:r w:rsidRPr="0008206D">
        <w:rPr>
          <w:rFonts w:ascii="Corbel" w:eastAsia="Calibri" w:hAnsi="Corbel"/>
          <w:iCs/>
          <w:color w:val="575757"/>
          <w:lang w:eastAsia="en-US"/>
        </w:rPr>
        <w:t xml:space="preserve">předpisů </w:t>
      </w:r>
      <w:r>
        <w:rPr>
          <w:rFonts w:ascii="Corbel" w:eastAsia="Calibri" w:hAnsi="Corbel"/>
          <w:iCs/>
          <w:color w:val="575757"/>
          <w:lang w:eastAsia="en-US"/>
        </w:rPr>
        <w:t>a/</w:t>
      </w:r>
      <w:r w:rsidRPr="0008206D">
        <w:rPr>
          <w:rFonts w:ascii="Corbel" w:eastAsia="Calibri" w:hAnsi="Corbel"/>
          <w:iCs/>
          <w:color w:val="575757"/>
          <w:lang w:eastAsia="en-US"/>
        </w:rPr>
        <w:t>nebo daňových a</w:t>
      </w:r>
      <w:r>
        <w:rPr>
          <w:rFonts w:ascii="Corbel" w:eastAsia="Calibri" w:hAnsi="Corbel"/>
          <w:iCs/>
          <w:color w:val="575757"/>
          <w:lang w:eastAsia="en-US"/>
        </w:rPr>
        <w:t> </w:t>
      </w:r>
      <w:r w:rsidRPr="0008206D">
        <w:rPr>
          <w:rFonts w:ascii="Corbel" w:eastAsia="Calibri" w:hAnsi="Corbel"/>
          <w:iCs/>
          <w:color w:val="575757"/>
          <w:lang w:eastAsia="en-US"/>
        </w:rPr>
        <w:t>účetních povinností nebo (</w:t>
      </w:r>
      <w:proofErr w:type="spellStart"/>
      <w:r w:rsidRPr="0008206D">
        <w:rPr>
          <w:rFonts w:ascii="Corbel" w:eastAsia="Calibri" w:hAnsi="Corbel"/>
          <w:iCs/>
          <w:color w:val="575757"/>
          <w:lang w:eastAsia="en-US"/>
        </w:rPr>
        <w:t>ii</w:t>
      </w:r>
      <w:proofErr w:type="spellEnd"/>
      <w:r w:rsidRPr="0008206D">
        <w:rPr>
          <w:rFonts w:ascii="Corbel" w:eastAsia="Calibri" w:hAnsi="Corbel"/>
          <w:iCs/>
          <w:color w:val="575757"/>
          <w:lang w:eastAsia="en-US"/>
        </w:rPr>
        <w:t>) prodlení s placením daní či s opožděným podáním daňového tvrzení. Veškeré účetní a bilanční podklady Společností vyžadované obecně závaznými právními předpisy jsou od jejich založení vedeny řádně, jsou úplné a k dispozici v rozsahu, který vyžadují příslušné</w:t>
      </w:r>
      <w:r w:rsidRPr="0008206D">
        <w:rPr>
          <w:rFonts w:ascii="Corbel" w:eastAsia="Calibri" w:hAnsi="Corbel"/>
          <w:color w:val="575757"/>
          <w:lang w:eastAsia="en-US"/>
        </w:rPr>
        <w:t xml:space="preserve"> právní předpisy. </w:t>
      </w:r>
    </w:p>
    <w:p w14:paraId="77F40256"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Práva duševního vlastnictví</w:t>
      </w:r>
    </w:p>
    <w:p w14:paraId="670A8D4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Společnosti jsou oprávněny užívat veškerý majetek, který je chráněn právy duševního vlastnictví v souladu s právními předpisy České republiky a který Společnosti takto užívají, po neomezenou dobu a</w:t>
      </w:r>
      <w:r>
        <w:rPr>
          <w:rFonts w:ascii="Corbel" w:eastAsia="Calibri" w:hAnsi="Corbel"/>
          <w:color w:val="575757"/>
          <w:lang w:eastAsia="en-US"/>
        </w:rPr>
        <w:t> </w:t>
      </w:r>
      <w:r w:rsidRPr="0008206D">
        <w:rPr>
          <w:rFonts w:ascii="Corbel" w:eastAsia="Calibri" w:hAnsi="Corbel"/>
          <w:color w:val="575757"/>
          <w:lang w:eastAsia="en-US"/>
        </w:rPr>
        <w:t>v rozsahu nezbytném pro provozování podnikatelské činnosti Společností. Veškeré případné licenční poplatky a odměny byly řádně uhrazeny.</w:t>
      </w:r>
    </w:p>
    <w:p w14:paraId="1ADA0C19"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neporušují práva duševního vlastnictví třetích osob.</w:t>
      </w:r>
    </w:p>
    <w:p w14:paraId="3A0EDCDF"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Spory</w:t>
      </w:r>
    </w:p>
    <w:p w14:paraId="673C1CEB" w14:textId="77777777" w:rsidR="005B1763" w:rsidRPr="00B86B05"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36" w:name="_Ref428178050"/>
      <w:r w:rsidRPr="00B86B05">
        <w:rPr>
          <w:rFonts w:ascii="Corbel" w:eastAsia="Calibri" w:hAnsi="Corbel"/>
          <w:color w:val="575757"/>
          <w:lang w:eastAsia="en-US"/>
        </w:rPr>
        <w:t xml:space="preserve">Proti kterékoliv ze Společností nejsou podány žádné žaloby, vedena žádná soudní či správní řízení, exekuce, soudní výkony rozhodnutí, opatření, </w:t>
      </w:r>
      <w:r w:rsidRPr="00B86B05">
        <w:rPr>
          <w:rFonts w:ascii="Corbel" w:eastAsia="Calibri" w:hAnsi="Corbel"/>
          <w:iCs/>
          <w:color w:val="575757"/>
          <w:lang w:eastAsia="en-US"/>
        </w:rPr>
        <w:t>rozhodčí řízení, mezinárodní arbitráže, šetření nebo slyšení před jakýmkoli soudem či správním orgánem.</w:t>
      </w:r>
      <w:bookmarkEnd w:id="436"/>
    </w:p>
    <w:p w14:paraId="082E4F46" w14:textId="77777777" w:rsidR="005B1763" w:rsidRPr="00053C2F"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r w:rsidRPr="00053C2F">
        <w:rPr>
          <w:rFonts w:ascii="Corbel" w:eastAsia="Calibri" w:hAnsi="Corbel"/>
          <w:b/>
          <w:color w:val="575757"/>
          <w:lang w:eastAsia="en-US"/>
        </w:rPr>
        <w:t>Zaměstnanci</w:t>
      </w:r>
    </w:p>
    <w:p w14:paraId="73A3D31E" w14:textId="77777777" w:rsidR="005B1763" w:rsidRPr="00053C2F"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53C2F">
        <w:rPr>
          <w:rFonts w:ascii="Corbel" w:eastAsia="Calibri" w:hAnsi="Corbel"/>
          <w:iCs/>
          <w:color w:val="575757"/>
          <w:lang w:eastAsia="en-US"/>
        </w:rPr>
        <w:t xml:space="preserve">Společnosti nemají a v minulosti nikdy neměly žádné zaměstnance. </w:t>
      </w:r>
    </w:p>
    <w:p w14:paraId="6EE729EB"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Dodržování povinností stanovených právními předpisy</w:t>
      </w:r>
    </w:p>
    <w:p w14:paraId="35401EA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v minulosti neporušily a neporušují obecně závazné právní předpisy, jež se na ně vztahovaly nebo vztahují, a Společnostem nehrozí žádné sankce v důsledku porušení takových právních předpisů.</w:t>
      </w:r>
    </w:p>
    <w:p w14:paraId="77E58186"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neposkytly žádná vadná plnění, která by měla či mohla mít za následek vznik jakékoli újmy, zejména újmy na zdraví, usmrcení nebo škody na majetku.</w:t>
      </w:r>
    </w:p>
    <w:p w14:paraId="3AA6F81A"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Pojištění</w:t>
      </w:r>
    </w:p>
    <w:p w14:paraId="3288D231"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iCs/>
          <w:color w:val="575757"/>
          <w:lang w:eastAsia="en-US"/>
        </w:rPr>
        <w:lastRenderedPageBreak/>
        <w:t>M</w:t>
      </w:r>
      <w:r w:rsidRPr="00B86B05">
        <w:rPr>
          <w:rFonts w:ascii="Corbel" w:eastAsia="Calibri" w:hAnsi="Corbel"/>
          <w:color w:val="575757"/>
          <w:lang w:eastAsia="en-US"/>
        </w:rPr>
        <w:t>ajetek Společností je dostatečně pojištěn v souladu s běžnou praxí v podnikatelském odvětví, ve</w:t>
      </w:r>
      <w:r>
        <w:rPr>
          <w:rFonts w:ascii="Corbel" w:eastAsia="Calibri" w:hAnsi="Corbel"/>
          <w:color w:val="575757"/>
          <w:lang w:eastAsia="en-US"/>
        </w:rPr>
        <w:t> </w:t>
      </w:r>
      <w:r w:rsidRPr="00B86B05">
        <w:rPr>
          <w:rFonts w:ascii="Corbel" w:eastAsia="Calibri" w:hAnsi="Corbel"/>
          <w:color w:val="575757"/>
          <w:lang w:eastAsia="en-US"/>
        </w:rPr>
        <w:t xml:space="preserve">kterém Společnosti vykonávají svou činnost. </w:t>
      </w:r>
    </w:p>
    <w:p w14:paraId="45F465F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neuzavřely a nejsou stranou jiné pojistné smlouvy, než které jsou uvedeny v Seznamu smluv.</w:t>
      </w:r>
    </w:p>
    <w:p w14:paraId="4BF959A0"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plní veškeré povinnosti vyplývající z pojistných smluv uvedených v Seznamu smluv řádně a</w:t>
      </w:r>
      <w:r>
        <w:rPr>
          <w:rFonts w:ascii="Corbel" w:eastAsia="Calibri" w:hAnsi="Corbel"/>
          <w:color w:val="575757"/>
          <w:lang w:eastAsia="en-US"/>
        </w:rPr>
        <w:t> </w:t>
      </w:r>
      <w:r w:rsidRPr="00B86B05">
        <w:rPr>
          <w:rFonts w:ascii="Corbel" w:eastAsia="Calibri" w:hAnsi="Corbel"/>
          <w:color w:val="575757"/>
          <w:lang w:eastAsia="en-US"/>
        </w:rPr>
        <w:t>včas.</w:t>
      </w:r>
    </w:p>
    <w:p w14:paraId="04040C6F" w14:textId="77777777" w:rsidR="003D279D" w:rsidRPr="003D279D" w:rsidRDefault="003D279D" w:rsidP="003D279D">
      <w:pPr>
        <w:widowControl w:val="0"/>
        <w:spacing w:before="120" w:after="120" w:line="300" w:lineRule="exact"/>
        <w:rPr>
          <w:rFonts w:ascii="Corbel" w:eastAsia="Calibri" w:hAnsi="Corbel"/>
          <w:color w:val="575757"/>
          <w:lang w:eastAsia="en-US"/>
        </w:rPr>
      </w:pPr>
    </w:p>
    <w:sectPr w:rsidR="003D279D" w:rsidRPr="003D279D" w:rsidSect="00C7740F">
      <w:headerReference w:type="default" r:id="rId12"/>
      <w:footerReference w:type="default" r:id="rId13"/>
      <w:headerReference w:type="first" r:id="rId14"/>
      <w:footerReference w:type="first" r:id="rId15"/>
      <w:pgSz w:w="11906" w:h="16838"/>
      <w:pgMar w:top="2552" w:right="851" w:bottom="1418" w:left="1134" w:header="113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EF6D" w14:textId="77777777" w:rsidR="0097433F" w:rsidRDefault="0097433F" w:rsidP="00904A58">
      <w:pPr>
        <w:spacing w:after="0" w:line="240" w:lineRule="auto"/>
      </w:pPr>
      <w:r>
        <w:separator/>
      </w:r>
    </w:p>
  </w:endnote>
  <w:endnote w:type="continuationSeparator" w:id="0">
    <w:p w14:paraId="44482287" w14:textId="77777777" w:rsidR="0097433F" w:rsidRDefault="0097433F" w:rsidP="00904A58">
      <w:pPr>
        <w:spacing w:after="0" w:line="240" w:lineRule="auto"/>
      </w:pPr>
      <w:r>
        <w:continuationSeparator/>
      </w:r>
    </w:p>
  </w:endnote>
  <w:endnote w:type="continuationNotice" w:id="1">
    <w:p w14:paraId="1CD8EF67" w14:textId="77777777" w:rsidR="0097433F" w:rsidRDefault="009743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Sans">
    <w:altName w:val="Calibri"/>
    <w:panose1 w:val="020B0604020202020204"/>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rbel" w:hAnsi="Corbel"/>
      </w:rPr>
      <w:id w:val="1269432468"/>
      <w:docPartObj>
        <w:docPartGallery w:val="Page Numbers (Bottom of Page)"/>
        <w:docPartUnique/>
      </w:docPartObj>
    </w:sdtPr>
    <w:sdtContent>
      <w:p w14:paraId="0B33081D" w14:textId="4EA10059" w:rsidR="00F36B7C" w:rsidRPr="000222BD" w:rsidRDefault="00F36B7C" w:rsidP="00793F2F">
        <w:pPr>
          <w:pStyle w:val="Footer"/>
          <w:jc w:val="right"/>
          <w:rPr>
            <w:rFonts w:ascii="Corbel" w:hAnsi="Corbel"/>
          </w:rPr>
        </w:pPr>
        <w:r w:rsidRPr="000222BD">
          <w:rPr>
            <w:rFonts w:ascii="Corbel" w:hAnsi="Corbel"/>
          </w:rPr>
          <w:fldChar w:fldCharType="begin"/>
        </w:r>
        <w:r w:rsidRPr="000222BD">
          <w:rPr>
            <w:rFonts w:ascii="Corbel" w:hAnsi="Corbel"/>
          </w:rPr>
          <w:instrText>PAGE   \* MERGEFORMAT</w:instrText>
        </w:r>
        <w:r w:rsidRPr="000222BD">
          <w:rPr>
            <w:rFonts w:ascii="Corbel" w:hAnsi="Corbel"/>
          </w:rPr>
          <w:fldChar w:fldCharType="separate"/>
        </w:r>
        <w:r w:rsidR="00DC20A3">
          <w:rPr>
            <w:rFonts w:ascii="Corbel" w:hAnsi="Corbel"/>
            <w:noProof/>
          </w:rPr>
          <w:t>13</w:t>
        </w:r>
        <w:r w:rsidRPr="000222BD">
          <w:rPr>
            <w:rFonts w:ascii="Corbel" w:hAnsi="Corbe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2BF9" w14:textId="10372A4E" w:rsidR="00F36B7C" w:rsidRPr="001F48D2" w:rsidRDefault="00F36B7C" w:rsidP="001F48D2">
    <w:pPr>
      <w:spacing w:after="0" w:line="240" w:lineRule="auto"/>
      <w:rPr>
        <w:rFonts w:ascii="Corbel" w:hAnsi="Corbel"/>
        <w:color w:val="595959" w:themeColor="text1" w:themeTint="A6"/>
        <w:szCs w:val="18"/>
      </w:rPr>
    </w:pP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PAGE</w:instrText>
    </w:r>
    <w:r w:rsidRPr="001F48D2">
      <w:rPr>
        <w:rFonts w:ascii="Corbel" w:hAnsi="Corbel"/>
        <w:color w:val="595959" w:themeColor="text1" w:themeTint="A6"/>
        <w:szCs w:val="18"/>
      </w:rPr>
      <w:fldChar w:fldCharType="separate"/>
    </w:r>
    <w:r w:rsidR="00DC20A3">
      <w:rPr>
        <w:rFonts w:ascii="Corbel" w:hAnsi="Corbel"/>
        <w:noProof/>
        <w:color w:val="595959" w:themeColor="text1" w:themeTint="A6"/>
        <w:szCs w:val="18"/>
      </w:rPr>
      <w:t>1</w:t>
    </w:r>
    <w:r w:rsidRPr="001F48D2">
      <w:rPr>
        <w:rFonts w:ascii="Corbel" w:hAnsi="Corbel"/>
        <w:color w:val="595959" w:themeColor="text1" w:themeTint="A6"/>
        <w:szCs w:val="18"/>
      </w:rPr>
      <w:fldChar w:fldCharType="end"/>
    </w:r>
    <w:r>
      <w:rPr>
        <w:rFonts w:ascii="Corbel" w:hAnsi="Corbel"/>
        <w:color w:val="595959" w:themeColor="text1" w:themeTint="A6"/>
        <w:szCs w:val="18"/>
      </w:rPr>
      <w:t xml:space="preserve"> </w:t>
    </w:r>
    <w:r w:rsidRPr="001F48D2">
      <w:rPr>
        <w:rFonts w:ascii="Corbel" w:hAnsi="Corbel"/>
        <w:color w:val="595959" w:themeColor="text1" w:themeTint="A6"/>
        <w:szCs w:val="18"/>
      </w:rPr>
      <w:t>/</w:t>
    </w:r>
    <w:r>
      <w:rPr>
        <w:rFonts w:ascii="Corbel" w:hAnsi="Corbel"/>
        <w:color w:val="595959" w:themeColor="text1" w:themeTint="A6"/>
        <w:szCs w:val="18"/>
      </w:rPr>
      <w:t xml:space="preserve"> </w:t>
    </w: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 xml:space="preserve"> SECTIONPAGES  </w:instrText>
    </w:r>
    <w:r w:rsidRPr="001F48D2">
      <w:rPr>
        <w:rFonts w:ascii="Corbel" w:hAnsi="Corbel"/>
        <w:color w:val="595959" w:themeColor="text1" w:themeTint="A6"/>
        <w:szCs w:val="18"/>
      </w:rPr>
      <w:fldChar w:fldCharType="separate"/>
    </w:r>
    <w:r w:rsidR="0035715F">
      <w:rPr>
        <w:rFonts w:ascii="Corbel" w:hAnsi="Corbel"/>
        <w:noProof/>
        <w:color w:val="595959" w:themeColor="text1" w:themeTint="A6"/>
        <w:szCs w:val="18"/>
      </w:rPr>
      <w:t>15</w:t>
    </w:r>
    <w:r w:rsidRPr="001F48D2">
      <w:rPr>
        <w:rFonts w:ascii="Corbel" w:hAnsi="Corbel"/>
        <w:color w:val="595959" w:themeColor="text1" w:themeTint="A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3E08" w14:textId="77777777" w:rsidR="00F36B7C" w:rsidRPr="007B4DB8" w:rsidRDefault="00F36B7C" w:rsidP="007B4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57EB" w14:textId="77777777" w:rsidR="0097433F" w:rsidRDefault="0097433F" w:rsidP="00904A58">
      <w:pPr>
        <w:spacing w:after="0" w:line="240" w:lineRule="auto"/>
      </w:pPr>
      <w:r>
        <w:separator/>
      </w:r>
    </w:p>
  </w:footnote>
  <w:footnote w:type="continuationSeparator" w:id="0">
    <w:p w14:paraId="7364D1FA" w14:textId="77777777" w:rsidR="0097433F" w:rsidRDefault="0097433F" w:rsidP="00904A58">
      <w:pPr>
        <w:spacing w:after="0" w:line="240" w:lineRule="auto"/>
      </w:pPr>
      <w:r>
        <w:continuationSeparator/>
      </w:r>
    </w:p>
  </w:footnote>
  <w:footnote w:type="continuationNotice" w:id="1">
    <w:p w14:paraId="6FB90069" w14:textId="77777777" w:rsidR="0097433F" w:rsidRDefault="009743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CFB" w14:textId="363EC74B" w:rsidR="00F36B7C" w:rsidRPr="00F56967" w:rsidRDefault="00633A59" w:rsidP="00570352">
    <w:pPr>
      <w:pStyle w:val="Header"/>
      <w:spacing w:after="0"/>
      <w:rPr>
        <w:rFonts w:ascii="Corbel" w:hAnsi="Corbel"/>
        <w:i/>
        <w:color w:val="595959" w:themeColor="text1" w:themeTint="A6"/>
        <w:szCs w:val="21"/>
      </w:rPr>
    </w:pPr>
    <w:r w:rsidRPr="00633A59">
      <w:rPr>
        <w:rFonts w:ascii="Corbel" w:hAnsi="Corbel"/>
        <w:i/>
        <w:noProof/>
        <w:color w:val="595959"/>
        <w:szCs w:val="21"/>
      </w:rPr>
      <w:drawing>
        <wp:anchor distT="0" distB="0" distL="114300" distR="114300" simplePos="0" relativeHeight="251658240" behindDoc="1" locked="0" layoutInCell="1" allowOverlap="1" wp14:anchorId="54E03881" wp14:editId="49BBC2F7">
          <wp:simplePos x="0" y="0"/>
          <wp:positionH relativeFrom="margin">
            <wp:posOffset>-702422</wp:posOffset>
          </wp:positionH>
          <wp:positionV relativeFrom="margin">
            <wp:posOffset>-1460500</wp:posOffset>
          </wp:positionV>
          <wp:extent cx="7525955" cy="10637520"/>
          <wp:effectExtent l="0" t="0" r="0" b="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346" cy="1068895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0CAA" w14:textId="77777777" w:rsidR="00F36B7C" w:rsidRPr="00131FBD" w:rsidRDefault="00F36B7C" w:rsidP="00131FBD">
    <w:pPr>
      <w:pStyle w:val="Header"/>
      <w:spacing w:after="0" w:line="300" w:lineRule="exact"/>
      <w:rPr>
        <w:rFonts w:ascii="Georgia" w:hAnsi="Georgia"/>
        <w:i/>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ED9B" w14:textId="77777777" w:rsidR="00F36B7C" w:rsidRPr="00131FBD" w:rsidRDefault="00F36B7C" w:rsidP="00131FBD">
    <w:pPr>
      <w:pStyle w:val="Header"/>
      <w:rPr>
        <w:rFonts w:ascii="Georgia" w:hAnsi="Georg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E5"/>
    <w:multiLevelType w:val="hybridMultilevel"/>
    <w:tmpl w:val="3DC62C24"/>
    <w:lvl w:ilvl="0" w:tplc="A8CAB912">
      <w:start w:val="1"/>
      <w:numFmt w:val="decimal"/>
      <w:lvlText w:val="%1."/>
      <w:lvlJc w:val="left"/>
      <w:pPr>
        <w:ind w:left="720" w:hanging="360"/>
      </w:pPr>
      <w:rPr>
        <w:b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1803FBF"/>
    <w:multiLevelType w:val="hybridMultilevel"/>
    <w:tmpl w:val="22209F7A"/>
    <w:lvl w:ilvl="0" w:tplc="DBACF30E">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C238D2"/>
    <w:multiLevelType w:val="hybridMultilevel"/>
    <w:tmpl w:val="CB9479DC"/>
    <w:lvl w:ilvl="0" w:tplc="FB209AC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80C4CAC"/>
    <w:multiLevelType w:val="hybridMultilevel"/>
    <w:tmpl w:val="BDF4C2F4"/>
    <w:lvl w:ilvl="0" w:tplc="BC3601E8">
      <w:start w:val="1"/>
      <w:numFmt w:val="lowerRoman"/>
      <w:lvlText w:val="(%1)"/>
      <w:lvlJc w:val="left"/>
      <w:pPr>
        <w:tabs>
          <w:tab w:val="num" w:pos="1080"/>
        </w:tabs>
        <w:ind w:left="1080" w:hanging="360"/>
      </w:pPr>
      <w:rPr>
        <w:rFonts w:hint="default"/>
        <w:b w:val="0"/>
        <w:i w:val="0"/>
        <w:sz w:val="22"/>
        <w:szCs w:val="22"/>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1A487403"/>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B814A80"/>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EA43C24"/>
    <w:multiLevelType w:val="multilevel"/>
    <w:tmpl w:val="2DEAEBFC"/>
    <w:lvl w:ilvl="0">
      <w:start w:val="1"/>
      <w:numFmt w:val="decimal"/>
      <w:pStyle w:val="rove"/>
      <w:lvlText w:val="%1"/>
      <w:lvlJc w:val="left"/>
      <w:pPr>
        <w:ind w:left="720" w:hanging="360"/>
      </w:pPr>
      <w:rPr>
        <w:rFonts w:hint="default"/>
        <w:b/>
      </w:rPr>
    </w:lvl>
    <w:lvl w:ilvl="1">
      <w:start w:val="1"/>
      <w:numFmt w:val="decimal"/>
      <w:pStyle w:val="rove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D5561B"/>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8" w15:restartNumberingAfterBreak="0">
    <w:nsid w:val="218E0D81"/>
    <w:multiLevelType w:val="hybridMultilevel"/>
    <w:tmpl w:val="2A00B732"/>
    <w:lvl w:ilvl="0" w:tplc="A8C2B5F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225840F5"/>
    <w:multiLevelType w:val="hybridMultilevel"/>
    <w:tmpl w:val="E4CAB58E"/>
    <w:lvl w:ilvl="0" w:tplc="6436FEA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5BA7C65"/>
    <w:multiLevelType w:val="hybridMultilevel"/>
    <w:tmpl w:val="23723840"/>
    <w:lvl w:ilvl="0" w:tplc="04050017">
      <w:start w:val="1"/>
      <w:numFmt w:val="low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2A11018C"/>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C544F6B"/>
    <w:multiLevelType w:val="hybridMultilevel"/>
    <w:tmpl w:val="50B0CC0E"/>
    <w:lvl w:ilvl="0" w:tplc="00A88748">
      <w:start w:val="5"/>
      <w:numFmt w:val="bullet"/>
      <w:lvlText w:val="-"/>
      <w:lvlJc w:val="left"/>
      <w:pPr>
        <w:ind w:left="720" w:hanging="360"/>
      </w:pPr>
      <w:rPr>
        <w:rFonts w:ascii="Corbel" w:eastAsia="Calibri" w:hAnsi="Corbel"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CCC43E9"/>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1996"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06B4671"/>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0CC5221"/>
    <w:multiLevelType w:val="hybridMultilevel"/>
    <w:tmpl w:val="98BAC3CC"/>
    <w:lvl w:ilvl="0" w:tplc="07FCC65E">
      <w:start w:val="1"/>
      <w:numFmt w:val="lowerRoman"/>
      <w:lvlText w:val="(%1)"/>
      <w:lvlJc w:val="left"/>
      <w:pPr>
        <w:ind w:left="1997"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6" w15:restartNumberingAfterBreak="0">
    <w:nsid w:val="3A67495F"/>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335129B"/>
    <w:multiLevelType w:val="hybridMultilevel"/>
    <w:tmpl w:val="4746C382"/>
    <w:lvl w:ilvl="0" w:tplc="366413EA">
      <w:start w:val="1"/>
      <w:numFmt w:val="lowerLetter"/>
      <w:lvlText w:val="(%1)"/>
      <w:lvlJc w:val="left"/>
      <w:pPr>
        <w:ind w:left="1636" w:hanging="36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8" w15:restartNumberingAfterBreak="0">
    <w:nsid w:val="47EB58B7"/>
    <w:multiLevelType w:val="hybridMultilevel"/>
    <w:tmpl w:val="56E88564"/>
    <w:lvl w:ilvl="0" w:tplc="9DB24C12">
      <w:start w:val="1"/>
      <w:numFmt w:val="decimal"/>
      <w:lvlText w:val="%1."/>
      <w:lvlJc w:val="left"/>
      <w:pPr>
        <w:ind w:left="720" w:hanging="360"/>
      </w:pPr>
      <w:rPr>
        <w:b w:val="0"/>
        <w:i w:val="0"/>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 w15:restartNumberingAfterBreak="0">
    <w:nsid w:val="4A60097B"/>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20" w15:restartNumberingAfterBreak="0">
    <w:nsid w:val="4AD47025"/>
    <w:multiLevelType w:val="hybridMultilevel"/>
    <w:tmpl w:val="00DE7E5E"/>
    <w:lvl w:ilvl="0" w:tplc="0186E482">
      <w:start w:val="1"/>
      <w:numFmt w:val="bullet"/>
      <w:lvlText w:val="-"/>
      <w:lvlJc w:val="left"/>
      <w:pPr>
        <w:ind w:left="927" w:hanging="360"/>
      </w:pPr>
      <w:rPr>
        <w:rFonts w:ascii="Corbel" w:eastAsia="Calibri" w:hAnsi="Corbel"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1" w15:restartNumberingAfterBreak="0">
    <w:nsid w:val="555F6F8D"/>
    <w:multiLevelType w:val="hybridMultilevel"/>
    <w:tmpl w:val="7598B184"/>
    <w:lvl w:ilvl="0" w:tplc="DFA2CF20">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73C6B67"/>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ABD408A"/>
    <w:multiLevelType w:val="multilevel"/>
    <w:tmpl w:val="828C9290"/>
    <w:lvl w:ilvl="0">
      <w:start w:val="1"/>
      <w:numFmt w:val="decimal"/>
      <w:lvlText w:val="%1"/>
      <w:lvlJc w:val="left"/>
      <w:pPr>
        <w:ind w:left="6881" w:hanging="360"/>
      </w:pPr>
      <w:rPr>
        <w:rFonts w:hint="default"/>
      </w:rPr>
    </w:lvl>
    <w:lvl w:ilvl="1">
      <w:start w:val="1"/>
      <w:numFmt w:val="decimal"/>
      <w:lvlText w:val="%1.%2"/>
      <w:lvlJc w:val="left"/>
      <w:pPr>
        <w:ind w:left="-910" w:hanging="432"/>
      </w:pPr>
      <w:rPr>
        <w:rFonts w:hint="default"/>
        <w:b w:val="0"/>
      </w:rPr>
    </w:lvl>
    <w:lvl w:ilvl="2">
      <w:start w:val="1"/>
      <w:numFmt w:val="decimal"/>
      <w:lvlText w:val="%1.%2.%3"/>
      <w:lvlJc w:val="left"/>
      <w:pPr>
        <w:ind w:left="-478" w:hanging="504"/>
      </w:pPr>
      <w:rPr>
        <w:rFonts w:hint="default"/>
      </w:rPr>
    </w:lvl>
    <w:lvl w:ilvl="3">
      <w:start w:val="1"/>
      <w:numFmt w:val="decimal"/>
      <w:lvlText w:val="%1.%2.%3.%4."/>
      <w:lvlJc w:val="left"/>
      <w:pPr>
        <w:ind w:left="26" w:hanging="648"/>
      </w:pPr>
      <w:rPr>
        <w:rFonts w:hint="default"/>
      </w:rPr>
    </w:lvl>
    <w:lvl w:ilvl="4">
      <w:start w:val="1"/>
      <w:numFmt w:val="decimal"/>
      <w:lvlText w:val="%1.%2.%3.%4.%5."/>
      <w:lvlJc w:val="left"/>
      <w:pPr>
        <w:ind w:left="530" w:hanging="792"/>
      </w:pPr>
      <w:rPr>
        <w:rFonts w:hint="default"/>
      </w:rPr>
    </w:lvl>
    <w:lvl w:ilvl="5">
      <w:start w:val="1"/>
      <w:numFmt w:val="decimal"/>
      <w:lvlText w:val="%1.%2.%3.%4.%5.%6."/>
      <w:lvlJc w:val="left"/>
      <w:pPr>
        <w:ind w:left="1034" w:hanging="936"/>
      </w:pPr>
      <w:rPr>
        <w:rFonts w:hint="default"/>
      </w:rPr>
    </w:lvl>
    <w:lvl w:ilvl="6">
      <w:start w:val="1"/>
      <w:numFmt w:val="decimal"/>
      <w:lvlText w:val="%1.%2.%3.%4.%5.%6.%7."/>
      <w:lvlJc w:val="left"/>
      <w:pPr>
        <w:ind w:left="1538" w:hanging="1080"/>
      </w:pPr>
      <w:rPr>
        <w:rFonts w:hint="default"/>
      </w:rPr>
    </w:lvl>
    <w:lvl w:ilvl="7">
      <w:start w:val="1"/>
      <w:numFmt w:val="decimal"/>
      <w:lvlText w:val="%1.%2.%3.%4.%5.%6.%7.%8."/>
      <w:lvlJc w:val="left"/>
      <w:pPr>
        <w:ind w:left="2042" w:hanging="1224"/>
      </w:pPr>
      <w:rPr>
        <w:rFonts w:hint="default"/>
      </w:rPr>
    </w:lvl>
    <w:lvl w:ilvl="8">
      <w:start w:val="1"/>
      <w:numFmt w:val="decimal"/>
      <w:lvlText w:val="%1.%2.%3.%4.%5.%6.%7.%8.%9."/>
      <w:lvlJc w:val="left"/>
      <w:pPr>
        <w:ind w:left="2618" w:hanging="1440"/>
      </w:pPr>
      <w:rPr>
        <w:rFonts w:hint="default"/>
      </w:rPr>
    </w:lvl>
  </w:abstractNum>
  <w:abstractNum w:abstractNumId="24" w15:restartNumberingAfterBreak="0">
    <w:nsid w:val="5B673B96"/>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E05260D"/>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1525C73"/>
    <w:multiLevelType w:val="hybridMultilevel"/>
    <w:tmpl w:val="9EB88864"/>
    <w:lvl w:ilvl="0" w:tplc="7A64B8D0">
      <w:start w:val="1"/>
      <w:numFmt w:val="lowerRoman"/>
      <w:lvlText w:val="(%1)"/>
      <w:lvlJc w:val="left"/>
      <w:pPr>
        <w:ind w:left="1287" w:hanging="72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7" w15:restartNumberingAfterBreak="0">
    <w:nsid w:val="61BA65F0"/>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28" w15:restartNumberingAfterBreak="0">
    <w:nsid w:val="6BB25602"/>
    <w:multiLevelType w:val="hybridMultilevel"/>
    <w:tmpl w:val="90B4C25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9" w15:restartNumberingAfterBreak="0">
    <w:nsid w:val="6C111F46"/>
    <w:multiLevelType w:val="hybridMultilevel"/>
    <w:tmpl w:val="F9167D68"/>
    <w:lvl w:ilvl="0" w:tplc="04050019">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DA3485B"/>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0A4143F"/>
    <w:multiLevelType w:val="hybridMultilevel"/>
    <w:tmpl w:val="B9F8E302"/>
    <w:lvl w:ilvl="0" w:tplc="94445A32">
      <w:start w:val="1"/>
      <w:numFmt w:val="lowerLetter"/>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2" w15:restartNumberingAfterBreak="0">
    <w:nsid w:val="70DD2ECD"/>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3" w15:restartNumberingAfterBreak="0">
    <w:nsid w:val="72A50511"/>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5657EC2"/>
    <w:multiLevelType w:val="multilevel"/>
    <w:tmpl w:val="B27E1172"/>
    <w:lvl w:ilvl="0">
      <w:start w:val="1"/>
      <w:numFmt w:val="decimal"/>
      <w:pStyle w:val="Heading1"/>
      <w:lvlText w:val="%1"/>
      <w:lvlJc w:val="left"/>
      <w:pPr>
        <w:ind w:left="425" w:hanging="425"/>
      </w:pPr>
      <w:rPr>
        <w:rFonts w:hint="default"/>
        <w:b/>
      </w:rPr>
    </w:lvl>
    <w:lvl w:ilvl="1">
      <w:start w:val="1"/>
      <w:numFmt w:val="decimal"/>
      <w:pStyle w:val="Heading3"/>
      <w:isLgl/>
      <w:lvlText w:val="%1.%2"/>
      <w:lvlJc w:val="left"/>
      <w:pPr>
        <w:ind w:left="567" w:hanging="567"/>
      </w:pPr>
      <w:rPr>
        <w:rFonts w:ascii="Corbel" w:hAnsi="Corbel" w:hint="default"/>
        <w:b w:val="0"/>
        <w:sz w:val="22"/>
        <w:szCs w:val="22"/>
      </w:rPr>
    </w:lvl>
    <w:lvl w:ilvl="2">
      <w:start w:val="1"/>
      <w:numFmt w:val="decimal"/>
      <w:pStyle w:val="NoSpacing"/>
      <w:isLgl/>
      <w:lvlText w:val="%1.%2.%3"/>
      <w:lvlJc w:val="left"/>
      <w:pPr>
        <w:ind w:left="1276" w:hanging="708"/>
      </w:pPr>
      <w:rPr>
        <w:rFonts w:ascii="Corbel" w:hAnsi="Corbel" w:hint="default"/>
        <w:b w:val="0"/>
        <w:i w:val="0"/>
        <w:color w:val="595959" w:themeColor="text1" w:themeTint="A6"/>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5836E7E"/>
    <w:multiLevelType w:val="hybridMultilevel"/>
    <w:tmpl w:val="283E50E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72E5E91"/>
    <w:multiLevelType w:val="hybridMultilevel"/>
    <w:tmpl w:val="B2BA0326"/>
    <w:lvl w:ilvl="0" w:tplc="2DD4986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C103F8A"/>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FB103FD"/>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23917275">
    <w:abstractNumId w:val="11"/>
  </w:num>
  <w:num w:numId="2" w16cid:durableId="1445660088">
    <w:abstractNumId w:val="36"/>
  </w:num>
  <w:num w:numId="3" w16cid:durableId="988285205">
    <w:abstractNumId w:val="34"/>
  </w:num>
  <w:num w:numId="4" w16cid:durableId="267783814">
    <w:abstractNumId w:val="6"/>
  </w:num>
  <w:num w:numId="5" w16cid:durableId="828790359">
    <w:abstractNumId w:val="32"/>
  </w:num>
  <w:num w:numId="6" w16cid:durableId="942297892">
    <w:abstractNumId w:val="10"/>
  </w:num>
  <w:num w:numId="7" w16cid:durableId="43386209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6856831">
    <w:abstractNumId w:val="34"/>
  </w:num>
  <w:num w:numId="9" w16cid:durableId="179241147">
    <w:abstractNumId w:val="34"/>
  </w:num>
  <w:num w:numId="10" w16cid:durableId="614018941">
    <w:abstractNumId w:val="34"/>
  </w:num>
  <w:num w:numId="11" w16cid:durableId="2098554264">
    <w:abstractNumId w:val="34"/>
  </w:num>
  <w:num w:numId="12" w16cid:durableId="302541122">
    <w:abstractNumId w:val="33"/>
  </w:num>
  <w:num w:numId="13" w16cid:durableId="798457771">
    <w:abstractNumId w:val="12"/>
  </w:num>
  <w:num w:numId="14" w16cid:durableId="2087454707">
    <w:abstractNumId w:val="27"/>
  </w:num>
  <w:num w:numId="15" w16cid:durableId="574631686">
    <w:abstractNumId w:val="5"/>
  </w:num>
  <w:num w:numId="16" w16cid:durableId="1173183941">
    <w:abstractNumId w:val="38"/>
  </w:num>
  <w:num w:numId="17" w16cid:durableId="1913614690">
    <w:abstractNumId w:val="15"/>
  </w:num>
  <w:num w:numId="18" w16cid:durableId="205456558">
    <w:abstractNumId w:val="23"/>
  </w:num>
  <w:num w:numId="19" w16cid:durableId="1001740768">
    <w:abstractNumId w:val="4"/>
  </w:num>
  <w:num w:numId="20" w16cid:durableId="15553161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7595207">
    <w:abstractNumId w:val="24"/>
  </w:num>
  <w:num w:numId="22" w16cid:durableId="976229868">
    <w:abstractNumId w:val="1"/>
  </w:num>
  <w:num w:numId="23" w16cid:durableId="570771472">
    <w:abstractNumId w:val="26"/>
  </w:num>
  <w:num w:numId="24" w16cid:durableId="1232545629">
    <w:abstractNumId w:val="7"/>
  </w:num>
  <w:num w:numId="25" w16cid:durableId="1666392298">
    <w:abstractNumId w:val="17"/>
  </w:num>
  <w:num w:numId="26" w16cid:durableId="1850485645">
    <w:abstractNumId w:val="21"/>
  </w:num>
  <w:num w:numId="27" w16cid:durableId="1865483229">
    <w:abstractNumId w:val="22"/>
  </w:num>
  <w:num w:numId="28" w16cid:durableId="1452167013">
    <w:abstractNumId w:val="14"/>
  </w:num>
  <w:num w:numId="29" w16cid:durableId="102279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5143729">
    <w:abstractNumId w:val="13"/>
  </w:num>
  <w:num w:numId="31" w16cid:durableId="470905501">
    <w:abstractNumId w:val="8"/>
  </w:num>
  <w:num w:numId="32" w16cid:durableId="912814980">
    <w:abstractNumId w:val="19"/>
  </w:num>
  <w:num w:numId="33" w16cid:durableId="106659227">
    <w:abstractNumId w:val="9"/>
  </w:num>
  <w:num w:numId="34" w16cid:durableId="333840520">
    <w:abstractNumId w:val="37"/>
  </w:num>
  <w:num w:numId="35" w16cid:durableId="1109936478">
    <w:abstractNumId w:val="16"/>
  </w:num>
  <w:num w:numId="36" w16cid:durableId="2192505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0043174">
    <w:abstractNumId w:val="25"/>
  </w:num>
  <w:num w:numId="38" w16cid:durableId="43721997">
    <w:abstractNumId w:val="30"/>
  </w:num>
  <w:num w:numId="39" w16cid:durableId="21100047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8143036">
    <w:abstractNumId w:val="35"/>
  </w:num>
  <w:num w:numId="41" w16cid:durableId="1054699844">
    <w:abstractNumId w:val="0"/>
  </w:num>
  <w:num w:numId="42" w16cid:durableId="1359577052">
    <w:abstractNumId w:val="29"/>
  </w:num>
  <w:num w:numId="43" w16cid:durableId="1286931429">
    <w:abstractNumId w:val="31"/>
  </w:num>
  <w:num w:numId="44" w16cid:durableId="1793593535">
    <w:abstractNumId w:val="3"/>
  </w:num>
  <w:num w:numId="45" w16cid:durableId="1472675187">
    <w:abstractNumId w:val="2"/>
  </w:num>
  <w:num w:numId="46" w16cid:durableId="2017686984">
    <w:abstractNumId w:val="20"/>
  </w:num>
  <w:num w:numId="47" w16cid:durableId="16503574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926007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 Struk">
    <w15:presenceInfo w15:providerId="AD" w15:userId="S::damian.struk@singledraft.onmicrosoft.com::3ab11056-ad66-4607-81dd-b32869b9ccbf"/>
  </w15:person>
  <w15:person w15:author="Jan Kubica">
    <w15:presenceInfo w15:providerId="None" w15:userId="Jan Kub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2C43"/>
    <w:rsid w:val="00000A2E"/>
    <w:rsid w:val="00000B76"/>
    <w:rsid w:val="00001369"/>
    <w:rsid w:val="000014C0"/>
    <w:rsid w:val="0000164F"/>
    <w:rsid w:val="0000404F"/>
    <w:rsid w:val="0000453D"/>
    <w:rsid w:val="00005869"/>
    <w:rsid w:val="00007BC2"/>
    <w:rsid w:val="0001065D"/>
    <w:rsid w:val="00010CA3"/>
    <w:rsid w:val="00011787"/>
    <w:rsid w:val="0001179C"/>
    <w:rsid w:val="00011C9C"/>
    <w:rsid w:val="000147FA"/>
    <w:rsid w:val="00015189"/>
    <w:rsid w:val="0001689E"/>
    <w:rsid w:val="00016A40"/>
    <w:rsid w:val="000176DF"/>
    <w:rsid w:val="00017C9A"/>
    <w:rsid w:val="00021D9D"/>
    <w:rsid w:val="00021FD6"/>
    <w:rsid w:val="00022069"/>
    <w:rsid w:val="000222BD"/>
    <w:rsid w:val="0002253C"/>
    <w:rsid w:val="00022EB8"/>
    <w:rsid w:val="00022F6B"/>
    <w:rsid w:val="0002304C"/>
    <w:rsid w:val="0002322D"/>
    <w:rsid w:val="00024FB2"/>
    <w:rsid w:val="000260A5"/>
    <w:rsid w:val="00027002"/>
    <w:rsid w:val="000270A0"/>
    <w:rsid w:val="00027D2B"/>
    <w:rsid w:val="000307D9"/>
    <w:rsid w:val="00031351"/>
    <w:rsid w:val="00032171"/>
    <w:rsid w:val="00033470"/>
    <w:rsid w:val="00034A19"/>
    <w:rsid w:val="00036CA9"/>
    <w:rsid w:val="00037594"/>
    <w:rsid w:val="00037C07"/>
    <w:rsid w:val="00040E7D"/>
    <w:rsid w:val="00041660"/>
    <w:rsid w:val="00041C7C"/>
    <w:rsid w:val="00042F4C"/>
    <w:rsid w:val="00043CF8"/>
    <w:rsid w:val="00043D69"/>
    <w:rsid w:val="000440B0"/>
    <w:rsid w:val="00044975"/>
    <w:rsid w:val="000459E5"/>
    <w:rsid w:val="000460F2"/>
    <w:rsid w:val="0004626E"/>
    <w:rsid w:val="000463C6"/>
    <w:rsid w:val="00046867"/>
    <w:rsid w:val="000473A6"/>
    <w:rsid w:val="000473EE"/>
    <w:rsid w:val="00047A8E"/>
    <w:rsid w:val="000504F3"/>
    <w:rsid w:val="000505E6"/>
    <w:rsid w:val="000517A9"/>
    <w:rsid w:val="000527A1"/>
    <w:rsid w:val="0005297D"/>
    <w:rsid w:val="00052D3B"/>
    <w:rsid w:val="00053921"/>
    <w:rsid w:val="000539E9"/>
    <w:rsid w:val="0005437A"/>
    <w:rsid w:val="00054390"/>
    <w:rsid w:val="00054F19"/>
    <w:rsid w:val="000558B0"/>
    <w:rsid w:val="0005749D"/>
    <w:rsid w:val="00060624"/>
    <w:rsid w:val="00060E03"/>
    <w:rsid w:val="00060F5C"/>
    <w:rsid w:val="00061C95"/>
    <w:rsid w:val="0006243B"/>
    <w:rsid w:val="00062728"/>
    <w:rsid w:val="00062C57"/>
    <w:rsid w:val="00062F69"/>
    <w:rsid w:val="000632A2"/>
    <w:rsid w:val="00063CF0"/>
    <w:rsid w:val="00064418"/>
    <w:rsid w:val="000651B3"/>
    <w:rsid w:val="0006579A"/>
    <w:rsid w:val="00065C14"/>
    <w:rsid w:val="00065FDF"/>
    <w:rsid w:val="00066093"/>
    <w:rsid w:val="0006611F"/>
    <w:rsid w:val="000665CE"/>
    <w:rsid w:val="00066B71"/>
    <w:rsid w:val="00066F4A"/>
    <w:rsid w:val="00067F8F"/>
    <w:rsid w:val="00070666"/>
    <w:rsid w:val="00070798"/>
    <w:rsid w:val="0007134B"/>
    <w:rsid w:val="00071F16"/>
    <w:rsid w:val="00073A23"/>
    <w:rsid w:val="00073BB8"/>
    <w:rsid w:val="00073F6B"/>
    <w:rsid w:val="00073FB9"/>
    <w:rsid w:val="000748DF"/>
    <w:rsid w:val="00074AF5"/>
    <w:rsid w:val="00074D68"/>
    <w:rsid w:val="00074E6B"/>
    <w:rsid w:val="00074FBB"/>
    <w:rsid w:val="00075167"/>
    <w:rsid w:val="00076CE6"/>
    <w:rsid w:val="000775A3"/>
    <w:rsid w:val="00077607"/>
    <w:rsid w:val="00080DEB"/>
    <w:rsid w:val="00081A71"/>
    <w:rsid w:val="00081E45"/>
    <w:rsid w:val="00082018"/>
    <w:rsid w:val="0008206D"/>
    <w:rsid w:val="00082CAA"/>
    <w:rsid w:val="0008378D"/>
    <w:rsid w:val="00084098"/>
    <w:rsid w:val="0008444E"/>
    <w:rsid w:val="00084A6D"/>
    <w:rsid w:val="000857EC"/>
    <w:rsid w:val="000861D9"/>
    <w:rsid w:val="00086965"/>
    <w:rsid w:val="00087D0A"/>
    <w:rsid w:val="00087EF2"/>
    <w:rsid w:val="0009076D"/>
    <w:rsid w:val="00091B27"/>
    <w:rsid w:val="00091EC7"/>
    <w:rsid w:val="000923BF"/>
    <w:rsid w:val="00093B40"/>
    <w:rsid w:val="00094314"/>
    <w:rsid w:val="00094406"/>
    <w:rsid w:val="00095611"/>
    <w:rsid w:val="0009639E"/>
    <w:rsid w:val="0009765D"/>
    <w:rsid w:val="000A01D5"/>
    <w:rsid w:val="000A0CDD"/>
    <w:rsid w:val="000A1487"/>
    <w:rsid w:val="000A172C"/>
    <w:rsid w:val="000A1BF6"/>
    <w:rsid w:val="000A2B83"/>
    <w:rsid w:val="000A30DA"/>
    <w:rsid w:val="000A33E7"/>
    <w:rsid w:val="000A4B1E"/>
    <w:rsid w:val="000A5D72"/>
    <w:rsid w:val="000A696A"/>
    <w:rsid w:val="000A70B3"/>
    <w:rsid w:val="000A7A8B"/>
    <w:rsid w:val="000A7AC4"/>
    <w:rsid w:val="000A7AEA"/>
    <w:rsid w:val="000A7C8C"/>
    <w:rsid w:val="000B09EC"/>
    <w:rsid w:val="000B131D"/>
    <w:rsid w:val="000B29A7"/>
    <w:rsid w:val="000B318A"/>
    <w:rsid w:val="000B48D7"/>
    <w:rsid w:val="000B53CB"/>
    <w:rsid w:val="000B587B"/>
    <w:rsid w:val="000B5BC9"/>
    <w:rsid w:val="000B6121"/>
    <w:rsid w:val="000B6939"/>
    <w:rsid w:val="000B6CA7"/>
    <w:rsid w:val="000B79E7"/>
    <w:rsid w:val="000C05BD"/>
    <w:rsid w:val="000C2345"/>
    <w:rsid w:val="000C2C83"/>
    <w:rsid w:val="000C2CF3"/>
    <w:rsid w:val="000C336F"/>
    <w:rsid w:val="000C3507"/>
    <w:rsid w:val="000C3548"/>
    <w:rsid w:val="000C3D61"/>
    <w:rsid w:val="000C4888"/>
    <w:rsid w:val="000C5D84"/>
    <w:rsid w:val="000C6801"/>
    <w:rsid w:val="000C7576"/>
    <w:rsid w:val="000C7910"/>
    <w:rsid w:val="000C7D81"/>
    <w:rsid w:val="000D09D0"/>
    <w:rsid w:val="000D10FC"/>
    <w:rsid w:val="000D27CF"/>
    <w:rsid w:val="000D2E90"/>
    <w:rsid w:val="000D329D"/>
    <w:rsid w:val="000D356E"/>
    <w:rsid w:val="000D39F9"/>
    <w:rsid w:val="000D3C98"/>
    <w:rsid w:val="000D4CBD"/>
    <w:rsid w:val="000D697D"/>
    <w:rsid w:val="000D7232"/>
    <w:rsid w:val="000D726E"/>
    <w:rsid w:val="000D732E"/>
    <w:rsid w:val="000E0A33"/>
    <w:rsid w:val="000E0C95"/>
    <w:rsid w:val="000E14EF"/>
    <w:rsid w:val="000E3E0A"/>
    <w:rsid w:val="000E3E15"/>
    <w:rsid w:val="000E3FEE"/>
    <w:rsid w:val="000E4144"/>
    <w:rsid w:val="000E4D80"/>
    <w:rsid w:val="000E4F86"/>
    <w:rsid w:val="000E5641"/>
    <w:rsid w:val="000E632C"/>
    <w:rsid w:val="000E742D"/>
    <w:rsid w:val="000E7619"/>
    <w:rsid w:val="000E7A59"/>
    <w:rsid w:val="000F0B11"/>
    <w:rsid w:val="000F2861"/>
    <w:rsid w:val="000F2BBA"/>
    <w:rsid w:val="000F36AF"/>
    <w:rsid w:val="000F3EFA"/>
    <w:rsid w:val="000F5408"/>
    <w:rsid w:val="000F5EAF"/>
    <w:rsid w:val="000F63A3"/>
    <w:rsid w:val="000F643E"/>
    <w:rsid w:val="000F73AD"/>
    <w:rsid w:val="001004D8"/>
    <w:rsid w:val="00100E62"/>
    <w:rsid w:val="001016F3"/>
    <w:rsid w:val="00101F1B"/>
    <w:rsid w:val="00102242"/>
    <w:rsid w:val="0010224A"/>
    <w:rsid w:val="00104EAB"/>
    <w:rsid w:val="00106640"/>
    <w:rsid w:val="001069DD"/>
    <w:rsid w:val="00106AE3"/>
    <w:rsid w:val="00107348"/>
    <w:rsid w:val="00110153"/>
    <w:rsid w:val="001102EF"/>
    <w:rsid w:val="0011038F"/>
    <w:rsid w:val="00110CEF"/>
    <w:rsid w:val="00110D0D"/>
    <w:rsid w:val="00110E52"/>
    <w:rsid w:val="0011106E"/>
    <w:rsid w:val="00111756"/>
    <w:rsid w:val="00111B89"/>
    <w:rsid w:val="00112672"/>
    <w:rsid w:val="00113212"/>
    <w:rsid w:val="001137C3"/>
    <w:rsid w:val="00113A9E"/>
    <w:rsid w:val="00113EFE"/>
    <w:rsid w:val="0011626D"/>
    <w:rsid w:val="001168F1"/>
    <w:rsid w:val="0012099F"/>
    <w:rsid w:val="00121849"/>
    <w:rsid w:val="00121BE7"/>
    <w:rsid w:val="00121D98"/>
    <w:rsid w:val="00122B57"/>
    <w:rsid w:val="00122E07"/>
    <w:rsid w:val="00122E66"/>
    <w:rsid w:val="00123329"/>
    <w:rsid w:val="00123A6D"/>
    <w:rsid w:val="0012681E"/>
    <w:rsid w:val="00126E0B"/>
    <w:rsid w:val="00127EFE"/>
    <w:rsid w:val="00131FBD"/>
    <w:rsid w:val="00132B0D"/>
    <w:rsid w:val="00132B2B"/>
    <w:rsid w:val="00132B57"/>
    <w:rsid w:val="00133319"/>
    <w:rsid w:val="00134506"/>
    <w:rsid w:val="00135902"/>
    <w:rsid w:val="00136047"/>
    <w:rsid w:val="0013643E"/>
    <w:rsid w:val="0013686A"/>
    <w:rsid w:val="001375CA"/>
    <w:rsid w:val="001378B1"/>
    <w:rsid w:val="00140F51"/>
    <w:rsid w:val="0014142B"/>
    <w:rsid w:val="001421D7"/>
    <w:rsid w:val="0014297D"/>
    <w:rsid w:val="00142E0B"/>
    <w:rsid w:val="00142E23"/>
    <w:rsid w:val="0014320F"/>
    <w:rsid w:val="00143618"/>
    <w:rsid w:val="00143A36"/>
    <w:rsid w:val="00143CB8"/>
    <w:rsid w:val="001479D9"/>
    <w:rsid w:val="00153A51"/>
    <w:rsid w:val="00154835"/>
    <w:rsid w:val="00155582"/>
    <w:rsid w:val="00155CA2"/>
    <w:rsid w:val="00155FCD"/>
    <w:rsid w:val="0015663A"/>
    <w:rsid w:val="00156EF9"/>
    <w:rsid w:val="00160C37"/>
    <w:rsid w:val="00160DE2"/>
    <w:rsid w:val="0016156D"/>
    <w:rsid w:val="001621D1"/>
    <w:rsid w:val="00162925"/>
    <w:rsid w:val="00162E52"/>
    <w:rsid w:val="001630E9"/>
    <w:rsid w:val="001631F4"/>
    <w:rsid w:val="00163443"/>
    <w:rsid w:val="0016384D"/>
    <w:rsid w:val="001640F2"/>
    <w:rsid w:val="001647B3"/>
    <w:rsid w:val="001678CB"/>
    <w:rsid w:val="00170D24"/>
    <w:rsid w:val="0017111C"/>
    <w:rsid w:val="00173016"/>
    <w:rsid w:val="00175C1C"/>
    <w:rsid w:val="00176201"/>
    <w:rsid w:val="001769CC"/>
    <w:rsid w:val="001775F0"/>
    <w:rsid w:val="001805EC"/>
    <w:rsid w:val="00180791"/>
    <w:rsid w:val="00181516"/>
    <w:rsid w:val="00181F31"/>
    <w:rsid w:val="00183B1A"/>
    <w:rsid w:val="00185909"/>
    <w:rsid w:val="00185CB5"/>
    <w:rsid w:val="001867C6"/>
    <w:rsid w:val="00187549"/>
    <w:rsid w:val="00187A5B"/>
    <w:rsid w:val="00187EB5"/>
    <w:rsid w:val="001900A1"/>
    <w:rsid w:val="00190436"/>
    <w:rsid w:val="00190D88"/>
    <w:rsid w:val="00191FB5"/>
    <w:rsid w:val="00192223"/>
    <w:rsid w:val="0019305B"/>
    <w:rsid w:val="0019315A"/>
    <w:rsid w:val="00193292"/>
    <w:rsid w:val="001942CA"/>
    <w:rsid w:val="0019436E"/>
    <w:rsid w:val="00195377"/>
    <w:rsid w:val="00195918"/>
    <w:rsid w:val="001964E0"/>
    <w:rsid w:val="00196F34"/>
    <w:rsid w:val="001A145E"/>
    <w:rsid w:val="001A185B"/>
    <w:rsid w:val="001A1D48"/>
    <w:rsid w:val="001A3FBB"/>
    <w:rsid w:val="001A436C"/>
    <w:rsid w:val="001A4C4F"/>
    <w:rsid w:val="001A4F18"/>
    <w:rsid w:val="001A5B15"/>
    <w:rsid w:val="001A5CF8"/>
    <w:rsid w:val="001A708A"/>
    <w:rsid w:val="001A717C"/>
    <w:rsid w:val="001A7401"/>
    <w:rsid w:val="001A7D5A"/>
    <w:rsid w:val="001B03AA"/>
    <w:rsid w:val="001B04BA"/>
    <w:rsid w:val="001B0A47"/>
    <w:rsid w:val="001B1726"/>
    <w:rsid w:val="001B1D51"/>
    <w:rsid w:val="001B23EC"/>
    <w:rsid w:val="001B2FC9"/>
    <w:rsid w:val="001B388D"/>
    <w:rsid w:val="001B62A9"/>
    <w:rsid w:val="001B63EB"/>
    <w:rsid w:val="001B73BB"/>
    <w:rsid w:val="001B7974"/>
    <w:rsid w:val="001B7FB8"/>
    <w:rsid w:val="001C049C"/>
    <w:rsid w:val="001C0B6A"/>
    <w:rsid w:val="001C0E12"/>
    <w:rsid w:val="001C0EC2"/>
    <w:rsid w:val="001C1174"/>
    <w:rsid w:val="001C141C"/>
    <w:rsid w:val="001C2575"/>
    <w:rsid w:val="001C3D72"/>
    <w:rsid w:val="001C3E06"/>
    <w:rsid w:val="001C4C69"/>
    <w:rsid w:val="001C5937"/>
    <w:rsid w:val="001C60B9"/>
    <w:rsid w:val="001C71B7"/>
    <w:rsid w:val="001C7F14"/>
    <w:rsid w:val="001D1BB4"/>
    <w:rsid w:val="001D29FA"/>
    <w:rsid w:val="001D2E7A"/>
    <w:rsid w:val="001D3385"/>
    <w:rsid w:val="001D4B83"/>
    <w:rsid w:val="001D4C95"/>
    <w:rsid w:val="001D54CF"/>
    <w:rsid w:val="001D67BA"/>
    <w:rsid w:val="001D6C8A"/>
    <w:rsid w:val="001D6C9E"/>
    <w:rsid w:val="001E0449"/>
    <w:rsid w:val="001E0AD8"/>
    <w:rsid w:val="001E1738"/>
    <w:rsid w:val="001E212D"/>
    <w:rsid w:val="001E2451"/>
    <w:rsid w:val="001E282A"/>
    <w:rsid w:val="001E30CA"/>
    <w:rsid w:val="001E34DB"/>
    <w:rsid w:val="001E3E7B"/>
    <w:rsid w:val="001E4745"/>
    <w:rsid w:val="001E48B6"/>
    <w:rsid w:val="001E4A9C"/>
    <w:rsid w:val="001E4DEE"/>
    <w:rsid w:val="001E61BD"/>
    <w:rsid w:val="001E7000"/>
    <w:rsid w:val="001E7143"/>
    <w:rsid w:val="001E7759"/>
    <w:rsid w:val="001E7E31"/>
    <w:rsid w:val="001F0028"/>
    <w:rsid w:val="001F15C9"/>
    <w:rsid w:val="001F197B"/>
    <w:rsid w:val="001F1B4E"/>
    <w:rsid w:val="001F3DCD"/>
    <w:rsid w:val="001F3F6E"/>
    <w:rsid w:val="001F424A"/>
    <w:rsid w:val="001F48D2"/>
    <w:rsid w:val="001F4DAE"/>
    <w:rsid w:val="001F4FFF"/>
    <w:rsid w:val="001F51F6"/>
    <w:rsid w:val="001F53C1"/>
    <w:rsid w:val="001F5DBA"/>
    <w:rsid w:val="001F67D0"/>
    <w:rsid w:val="001F6C04"/>
    <w:rsid w:val="001F7972"/>
    <w:rsid w:val="00200772"/>
    <w:rsid w:val="00200B68"/>
    <w:rsid w:val="00202A61"/>
    <w:rsid w:val="002033A3"/>
    <w:rsid w:val="00203655"/>
    <w:rsid w:val="00203675"/>
    <w:rsid w:val="002038DC"/>
    <w:rsid w:val="00204072"/>
    <w:rsid w:val="00204998"/>
    <w:rsid w:val="00204DCB"/>
    <w:rsid w:val="002055A7"/>
    <w:rsid w:val="0020609B"/>
    <w:rsid w:val="00206A46"/>
    <w:rsid w:val="00206FB5"/>
    <w:rsid w:val="00207943"/>
    <w:rsid w:val="00210FC8"/>
    <w:rsid w:val="00211247"/>
    <w:rsid w:val="00211FBD"/>
    <w:rsid w:val="00212373"/>
    <w:rsid w:val="00212596"/>
    <w:rsid w:val="00212661"/>
    <w:rsid w:val="002133FB"/>
    <w:rsid w:val="00214087"/>
    <w:rsid w:val="002141D2"/>
    <w:rsid w:val="00214264"/>
    <w:rsid w:val="00215091"/>
    <w:rsid w:val="00215BEF"/>
    <w:rsid w:val="002160B3"/>
    <w:rsid w:val="00216381"/>
    <w:rsid w:val="002164B2"/>
    <w:rsid w:val="00217A1F"/>
    <w:rsid w:val="0022045E"/>
    <w:rsid w:val="00222841"/>
    <w:rsid w:val="00222850"/>
    <w:rsid w:val="00223878"/>
    <w:rsid w:val="0022448B"/>
    <w:rsid w:val="0022583F"/>
    <w:rsid w:val="00225A79"/>
    <w:rsid w:val="0022683B"/>
    <w:rsid w:val="00226B6E"/>
    <w:rsid w:val="00226C38"/>
    <w:rsid w:val="00230CA2"/>
    <w:rsid w:val="00231E1F"/>
    <w:rsid w:val="002321B1"/>
    <w:rsid w:val="00233037"/>
    <w:rsid w:val="0023366C"/>
    <w:rsid w:val="00233B8F"/>
    <w:rsid w:val="00234D7D"/>
    <w:rsid w:val="00236311"/>
    <w:rsid w:val="00240704"/>
    <w:rsid w:val="00240AC6"/>
    <w:rsid w:val="002421A0"/>
    <w:rsid w:val="00242607"/>
    <w:rsid w:val="0024282D"/>
    <w:rsid w:val="00242C5B"/>
    <w:rsid w:val="0024306C"/>
    <w:rsid w:val="002438D6"/>
    <w:rsid w:val="00243C77"/>
    <w:rsid w:val="00244C85"/>
    <w:rsid w:val="00245F88"/>
    <w:rsid w:val="0024691F"/>
    <w:rsid w:val="00247F20"/>
    <w:rsid w:val="002502A1"/>
    <w:rsid w:val="00250A5B"/>
    <w:rsid w:val="00250DDE"/>
    <w:rsid w:val="00251088"/>
    <w:rsid w:val="00252824"/>
    <w:rsid w:val="00252B8D"/>
    <w:rsid w:val="002533D3"/>
    <w:rsid w:val="00253800"/>
    <w:rsid w:val="00253B08"/>
    <w:rsid w:val="00253D6F"/>
    <w:rsid w:val="00254251"/>
    <w:rsid w:val="00254550"/>
    <w:rsid w:val="00254C9B"/>
    <w:rsid w:val="00254D1C"/>
    <w:rsid w:val="00255AD4"/>
    <w:rsid w:val="002566F3"/>
    <w:rsid w:val="002568EA"/>
    <w:rsid w:val="00256D2B"/>
    <w:rsid w:val="002600B3"/>
    <w:rsid w:val="00260713"/>
    <w:rsid w:val="00261198"/>
    <w:rsid w:val="00261DDF"/>
    <w:rsid w:val="00261F09"/>
    <w:rsid w:val="00262598"/>
    <w:rsid w:val="002626A0"/>
    <w:rsid w:val="00262D0B"/>
    <w:rsid w:val="00263DF5"/>
    <w:rsid w:val="00264306"/>
    <w:rsid w:val="00267ABD"/>
    <w:rsid w:val="00271854"/>
    <w:rsid w:val="00271E7B"/>
    <w:rsid w:val="00272BEE"/>
    <w:rsid w:val="00273730"/>
    <w:rsid w:val="00274607"/>
    <w:rsid w:val="00274E83"/>
    <w:rsid w:val="00275B89"/>
    <w:rsid w:val="00276DA4"/>
    <w:rsid w:val="002774B1"/>
    <w:rsid w:val="002776A1"/>
    <w:rsid w:val="00277B89"/>
    <w:rsid w:val="002800BD"/>
    <w:rsid w:val="00280336"/>
    <w:rsid w:val="00280A94"/>
    <w:rsid w:val="00281315"/>
    <w:rsid w:val="0028185A"/>
    <w:rsid w:val="00281C17"/>
    <w:rsid w:val="0028256A"/>
    <w:rsid w:val="00284152"/>
    <w:rsid w:val="00284168"/>
    <w:rsid w:val="002859E6"/>
    <w:rsid w:val="00286009"/>
    <w:rsid w:val="002860E3"/>
    <w:rsid w:val="00286856"/>
    <w:rsid w:val="002928B0"/>
    <w:rsid w:val="00292FA7"/>
    <w:rsid w:val="002934C4"/>
    <w:rsid w:val="00293868"/>
    <w:rsid w:val="002944F8"/>
    <w:rsid w:val="002951B2"/>
    <w:rsid w:val="00296600"/>
    <w:rsid w:val="002A087D"/>
    <w:rsid w:val="002A13BE"/>
    <w:rsid w:val="002A16E1"/>
    <w:rsid w:val="002A27F0"/>
    <w:rsid w:val="002A3030"/>
    <w:rsid w:val="002A3216"/>
    <w:rsid w:val="002A3A59"/>
    <w:rsid w:val="002A42CB"/>
    <w:rsid w:val="002A52EA"/>
    <w:rsid w:val="002A5E99"/>
    <w:rsid w:val="002A6491"/>
    <w:rsid w:val="002B0055"/>
    <w:rsid w:val="002B1911"/>
    <w:rsid w:val="002B1E64"/>
    <w:rsid w:val="002B2724"/>
    <w:rsid w:val="002B28BC"/>
    <w:rsid w:val="002B2DE8"/>
    <w:rsid w:val="002B4C37"/>
    <w:rsid w:val="002B5797"/>
    <w:rsid w:val="002B5B02"/>
    <w:rsid w:val="002B7913"/>
    <w:rsid w:val="002B7F18"/>
    <w:rsid w:val="002C0663"/>
    <w:rsid w:val="002C4E12"/>
    <w:rsid w:val="002C622E"/>
    <w:rsid w:val="002C7DE7"/>
    <w:rsid w:val="002D01D1"/>
    <w:rsid w:val="002D0ACB"/>
    <w:rsid w:val="002D0B40"/>
    <w:rsid w:val="002D1B40"/>
    <w:rsid w:val="002D1B74"/>
    <w:rsid w:val="002D1E2B"/>
    <w:rsid w:val="002D4DCC"/>
    <w:rsid w:val="002D5409"/>
    <w:rsid w:val="002D59B2"/>
    <w:rsid w:val="002D5BCE"/>
    <w:rsid w:val="002D65D7"/>
    <w:rsid w:val="002D6629"/>
    <w:rsid w:val="002D7609"/>
    <w:rsid w:val="002D7F5F"/>
    <w:rsid w:val="002E014D"/>
    <w:rsid w:val="002E1342"/>
    <w:rsid w:val="002E1760"/>
    <w:rsid w:val="002E2279"/>
    <w:rsid w:val="002E2C96"/>
    <w:rsid w:val="002E31EC"/>
    <w:rsid w:val="002E3E5A"/>
    <w:rsid w:val="002E420D"/>
    <w:rsid w:val="002E4894"/>
    <w:rsid w:val="002E4A00"/>
    <w:rsid w:val="002E5186"/>
    <w:rsid w:val="002E5426"/>
    <w:rsid w:val="002E599D"/>
    <w:rsid w:val="002E5C1B"/>
    <w:rsid w:val="002E6A7D"/>
    <w:rsid w:val="002E79F1"/>
    <w:rsid w:val="002E7DC8"/>
    <w:rsid w:val="002F1A38"/>
    <w:rsid w:val="002F1DDF"/>
    <w:rsid w:val="002F21C1"/>
    <w:rsid w:val="002F34A8"/>
    <w:rsid w:val="002F3CA4"/>
    <w:rsid w:val="002F4174"/>
    <w:rsid w:val="002F4433"/>
    <w:rsid w:val="002F500D"/>
    <w:rsid w:val="002F5F1A"/>
    <w:rsid w:val="002F5F64"/>
    <w:rsid w:val="002F68F0"/>
    <w:rsid w:val="002F7548"/>
    <w:rsid w:val="002F75D3"/>
    <w:rsid w:val="002F77DB"/>
    <w:rsid w:val="00300950"/>
    <w:rsid w:val="0030187D"/>
    <w:rsid w:val="003022CD"/>
    <w:rsid w:val="0030236C"/>
    <w:rsid w:val="00303982"/>
    <w:rsid w:val="00303DFD"/>
    <w:rsid w:val="00303F9D"/>
    <w:rsid w:val="00304E10"/>
    <w:rsid w:val="003059FE"/>
    <w:rsid w:val="003064BE"/>
    <w:rsid w:val="0030656B"/>
    <w:rsid w:val="003065A5"/>
    <w:rsid w:val="003066DF"/>
    <w:rsid w:val="003069B3"/>
    <w:rsid w:val="003072F6"/>
    <w:rsid w:val="00307693"/>
    <w:rsid w:val="003101AC"/>
    <w:rsid w:val="00310541"/>
    <w:rsid w:val="00311E74"/>
    <w:rsid w:val="003131B4"/>
    <w:rsid w:val="0031427C"/>
    <w:rsid w:val="00314EA1"/>
    <w:rsid w:val="00314F46"/>
    <w:rsid w:val="00315255"/>
    <w:rsid w:val="003155B3"/>
    <w:rsid w:val="00315858"/>
    <w:rsid w:val="00315BD4"/>
    <w:rsid w:val="00315D23"/>
    <w:rsid w:val="00316C00"/>
    <w:rsid w:val="003174F3"/>
    <w:rsid w:val="00320D40"/>
    <w:rsid w:val="00321502"/>
    <w:rsid w:val="00321C28"/>
    <w:rsid w:val="0032219F"/>
    <w:rsid w:val="0032262C"/>
    <w:rsid w:val="00323869"/>
    <w:rsid w:val="00324413"/>
    <w:rsid w:val="003249F0"/>
    <w:rsid w:val="0032585E"/>
    <w:rsid w:val="00326708"/>
    <w:rsid w:val="00326C5F"/>
    <w:rsid w:val="0032757C"/>
    <w:rsid w:val="0032774F"/>
    <w:rsid w:val="00327DED"/>
    <w:rsid w:val="0033087A"/>
    <w:rsid w:val="0033293F"/>
    <w:rsid w:val="003330A5"/>
    <w:rsid w:val="0033325F"/>
    <w:rsid w:val="003332E2"/>
    <w:rsid w:val="00334DAE"/>
    <w:rsid w:val="00335A42"/>
    <w:rsid w:val="00335D9D"/>
    <w:rsid w:val="00335DB4"/>
    <w:rsid w:val="00336A32"/>
    <w:rsid w:val="00336C8D"/>
    <w:rsid w:val="00336ECD"/>
    <w:rsid w:val="0034053D"/>
    <w:rsid w:val="0034136C"/>
    <w:rsid w:val="00341496"/>
    <w:rsid w:val="00342AE2"/>
    <w:rsid w:val="00343319"/>
    <w:rsid w:val="0034386E"/>
    <w:rsid w:val="003439ED"/>
    <w:rsid w:val="00343E4B"/>
    <w:rsid w:val="00344869"/>
    <w:rsid w:val="003449C0"/>
    <w:rsid w:val="00344EED"/>
    <w:rsid w:val="00346E2E"/>
    <w:rsid w:val="00347650"/>
    <w:rsid w:val="00347F01"/>
    <w:rsid w:val="00350850"/>
    <w:rsid w:val="0035252F"/>
    <w:rsid w:val="003528B9"/>
    <w:rsid w:val="00352C2D"/>
    <w:rsid w:val="0035357E"/>
    <w:rsid w:val="003537D4"/>
    <w:rsid w:val="003545AD"/>
    <w:rsid w:val="00355326"/>
    <w:rsid w:val="00355CDD"/>
    <w:rsid w:val="00356041"/>
    <w:rsid w:val="0035715F"/>
    <w:rsid w:val="00357280"/>
    <w:rsid w:val="003579F9"/>
    <w:rsid w:val="00357B08"/>
    <w:rsid w:val="00357C53"/>
    <w:rsid w:val="00357D05"/>
    <w:rsid w:val="00360885"/>
    <w:rsid w:val="00360FB0"/>
    <w:rsid w:val="00362A31"/>
    <w:rsid w:val="00363334"/>
    <w:rsid w:val="00363F11"/>
    <w:rsid w:val="003644D3"/>
    <w:rsid w:val="003646C0"/>
    <w:rsid w:val="00364C9A"/>
    <w:rsid w:val="0036638B"/>
    <w:rsid w:val="00366816"/>
    <w:rsid w:val="00366D6B"/>
    <w:rsid w:val="00366E7B"/>
    <w:rsid w:val="003675EE"/>
    <w:rsid w:val="00367E2E"/>
    <w:rsid w:val="00370321"/>
    <w:rsid w:val="00370BB3"/>
    <w:rsid w:val="00370E6A"/>
    <w:rsid w:val="003715D1"/>
    <w:rsid w:val="00371943"/>
    <w:rsid w:val="00372063"/>
    <w:rsid w:val="00372780"/>
    <w:rsid w:val="00372BE3"/>
    <w:rsid w:val="00374C5F"/>
    <w:rsid w:val="00374F67"/>
    <w:rsid w:val="00376D2F"/>
    <w:rsid w:val="00376D3B"/>
    <w:rsid w:val="0037763D"/>
    <w:rsid w:val="003777C9"/>
    <w:rsid w:val="00377C6E"/>
    <w:rsid w:val="00382032"/>
    <w:rsid w:val="0038288C"/>
    <w:rsid w:val="00382DD0"/>
    <w:rsid w:val="00382EF4"/>
    <w:rsid w:val="00383EB6"/>
    <w:rsid w:val="00383F6B"/>
    <w:rsid w:val="00384BCE"/>
    <w:rsid w:val="00390254"/>
    <w:rsid w:val="00390BE9"/>
    <w:rsid w:val="00391E0F"/>
    <w:rsid w:val="00391F90"/>
    <w:rsid w:val="00392A82"/>
    <w:rsid w:val="00393B16"/>
    <w:rsid w:val="00393C94"/>
    <w:rsid w:val="003949B6"/>
    <w:rsid w:val="00394E63"/>
    <w:rsid w:val="0039570C"/>
    <w:rsid w:val="00395CD6"/>
    <w:rsid w:val="00395F22"/>
    <w:rsid w:val="00395F35"/>
    <w:rsid w:val="00396EC2"/>
    <w:rsid w:val="00397A0D"/>
    <w:rsid w:val="003A0369"/>
    <w:rsid w:val="003A2036"/>
    <w:rsid w:val="003A4737"/>
    <w:rsid w:val="003A53FA"/>
    <w:rsid w:val="003A5471"/>
    <w:rsid w:val="003A563D"/>
    <w:rsid w:val="003A5D45"/>
    <w:rsid w:val="003A6809"/>
    <w:rsid w:val="003A716F"/>
    <w:rsid w:val="003B0464"/>
    <w:rsid w:val="003B09C2"/>
    <w:rsid w:val="003B22F3"/>
    <w:rsid w:val="003B23E1"/>
    <w:rsid w:val="003B24FD"/>
    <w:rsid w:val="003B2F73"/>
    <w:rsid w:val="003B314C"/>
    <w:rsid w:val="003B35A6"/>
    <w:rsid w:val="003B360E"/>
    <w:rsid w:val="003B45E5"/>
    <w:rsid w:val="003B4CA6"/>
    <w:rsid w:val="003B521D"/>
    <w:rsid w:val="003B52FE"/>
    <w:rsid w:val="003B59E1"/>
    <w:rsid w:val="003B5B98"/>
    <w:rsid w:val="003B6089"/>
    <w:rsid w:val="003B6829"/>
    <w:rsid w:val="003B69C7"/>
    <w:rsid w:val="003B726E"/>
    <w:rsid w:val="003B793A"/>
    <w:rsid w:val="003C0488"/>
    <w:rsid w:val="003C07A3"/>
    <w:rsid w:val="003C28CF"/>
    <w:rsid w:val="003C451A"/>
    <w:rsid w:val="003C4569"/>
    <w:rsid w:val="003C4DB8"/>
    <w:rsid w:val="003C5C52"/>
    <w:rsid w:val="003C5CE6"/>
    <w:rsid w:val="003C6491"/>
    <w:rsid w:val="003C74B4"/>
    <w:rsid w:val="003D08D9"/>
    <w:rsid w:val="003D115C"/>
    <w:rsid w:val="003D1A52"/>
    <w:rsid w:val="003D211A"/>
    <w:rsid w:val="003D279D"/>
    <w:rsid w:val="003D2D89"/>
    <w:rsid w:val="003D3F0F"/>
    <w:rsid w:val="003D47AB"/>
    <w:rsid w:val="003D4BD9"/>
    <w:rsid w:val="003D5019"/>
    <w:rsid w:val="003D52BE"/>
    <w:rsid w:val="003D61DF"/>
    <w:rsid w:val="003D6281"/>
    <w:rsid w:val="003D774F"/>
    <w:rsid w:val="003D7B02"/>
    <w:rsid w:val="003D7C5C"/>
    <w:rsid w:val="003E10BC"/>
    <w:rsid w:val="003E241A"/>
    <w:rsid w:val="003E248D"/>
    <w:rsid w:val="003E2CBE"/>
    <w:rsid w:val="003E4EB9"/>
    <w:rsid w:val="003E573C"/>
    <w:rsid w:val="003E61DA"/>
    <w:rsid w:val="003E6559"/>
    <w:rsid w:val="003E7425"/>
    <w:rsid w:val="003E7AA6"/>
    <w:rsid w:val="003F065C"/>
    <w:rsid w:val="003F1E07"/>
    <w:rsid w:val="003F41B3"/>
    <w:rsid w:val="003F48A9"/>
    <w:rsid w:val="003F4EB7"/>
    <w:rsid w:val="003F5835"/>
    <w:rsid w:val="003F5DB9"/>
    <w:rsid w:val="003F672D"/>
    <w:rsid w:val="003F6869"/>
    <w:rsid w:val="00400677"/>
    <w:rsid w:val="004009D0"/>
    <w:rsid w:val="00400BB7"/>
    <w:rsid w:val="00400C02"/>
    <w:rsid w:val="00400C14"/>
    <w:rsid w:val="00401808"/>
    <w:rsid w:val="004025FC"/>
    <w:rsid w:val="004033CA"/>
    <w:rsid w:val="0040397F"/>
    <w:rsid w:val="004047D5"/>
    <w:rsid w:val="00404B77"/>
    <w:rsid w:val="00405267"/>
    <w:rsid w:val="004056BE"/>
    <w:rsid w:val="0040662A"/>
    <w:rsid w:val="00406E84"/>
    <w:rsid w:val="004071CF"/>
    <w:rsid w:val="00407553"/>
    <w:rsid w:val="00413D66"/>
    <w:rsid w:val="004142AF"/>
    <w:rsid w:val="00414544"/>
    <w:rsid w:val="00415019"/>
    <w:rsid w:val="004155FA"/>
    <w:rsid w:val="00415DF1"/>
    <w:rsid w:val="0041699D"/>
    <w:rsid w:val="00416B3E"/>
    <w:rsid w:val="0041762B"/>
    <w:rsid w:val="004212E4"/>
    <w:rsid w:val="00422CB7"/>
    <w:rsid w:val="00422E57"/>
    <w:rsid w:val="00423316"/>
    <w:rsid w:val="00424029"/>
    <w:rsid w:val="004241EA"/>
    <w:rsid w:val="00424909"/>
    <w:rsid w:val="0042544C"/>
    <w:rsid w:val="00425BF2"/>
    <w:rsid w:val="00425CA5"/>
    <w:rsid w:val="00425D04"/>
    <w:rsid w:val="004262E1"/>
    <w:rsid w:val="004263C3"/>
    <w:rsid w:val="00427C54"/>
    <w:rsid w:val="00427DEA"/>
    <w:rsid w:val="0043024C"/>
    <w:rsid w:val="004304A6"/>
    <w:rsid w:val="004316C7"/>
    <w:rsid w:val="0043195F"/>
    <w:rsid w:val="00431A58"/>
    <w:rsid w:val="004320CC"/>
    <w:rsid w:val="0043483F"/>
    <w:rsid w:val="00434C53"/>
    <w:rsid w:val="004356EB"/>
    <w:rsid w:val="00435C0B"/>
    <w:rsid w:val="00435F9B"/>
    <w:rsid w:val="00437959"/>
    <w:rsid w:val="0044074E"/>
    <w:rsid w:val="0044080C"/>
    <w:rsid w:val="00441350"/>
    <w:rsid w:val="004415EF"/>
    <w:rsid w:val="0044291D"/>
    <w:rsid w:val="004441DF"/>
    <w:rsid w:val="004444B8"/>
    <w:rsid w:val="00445F75"/>
    <w:rsid w:val="00446D2E"/>
    <w:rsid w:val="004473B7"/>
    <w:rsid w:val="00450092"/>
    <w:rsid w:val="004505F6"/>
    <w:rsid w:val="00450B83"/>
    <w:rsid w:val="00451276"/>
    <w:rsid w:val="00451BF2"/>
    <w:rsid w:val="00453099"/>
    <w:rsid w:val="00453A7F"/>
    <w:rsid w:val="00454A07"/>
    <w:rsid w:val="00455035"/>
    <w:rsid w:val="00456909"/>
    <w:rsid w:val="004605DA"/>
    <w:rsid w:val="00460C00"/>
    <w:rsid w:val="00461A19"/>
    <w:rsid w:val="00462181"/>
    <w:rsid w:val="00462559"/>
    <w:rsid w:val="00462F94"/>
    <w:rsid w:val="00463B1E"/>
    <w:rsid w:val="004641D7"/>
    <w:rsid w:val="00464810"/>
    <w:rsid w:val="00464A21"/>
    <w:rsid w:val="00464B17"/>
    <w:rsid w:val="00464FD6"/>
    <w:rsid w:val="00465056"/>
    <w:rsid w:val="00466F02"/>
    <w:rsid w:val="00467C95"/>
    <w:rsid w:val="00471703"/>
    <w:rsid w:val="00471AF3"/>
    <w:rsid w:val="00472E03"/>
    <w:rsid w:val="0047336F"/>
    <w:rsid w:val="00473424"/>
    <w:rsid w:val="00474E09"/>
    <w:rsid w:val="00475738"/>
    <w:rsid w:val="00475B21"/>
    <w:rsid w:val="00475E7F"/>
    <w:rsid w:val="00477640"/>
    <w:rsid w:val="004776E8"/>
    <w:rsid w:val="00477E66"/>
    <w:rsid w:val="00480B23"/>
    <w:rsid w:val="0048304F"/>
    <w:rsid w:val="004836B1"/>
    <w:rsid w:val="004839F8"/>
    <w:rsid w:val="00483D79"/>
    <w:rsid w:val="00483E84"/>
    <w:rsid w:val="004859F3"/>
    <w:rsid w:val="004861D2"/>
    <w:rsid w:val="00487532"/>
    <w:rsid w:val="004912AE"/>
    <w:rsid w:val="00491473"/>
    <w:rsid w:val="004918AD"/>
    <w:rsid w:val="00491C3F"/>
    <w:rsid w:val="004943EA"/>
    <w:rsid w:val="0049509F"/>
    <w:rsid w:val="00497527"/>
    <w:rsid w:val="004976EA"/>
    <w:rsid w:val="004A07BE"/>
    <w:rsid w:val="004A1EC9"/>
    <w:rsid w:val="004A23B7"/>
    <w:rsid w:val="004A2C05"/>
    <w:rsid w:val="004A40CE"/>
    <w:rsid w:val="004A4332"/>
    <w:rsid w:val="004A4A44"/>
    <w:rsid w:val="004A4C9D"/>
    <w:rsid w:val="004A5810"/>
    <w:rsid w:val="004A5845"/>
    <w:rsid w:val="004A5A84"/>
    <w:rsid w:val="004A5C3F"/>
    <w:rsid w:val="004A73ED"/>
    <w:rsid w:val="004A7545"/>
    <w:rsid w:val="004A79DD"/>
    <w:rsid w:val="004A7D90"/>
    <w:rsid w:val="004B0E79"/>
    <w:rsid w:val="004B0FFE"/>
    <w:rsid w:val="004B1002"/>
    <w:rsid w:val="004B10D0"/>
    <w:rsid w:val="004B24A6"/>
    <w:rsid w:val="004B32BA"/>
    <w:rsid w:val="004B338D"/>
    <w:rsid w:val="004B3C30"/>
    <w:rsid w:val="004B62D0"/>
    <w:rsid w:val="004B6626"/>
    <w:rsid w:val="004B6C03"/>
    <w:rsid w:val="004B6FB1"/>
    <w:rsid w:val="004B73F8"/>
    <w:rsid w:val="004B7437"/>
    <w:rsid w:val="004B7F7C"/>
    <w:rsid w:val="004C0349"/>
    <w:rsid w:val="004C04DB"/>
    <w:rsid w:val="004C0D75"/>
    <w:rsid w:val="004C12C4"/>
    <w:rsid w:val="004C1AEF"/>
    <w:rsid w:val="004C223A"/>
    <w:rsid w:val="004C2A52"/>
    <w:rsid w:val="004C303B"/>
    <w:rsid w:val="004C34F6"/>
    <w:rsid w:val="004C3912"/>
    <w:rsid w:val="004C3D1F"/>
    <w:rsid w:val="004C3F17"/>
    <w:rsid w:val="004C3F6B"/>
    <w:rsid w:val="004C3F83"/>
    <w:rsid w:val="004C4F97"/>
    <w:rsid w:val="004C5355"/>
    <w:rsid w:val="004C572A"/>
    <w:rsid w:val="004C7CCA"/>
    <w:rsid w:val="004D0127"/>
    <w:rsid w:val="004D0742"/>
    <w:rsid w:val="004D11F8"/>
    <w:rsid w:val="004D223F"/>
    <w:rsid w:val="004D24EF"/>
    <w:rsid w:val="004D2C88"/>
    <w:rsid w:val="004D2D9C"/>
    <w:rsid w:val="004D3C04"/>
    <w:rsid w:val="004D481F"/>
    <w:rsid w:val="004D5330"/>
    <w:rsid w:val="004D5775"/>
    <w:rsid w:val="004D6083"/>
    <w:rsid w:val="004D630E"/>
    <w:rsid w:val="004D6513"/>
    <w:rsid w:val="004D6853"/>
    <w:rsid w:val="004D6AAC"/>
    <w:rsid w:val="004D74AE"/>
    <w:rsid w:val="004E03C2"/>
    <w:rsid w:val="004E0FCC"/>
    <w:rsid w:val="004E3A43"/>
    <w:rsid w:val="004E3B43"/>
    <w:rsid w:val="004E4D9A"/>
    <w:rsid w:val="004E4F7B"/>
    <w:rsid w:val="004E6117"/>
    <w:rsid w:val="004E6DC0"/>
    <w:rsid w:val="004E7381"/>
    <w:rsid w:val="004E7492"/>
    <w:rsid w:val="004F065F"/>
    <w:rsid w:val="004F0A0B"/>
    <w:rsid w:val="004F0A3C"/>
    <w:rsid w:val="004F0A61"/>
    <w:rsid w:val="004F1806"/>
    <w:rsid w:val="004F296D"/>
    <w:rsid w:val="004F2C42"/>
    <w:rsid w:val="004F44DB"/>
    <w:rsid w:val="004F498E"/>
    <w:rsid w:val="004F4C8D"/>
    <w:rsid w:val="004F4E87"/>
    <w:rsid w:val="004F541A"/>
    <w:rsid w:val="004F5CE6"/>
    <w:rsid w:val="004F5D0B"/>
    <w:rsid w:val="004F6575"/>
    <w:rsid w:val="004F6789"/>
    <w:rsid w:val="004F692E"/>
    <w:rsid w:val="004F6BFC"/>
    <w:rsid w:val="004F70BD"/>
    <w:rsid w:val="004F74F0"/>
    <w:rsid w:val="004F7AF0"/>
    <w:rsid w:val="0050020D"/>
    <w:rsid w:val="0050044D"/>
    <w:rsid w:val="005014FE"/>
    <w:rsid w:val="00501F13"/>
    <w:rsid w:val="00502244"/>
    <w:rsid w:val="005030F7"/>
    <w:rsid w:val="005037A3"/>
    <w:rsid w:val="00503851"/>
    <w:rsid w:val="0050453B"/>
    <w:rsid w:val="00505F39"/>
    <w:rsid w:val="00506026"/>
    <w:rsid w:val="0050621B"/>
    <w:rsid w:val="00506B03"/>
    <w:rsid w:val="0050701E"/>
    <w:rsid w:val="00510135"/>
    <w:rsid w:val="0051051E"/>
    <w:rsid w:val="0051059D"/>
    <w:rsid w:val="005114F4"/>
    <w:rsid w:val="00511C60"/>
    <w:rsid w:val="00512059"/>
    <w:rsid w:val="00512612"/>
    <w:rsid w:val="00512670"/>
    <w:rsid w:val="005127DE"/>
    <w:rsid w:val="00512EA1"/>
    <w:rsid w:val="005139F9"/>
    <w:rsid w:val="00513BD8"/>
    <w:rsid w:val="005146EF"/>
    <w:rsid w:val="00515D4E"/>
    <w:rsid w:val="0051776F"/>
    <w:rsid w:val="0051784A"/>
    <w:rsid w:val="00520158"/>
    <w:rsid w:val="00520DBA"/>
    <w:rsid w:val="005213F2"/>
    <w:rsid w:val="005233CC"/>
    <w:rsid w:val="0052402C"/>
    <w:rsid w:val="00525670"/>
    <w:rsid w:val="0053098E"/>
    <w:rsid w:val="00530EEC"/>
    <w:rsid w:val="00531CDA"/>
    <w:rsid w:val="005320EA"/>
    <w:rsid w:val="005345B3"/>
    <w:rsid w:val="005346AC"/>
    <w:rsid w:val="00535427"/>
    <w:rsid w:val="00535563"/>
    <w:rsid w:val="005367FB"/>
    <w:rsid w:val="005369D6"/>
    <w:rsid w:val="005369D8"/>
    <w:rsid w:val="00537C95"/>
    <w:rsid w:val="00537FFC"/>
    <w:rsid w:val="00540232"/>
    <w:rsid w:val="00540FAE"/>
    <w:rsid w:val="00541BC8"/>
    <w:rsid w:val="00541D2D"/>
    <w:rsid w:val="00542A75"/>
    <w:rsid w:val="0054448A"/>
    <w:rsid w:val="005456CA"/>
    <w:rsid w:val="00545C30"/>
    <w:rsid w:val="00546316"/>
    <w:rsid w:val="00546BB0"/>
    <w:rsid w:val="00546BEA"/>
    <w:rsid w:val="005476B1"/>
    <w:rsid w:val="00547784"/>
    <w:rsid w:val="00547902"/>
    <w:rsid w:val="00547A3B"/>
    <w:rsid w:val="00551B23"/>
    <w:rsid w:val="00551D1F"/>
    <w:rsid w:val="00551FDE"/>
    <w:rsid w:val="005521CA"/>
    <w:rsid w:val="0055253B"/>
    <w:rsid w:val="005529F3"/>
    <w:rsid w:val="00552C63"/>
    <w:rsid w:val="00553551"/>
    <w:rsid w:val="00555C4C"/>
    <w:rsid w:val="0055697F"/>
    <w:rsid w:val="00556AD0"/>
    <w:rsid w:val="00556E71"/>
    <w:rsid w:val="005600C0"/>
    <w:rsid w:val="005602DE"/>
    <w:rsid w:val="00560464"/>
    <w:rsid w:val="005604DD"/>
    <w:rsid w:val="005608F2"/>
    <w:rsid w:val="00560C27"/>
    <w:rsid w:val="00561B1D"/>
    <w:rsid w:val="00562352"/>
    <w:rsid w:val="005624B5"/>
    <w:rsid w:val="00562A79"/>
    <w:rsid w:val="005630AD"/>
    <w:rsid w:val="0056314F"/>
    <w:rsid w:val="0056341A"/>
    <w:rsid w:val="005643E6"/>
    <w:rsid w:val="0056487C"/>
    <w:rsid w:val="00564ACC"/>
    <w:rsid w:val="00564F0C"/>
    <w:rsid w:val="0056665B"/>
    <w:rsid w:val="005666BD"/>
    <w:rsid w:val="00566CE5"/>
    <w:rsid w:val="00566D96"/>
    <w:rsid w:val="00567277"/>
    <w:rsid w:val="0056777F"/>
    <w:rsid w:val="00567BEA"/>
    <w:rsid w:val="00570352"/>
    <w:rsid w:val="005715CF"/>
    <w:rsid w:val="00571735"/>
    <w:rsid w:val="00572078"/>
    <w:rsid w:val="005721C3"/>
    <w:rsid w:val="00572EE0"/>
    <w:rsid w:val="00573276"/>
    <w:rsid w:val="005742A1"/>
    <w:rsid w:val="00574A37"/>
    <w:rsid w:val="00576390"/>
    <w:rsid w:val="00576B44"/>
    <w:rsid w:val="005771B9"/>
    <w:rsid w:val="00580F55"/>
    <w:rsid w:val="0058189F"/>
    <w:rsid w:val="005845A3"/>
    <w:rsid w:val="00584F62"/>
    <w:rsid w:val="0058558F"/>
    <w:rsid w:val="0058568C"/>
    <w:rsid w:val="00586091"/>
    <w:rsid w:val="0058619F"/>
    <w:rsid w:val="005872E3"/>
    <w:rsid w:val="00587661"/>
    <w:rsid w:val="0059041A"/>
    <w:rsid w:val="00590435"/>
    <w:rsid w:val="005920AA"/>
    <w:rsid w:val="00592DFF"/>
    <w:rsid w:val="00593199"/>
    <w:rsid w:val="00593921"/>
    <w:rsid w:val="00593F40"/>
    <w:rsid w:val="005955D4"/>
    <w:rsid w:val="00595A95"/>
    <w:rsid w:val="00596946"/>
    <w:rsid w:val="00596E27"/>
    <w:rsid w:val="00597441"/>
    <w:rsid w:val="00597541"/>
    <w:rsid w:val="005A0103"/>
    <w:rsid w:val="005A1918"/>
    <w:rsid w:val="005A19BF"/>
    <w:rsid w:val="005A1CF7"/>
    <w:rsid w:val="005A2E24"/>
    <w:rsid w:val="005A2FC5"/>
    <w:rsid w:val="005A3339"/>
    <w:rsid w:val="005A4556"/>
    <w:rsid w:val="005A47E1"/>
    <w:rsid w:val="005A4A66"/>
    <w:rsid w:val="005A53A7"/>
    <w:rsid w:val="005A57C3"/>
    <w:rsid w:val="005A57DE"/>
    <w:rsid w:val="005A6246"/>
    <w:rsid w:val="005A633A"/>
    <w:rsid w:val="005A76F2"/>
    <w:rsid w:val="005A7845"/>
    <w:rsid w:val="005A799C"/>
    <w:rsid w:val="005B0F25"/>
    <w:rsid w:val="005B1763"/>
    <w:rsid w:val="005B1A6B"/>
    <w:rsid w:val="005B1CB5"/>
    <w:rsid w:val="005B2350"/>
    <w:rsid w:val="005B29AA"/>
    <w:rsid w:val="005B3AB3"/>
    <w:rsid w:val="005B4312"/>
    <w:rsid w:val="005B5A8F"/>
    <w:rsid w:val="005B5AA5"/>
    <w:rsid w:val="005B7126"/>
    <w:rsid w:val="005B7731"/>
    <w:rsid w:val="005B7E5A"/>
    <w:rsid w:val="005C0225"/>
    <w:rsid w:val="005C235F"/>
    <w:rsid w:val="005C282B"/>
    <w:rsid w:val="005C4B6F"/>
    <w:rsid w:val="005C6854"/>
    <w:rsid w:val="005C6D86"/>
    <w:rsid w:val="005C6E8C"/>
    <w:rsid w:val="005D17F6"/>
    <w:rsid w:val="005D1914"/>
    <w:rsid w:val="005D281A"/>
    <w:rsid w:val="005D28D4"/>
    <w:rsid w:val="005D3CB2"/>
    <w:rsid w:val="005D3F72"/>
    <w:rsid w:val="005D72DF"/>
    <w:rsid w:val="005D7863"/>
    <w:rsid w:val="005D7ED5"/>
    <w:rsid w:val="005E0956"/>
    <w:rsid w:val="005E10D6"/>
    <w:rsid w:val="005E1C81"/>
    <w:rsid w:val="005E2712"/>
    <w:rsid w:val="005E30B7"/>
    <w:rsid w:val="005E32F4"/>
    <w:rsid w:val="005E4A7F"/>
    <w:rsid w:val="005E4BB4"/>
    <w:rsid w:val="005E4FD9"/>
    <w:rsid w:val="005E59C9"/>
    <w:rsid w:val="005E61E0"/>
    <w:rsid w:val="005E63AE"/>
    <w:rsid w:val="005E759E"/>
    <w:rsid w:val="005E7ECB"/>
    <w:rsid w:val="005F0927"/>
    <w:rsid w:val="005F0E69"/>
    <w:rsid w:val="005F1015"/>
    <w:rsid w:val="005F1CC8"/>
    <w:rsid w:val="005F2E1C"/>
    <w:rsid w:val="005F349A"/>
    <w:rsid w:val="005F3D0D"/>
    <w:rsid w:val="005F4C85"/>
    <w:rsid w:val="005F4DC3"/>
    <w:rsid w:val="005F51CC"/>
    <w:rsid w:val="005F5898"/>
    <w:rsid w:val="005F6878"/>
    <w:rsid w:val="005F6FAF"/>
    <w:rsid w:val="005F7A2D"/>
    <w:rsid w:val="006002C7"/>
    <w:rsid w:val="006003D0"/>
    <w:rsid w:val="00600FF3"/>
    <w:rsid w:val="00604241"/>
    <w:rsid w:val="0060458D"/>
    <w:rsid w:val="006057B8"/>
    <w:rsid w:val="006067BE"/>
    <w:rsid w:val="00606983"/>
    <w:rsid w:val="00606B26"/>
    <w:rsid w:val="00607E85"/>
    <w:rsid w:val="00610577"/>
    <w:rsid w:val="0061124D"/>
    <w:rsid w:val="0061191C"/>
    <w:rsid w:val="0061199C"/>
    <w:rsid w:val="00611AA1"/>
    <w:rsid w:val="00611C54"/>
    <w:rsid w:val="00611C80"/>
    <w:rsid w:val="0061296F"/>
    <w:rsid w:val="00614612"/>
    <w:rsid w:val="00614D2E"/>
    <w:rsid w:val="006156A6"/>
    <w:rsid w:val="00616195"/>
    <w:rsid w:val="00617175"/>
    <w:rsid w:val="0061726F"/>
    <w:rsid w:val="00620124"/>
    <w:rsid w:val="00620A5C"/>
    <w:rsid w:val="00620ECA"/>
    <w:rsid w:val="0062185B"/>
    <w:rsid w:val="00621B96"/>
    <w:rsid w:val="00621BC0"/>
    <w:rsid w:val="00621BC2"/>
    <w:rsid w:val="00622902"/>
    <w:rsid w:val="00622DA6"/>
    <w:rsid w:val="00622F17"/>
    <w:rsid w:val="00623538"/>
    <w:rsid w:val="0062480D"/>
    <w:rsid w:val="00624A8B"/>
    <w:rsid w:val="00624F24"/>
    <w:rsid w:val="006256AF"/>
    <w:rsid w:val="00625F75"/>
    <w:rsid w:val="00625FCB"/>
    <w:rsid w:val="006263C7"/>
    <w:rsid w:val="006264DE"/>
    <w:rsid w:val="0062656B"/>
    <w:rsid w:val="00627048"/>
    <w:rsid w:val="00630317"/>
    <w:rsid w:val="006304F8"/>
    <w:rsid w:val="00631D1D"/>
    <w:rsid w:val="00631FD7"/>
    <w:rsid w:val="006322F3"/>
    <w:rsid w:val="006332E7"/>
    <w:rsid w:val="00633A59"/>
    <w:rsid w:val="00634467"/>
    <w:rsid w:val="006348EA"/>
    <w:rsid w:val="00634B97"/>
    <w:rsid w:val="00634F4C"/>
    <w:rsid w:val="00634F81"/>
    <w:rsid w:val="006373FC"/>
    <w:rsid w:val="0064032E"/>
    <w:rsid w:val="00640433"/>
    <w:rsid w:val="006405CC"/>
    <w:rsid w:val="006407E2"/>
    <w:rsid w:val="006414DA"/>
    <w:rsid w:val="0064218B"/>
    <w:rsid w:val="00644132"/>
    <w:rsid w:val="00644429"/>
    <w:rsid w:val="00645E48"/>
    <w:rsid w:val="0064718D"/>
    <w:rsid w:val="0064736C"/>
    <w:rsid w:val="006476EF"/>
    <w:rsid w:val="006478ED"/>
    <w:rsid w:val="00647FD2"/>
    <w:rsid w:val="0065003B"/>
    <w:rsid w:val="00650509"/>
    <w:rsid w:val="0065138E"/>
    <w:rsid w:val="006515F6"/>
    <w:rsid w:val="00651CF6"/>
    <w:rsid w:val="006520F1"/>
    <w:rsid w:val="006521D8"/>
    <w:rsid w:val="006524A4"/>
    <w:rsid w:val="00652CA5"/>
    <w:rsid w:val="00652DDF"/>
    <w:rsid w:val="00652FE1"/>
    <w:rsid w:val="006534AB"/>
    <w:rsid w:val="00654135"/>
    <w:rsid w:val="00654468"/>
    <w:rsid w:val="00654C9D"/>
    <w:rsid w:val="00656124"/>
    <w:rsid w:val="0065629F"/>
    <w:rsid w:val="00656CBC"/>
    <w:rsid w:val="006578C6"/>
    <w:rsid w:val="0066021C"/>
    <w:rsid w:val="00661BFA"/>
    <w:rsid w:val="00664090"/>
    <w:rsid w:val="00664639"/>
    <w:rsid w:val="00666DDC"/>
    <w:rsid w:val="006701D6"/>
    <w:rsid w:val="00670F54"/>
    <w:rsid w:val="00671282"/>
    <w:rsid w:val="00672C2E"/>
    <w:rsid w:val="00673E59"/>
    <w:rsid w:val="006740ED"/>
    <w:rsid w:val="006756F5"/>
    <w:rsid w:val="006775C7"/>
    <w:rsid w:val="00680EC2"/>
    <w:rsid w:val="00681759"/>
    <w:rsid w:val="00681A60"/>
    <w:rsid w:val="006828AA"/>
    <w:rsid w:val="00684A19"/>
    <w:rsid w:val="00684D71"/>
    <w:rsid w:val="00685A83"/>
    <w:rsid w:val="00685EB1"/>
    <w:rsid w:val="006865F7"/>
    <w:rsid w:val="006869C0"/>
    <w:rsid w:val="00686EE7"/>
    <w:rsid w:val="006873C5"/>
    <w:rsid w:val="006876A6"/>
    <w:rsid w:val="006913B5"/>
    <w:rsid w:val="00691C63"/>
    <w:rsid w:val="00691EEE"/>
    <w:rsid w:val="006928FA"/>
    <w:rsid w:val="00692BE8"/>
    <w:rsid w:val="00692D11"/>
    <w:rsid w:val="00693F3F"/>
    <w:rsid w:val="00694216"/>
    <w:rsid w:val="00694EB6"/>
    <w:rsid w:val="00695B91"/>
    <w:rsid w:val="00695C20"/>
    <w:rsid w:val="0069676A"/>
    <w:rsid w:val="00696DC1"/>
    <w:rsid w:val="00697025"/>
    <w:rsid w:val="006974E2"/>
    <w:rsid w:val="00697E65"/>
    <w:rsid w:val="006A0459"/>
    <w:rsid w:val="006A17C9"/>
    <w:rsid w:val="006A191B"/>
    <w:rsid w:val="006A1C78"/>
    <w:rsid w:val="006A2197"/>
    <w:rsid w:val="006A2C1D"/>
    <w:rsid w:val="006A3FE7"/>
    <w:rsid w:val="006A48F9"/>
    <w:rsid w:val="006A4A75"/>
    <w:rsid w:val="006A50DF"/>
    <w:rsid w:val="006A57F8"/>
    <w:rsid w:val="006A64AB"/>
    <w:rsid w:val="006A6B84"/>
    <w:rsid w:val="006A7734"/>
    <w:rsid w:val="006B188C"/>
    <w:rsid w:val="006B1B27"/>
    <w:rsid w:val="006B1CBB"/>
    <w:rsid w:val="006B1EEC"/>
    <w:rsid w:val="006B235E"/>
    <w:rsid w:val="006B31EE"/>
    <w:rsid w:val="006B357A"/>
    <w:rsid w:val="006B3A91"/>
    <w:rsid w:val="006B3E04"/>
    <w:rsid w:val="006B4441"/>
    <w:rsid w:val="006B4BE9"/>
    <w:rsid w:val="006B6BD6"/>
    <w:rsid w:val="006B78B8"/>
    <w:rsid w:val="006B7F98"/>
    <w:rsid w:val="006C0D37"/>
    <w:rsid w:val="006C0EAA"/>
    <w:rsid w:val="006C192B"/>
    <w:rsid w:val="006C1AE1"/>
    <w:rsid w:val="006C2068"/>
    <w:rsid w:val="006C23A5"/>
    <w:rsid w:val="006C3098"/>
    <w:rsid w:val="006C3350"/>
    <w:rsid w:val="006C3611"/>
    <w:rsid w:val="006C509E"/>
    <w:rsid w:val="006C5704"/>
    <w:rsid w:val="006C628B"/>
    <w:rsid w:val="006C63CA"/>
    <w:rsid w:val="006C64CB"/>
    <w:rsid w:val="006C6BA0"/>
    <w:rsid w:val="006C6C98"/>
    <w:rsid w:val="006C6E1E"/>
    <w:rsid w:val="006D068D"/>
    <w:rsid w:val="006D06D8"/>
    <w:rsid w:val="006D1678"/>
    <w:rsid w:val="006D21AD"/>
    <w:rsid w:val="006D399C"/>
    <w:rsid w:val="006D3C6C"/>
    <w:rsid w:val="006D3F7F"/>
    <w:rsid w:val="006D46E4"/>
    <w:rsid w:val="006D4714"/>
    <w:rsid w:val="006E0063"/>
    <w:rsid w:val="006E0840"/>
    <w:rsid w:val="006E0A22"/>
    <w:rsid w:val="006E0CE3"/>
    <w:rsid w:val="006E224D"/>
    <w:rsid w:val="006E34F2"/>
    <w:rsid w:val="006E36FB"/>
    <w:rsid w:val="006E4CBE"/>
    <w:rsid w:val="006E5077"/>
    <w:rsid w:val="006E58D4"/>
    <w:rsid w:val="006E6819"/>
    <w:rsid w:val="006E6C3E"/>
    <w:rsid w:val="006E7484"/>
    <w:rsid w:val="006E7D26"/>
    <w:rsid w:val="006E7D40"/>
    <w:rsid w:val="006F0645"/>
    <w:rsid w:val="006F0947"/>
    <w:rsid w:val="006F128D"/>
    <w:rsid w:val="006F2FAA"/>
    <w:rsid w:val="006F3435"/>
    <w:rsid w:val="006F4818"/>
    <w:rsid w:val="006F492E"/>
    <w:rsid w:val="006F4F1F"/>
    <w:rsid w:val="006F4FE7"/>
    <w:rsid w:val="006F50C9"/>
    <w:rsid w:val="006F5365"/>
    <w:rsid w:val="006F5C09"/>
    <w:rsid w:val="006F60B8"/>
    <w:rsid w:val="006F6D4E"/>
    <w:rsid w:val="006F6DD7"/>
    <w:rsid w:val="006F72D3"/>
    <w:rsid w:val="00700480"/>
    <w:rsid w:val="0070152D"/>
    <w:rsid w:val="007019D0"/>
    <w:rsid w:val="00701D54"/>
    <w:rsid w:val="0070293D"/>
    <w:rsid w:val="00703CB6"/>
    <w:rsid w:val="00704525"/>
    <w:rsid w:val="007059BA"/>
    <w:rsid w:val="00705DE8"/>
    <w:rsid w:val="0070636A"/>
    <w:rsid w:val="00706946"/>
    <w:rsid w:val="00706AEC"/>
    <w:rsid w:val="00707FFA"/>
    <w:rsid w:val="00710316"/>
    <w:rsid w:val="00710642"/>
    <w:rsid w:val="00711287"/>
    <w:rsid w:val="00711427"/>
    <w:rsid w:val="0071204B"/>
    <w:rsid w:val="00712383"/>
    <w:rsid w:val="00712C8C"/>
    <w:rsid w:val="00712E2D"/>
    <w:rsid w:val="0071366E"/>
    <w:rsid w:val="00713687"/>
    <w:rsid w:val="007150A4"/>
    <w:rsid w:val="00715245"/>
    <w:rsid w:val="0071575E"/>
    <w:rsid w:val="00715CE6"/>
    <w:rsid w:val="00716212"/>
    <w:rsid w:val="007163AD"/>
    <w:rsid w:val="007168B8"/>
    <w:rsid w:val="007171F0"/>
    <w:rsid w:val="00720369"/>
    <w:rsid w:val="007206AE"/>
    <w:rsid w:val="00721230"/>
    <w:rsid w:val="007216D2"/>
    <w:rsid w:val="00721716"/>
    <w:rsid w:val="00721F1B"/>
    <w:rsid w:val="00723CC4"/>
    <w:rsid w:val="00724BD0"/>
    <w:rsid w:val="0072532A"/>
    <w:rsid w:val="00725412"/>
    <w:rsid w:val="00725B88"/>
    <w:rsid w:val="007276B6"/>
    <w:rsid w:val="00727988"/>
    <w:rsid w:val="00727FA8"/>
    <w:rsid w:val="0073430F"/>
    <w:rsid w:val="00734FD3"/>
    <w:rsid w:val="00735309"/>
    <w:rsid w:val="00735461"/>
    <w:rsid w:val="0073557E"/>
    <w:rsid w:val="007358B8"/>
    <w:rsid w:val="007358CE"/>
    <w:rsid w:val="00735E60"/>
    <w:rsid w:val="00736269"/>
    <w:rsid w:val="007364C4"/>
    <w:rsid w:val="00737599"/>
    <w:rsid w:val="007400E6"/>
    <w:rsid w:val="00740DC4"/>
    <w:rsid w:val="00742637"/>
    <w:rsid w:val="00743643"/>
    <w:rsid w:val="007437E5"/>
    <w:rsid w:val="00744D33"/>
    <w:rsid w:val="0074532B"/>
    <w:rsid w:val="007453AB"/>
    <w:rsid w:val="00745A1E"/>
    <w:rsid w:val="00745A59"/>
    <w:rsid w:val="00745B47"/>
    <w:rsid w:val="00745C84"/>
    <w:rsid w:val="0074628F"/>
    <w:rsid w:val="00747A82"/>
    <w:rsid w:val="00751FC4"/>
    <w:rsid w:val="0075214D"/>
    <w:rsid w:val="00753965"/>
    <w:rsid w:val="00754062"/>
    <w:rsid w:val="0075517E"/>
    <w:rsid w:val="00755EB9"/>
    <w:rsid w:val="00757C3C"/>
    <w:rsid w:val="00757D68"/>
    <w:rsid w:val="00760E51"/>
    <w:rsid w:val="00760E8E"/>
    <w:rsid w:val="0076118C"/>
    <w:rsid w:val="00762979"/>
    <w:rsid w:val="00763403"/>
    <w:rsid w:val="00763CAF"/>
    <w:rsid w:val="00765DF5"/>
    <w:rsid w:val="0076617C"/>
    <w:rsid w:val="00766248"/>
    <w:rsid w:val="00766CDE"/>
    <w:rsid w:val="00766EC9"/>
    <w:rsid w:val="0076727D"/>
    <w:rsid w:val="0076768D"/>
    <w:rsid w:val="00767DDF"/>
    <w:rsid w:val="007708CB"/>
    <w:rsid w:val="0077093E"/>
    <w:rsid w:val="00770A25"/>
    <w:rsid w:val="00770A3B"/>
    <w:rsid w:val="00771B5F"/>
    <w:rsid w:val="00773356"/>
    <w:rsid w:val="00773681"/>
    <w:rsid w:val="0077374A"/>
    <w:rsid w:val="00773A91"/>
    <w:rsid w:val="00774030"/>
    <w:rsid w:val="007747B8"/>
    <w:rsid w:val="007758EC"/>
    <w:rsid w:val="00775D40"/>
    <w:rsid w:val="00776CE3"/>
    <w:rsid w:val="007775E7"/>
    <w:rsid w:val="007778A1"/>
    <w:rsid w:val="007805FB"/>
    <w:rsid w:val="00780F45"/>
    <w:rsid w:val="00780FE0"/>
    <w:rsid w:val="00781F4C"/>
    <w:rsid w:val="00782233"/>
    <w:rsid w:val="0078321D"/>
    <w:rsid w:val="007832D1"/>
    <w:rsid w:val="00783FF8"/>
    <w:rsid w:val="00784CC7"/>
    <w:rsid w:val="00784D1A"/>
    <w:rsid w:val="0078543D"/>
    <w:rsid w:val="007858B9"/>
    <w:rsid w:val="007869CA"/>
    <w:rsid w:val="00786AEA"/>
    <w:rsid w:val="00786B21"/>
    <w:rsid w:val="00790435"/>
    <w:rsid w:val="00791115"/>
    <w:rsid w:val="007917B6"/>
    <w:rsid w:val="00791FB6"/>
    <w:rsid w:val="007920A2"/>
    <w:rsid w:val="007928D9"/>
    <w:rsid w:val="00793C7C"/>
    <w:rsid w:val="00793F2F"/>
    <w:rsid w:val="007949FA"/>
    <w:rsid w:val="00794A5F"/>
    <w:rsid w:val="00794B47"/>
    <w:rsid w:val="00796654"/>
    <w:rsid w:val="007969EF"/>
    <w:rsid w:val="00796A49"/>
    <w:rsid w:val="00796E8E"/>
    <w:rsid w:val="0079703B"/>
    <w:rsid w:val="00797246"/>
    <w:rsid w:val="0079775B"/>
    <w:rsid w:val="0079783C"/>
    <w:rsid w:val="00797E50"/>
    <w:rsid w:val="007A0677"/>
    <w:rsid w:val="007A0C61"/>
    <w:rsid w:val="007A2F82"/>
    <w:rsid w:val="007A3DB2"/>
    <w:rsid w:val="007A41DA"/>
    <w:rsid w:val="007A469E"/>
    <w:rsid w:val="007A4BFF"/>
    <w:rsid w:val="007A76E9"/>
    <w:rsid w:val="007A7BE0"/>
    <w:rsid w:val="007B15BF"/>
    <w:rsid w:val="007B2844"/>
    <w:rsid w:val="007B2DA7"/>
    <w:rsid w:val="007B3D5B"/>
    <w:rsid w:val="007B3E60"/>
    <w:rsid w:val="007B4DB8"/>
    <w:rsid w:val="007B5027"/>
    <w:rsid w:val="007B5D60"/>
    <w:rsid w:val="007B5ED4"/>
    <w:rsid w:val="007B6485"/>
    <w:rsid w:val="007B6E12"/>
    <w:rsid w:val="007B733A"/>
    <w:rsid w:val="007C0CFF"/>
    <w:rsid w:val="007C1184"/>
    <w:rsid w:val="007C411B"/>
    <w:rsid w:val="007C4181"/>
    <w:rsid w:val="007C418A"/>
    <w:rsid w:val="007C4CEC"/>
    <w:rsid w:val="007C50BB"/>
    <w:rsid w:val="007C5149"/>
    <w:rsid w:val="007C5965"/>
    <w:rsid w:val="007C5B04"/>
    <w:rsid w:val="007C670C"/>
    <w:rsid w:val="007C681C"/>
    <w:rsid w:val="007C73ED"/>
    <w:rsid w:val="007C7730"/>
    <w:rsid w:val="007C7A8D"/>
    <w:rsid w:val="007D164A"/>
    <w:rsid w:val="007D1BFC"/>
    <w:rsid w:val="007D1C30"/>
    <w:rsid w:val="007D2BC1"/>
    <w:rsid w:val="007D305F"/>
    <w:rsid w:val="007D31E6"/>
    <w:rsid w:val="007D4F5E"/>
    <w:rsid w:val="007D538F"/>
    <w:rsid w:val="007D5C6F"/>
    <w:rsid w:val="007D709A"/>
    <w:rsid w:val="007D7111"/>
    <w:rsid w:val="007D7597"/>
    <w:rsid w:val="007D7650"/>
    <w:rsid w:val="007D79F5"/>
    <w:rsid w:val="007E098C"/>
    <w:rsid w:val="007E204D"/>
    <w:rsid w:val="007E2186"/>
    <w:rsid w:val="007E34E4"/>
    <w:rsid w:val="007E36B3"/>
    <w:rsid w:val="007E3E3A"/>
    <w:rsid w:val="007E3ED5"/>
    <w:rsid w:val="007E4384"/>
    <w:rsid w:val="007E5F4A"/>
    <w:rsid w:val="007E6346"/>
    <w:rsid w:val="007E639D"/>
    <w:rsid w:val="007E63F4"/>
    <w:rsid w:val="007E79BC"/>
    <w:rsid w:val="007F0DF5"/>
    <w:rsid w:val="007F0F05"/>
    <w:rsid w:val="007F1046"/>
    <w:rsid w:val="007F12B0"/>
    <w:rsid w:val="007F1C1F"/>
    <w:rsid w:val="007F2500"/>
    <w:rsid w:val="007F2F4A"/>
    <w:rsid w:val="007F3AD8"/>
    <w:rsid w:val="007F3D0A"/>
    <w:rsid w:val="007F4FBC"/>
    <w:rsid w:val="007F5381"/>
    <w:rsid w:val="007F5DC6"/>
    <w:rsid w:val="007F611A"/>
    <w:rsid w:val="007F6CAB"/>
    <w:rsid w:val="007F7EDB"/>
    <w:rsid w:val="008000C7"/>
    <w:rsid w:val="00800C2B"/>
    <w:rsid w:val="00800E0C"/>
    <w:rsid w:val="008013F9"/>
    <w:rsid w:val="00802690"/>
    <w:rsid w:val="00802A16"/>
    <w:rsid w:val="00802C60"/>
    <w:rsid w:val="00804116"/>
    <w:rsid w:val="0080467E"/>
    <w:rsid w:val="00804C39"/>
    <w:rsid w:val="00804FB9"/>
    <w:rsid w:val="008064E6"/>
    <w:rsid w:val="00806B36"/>
    <w:rsid w:val="008103D7"/>
    <w:rsid w:val="008109E1"/>
    <w:rsid w:val="00810C5F"/>
    <w:rsid w:val="00811691"/>
    <w:rsid w:val="00812DAA"/>
    <w:rsid w:val="00812ED9"/>
    <w:rsid w:val="00813079"/>
    <w:rsid w:val="00813979"/>
    <w:rsid w:val="00813F52"/>
    <w:rsid w:val="00814943"/>
    <w:rsid w:val="00816B36"/>
    <w:rsid w:val="00816EDF"/>
    <w:rsid w:val="008171DD"/>
    <w:rsid w:val="008172F2"/>
    <w:rsid w:val="0081796D"/>
    <w:rsid w:val="00817A41"/>
    <w:rsid w:val="00817C86"/>
    <w:rsid w:val="00817CFB"/>
    <w:rsid w:val="00820C56"/>
    <w:rsid w:val="0082221B"/>
    <w:rsid w:val="00822512"/>
    <w:rsid w:val="0082272F"/>
    <w:rsid w:val="00822D2B"/>
    <w:rsid w:val="008236BF"/>
    <w:rsid w:val="008239BE"/>
    <w:rsid w:val="00823BAE"/>
    <w:rsid w:val="00824050"/>
    <w:rsid w:val="00824DCC"/>
    <w:rsid w:val="00824E5A"/>
    <w:rsid w:val="0082654D"/>
    <w:rsid w:val="008272EA"/>
    <w:rsid w:val="008315E6"/>
    <w:rsid w:val="00832AF5"/>
    <w:rsid w:val="008331DF"/>
    <w:rsid w:val="00833C7F"/>
    <w:rsid w:val="00833CCF"/>
    <w:rsid w:val="00834185"/>
    <w:rsid w:val="00834CE4"/>
    <w:rsid w:val="008354A2"/>
    <w:rsid w:val="00835504"/>
    <w:rsid w:val="00836E53"/>
    <w:rsid w:val="0083715E"/>
    <w:rsid w:val="00837C82"/>
    <w:rsid w:val="00841476"/>
    <w:rsid w:val="0084186A"/>
    <w:rsid w:val="008428C3"/>
    <w:rsid w:val="00843D4B"/>
    <w:rsid w:val="008444BE"/>
    <w:rsid w:val="008444F1"/>
    <w:rsid w:val="00844B07"/>
    <w:rsid w:val="00846428"/>
    <w:rsid w:val="00850B08"/>
    <w:rsid w:val="00851369"/>
    <w:rsid w:val="00851817"/>
    <w:rsid w:val="00851A20"/>
    <w:rsid w:val="00851E8E"/>
    <w:rsid w:val="00851FB0"/>
    <w:rsid w:val="0085295E"/>
    <w:rsid w:val="008534AC"/>
    <w:rsid w:val="00853A2D"/>
    <w:rsid w:val="00855C10"/>
    <w:rsid w:val="008564F4"/>
    <w:rsid w:val="00856760"/>
    <w:rsid w:val="00856DF2"/>
    <w:rsid w:val="00856E36"/>
    <w:rsid w:val="00857DD9"/>
    <w:rsid w:val="00857FED"/>
    <w:rsid w:val="00860718"/>
    <w:rsid w:val="008609E3"/>
    <w:rsid w:val="00860D5C"/>
    <w:rsid w:val="00861049"/>
    <w:rsid w:val="00861A33"/>
    <w:rsid w:val="00862432"/>
    <w:rsid w:val="00862935"/>
    <w:rsid w:val="0086403C"/>
    <w:rsid w:val="008641E5"/>
    <w:rsid w:val="00864402"/>
    <w:rsid w:val="0086450C"/>
    <w:rsid w:val="00864767"/>
    <w:rsid w:val="00864BFF"/>
    <w:rsid w:val="00864F7C"/>
    <w:rsid w:val="00865527"/>
    <w:rsid w:val="00867B3B"/>
    <w:rsid w:val="00872196"/>
    <w:rsid w:val="00873417"/>
    <w:rsid w:val="008749D4"/>
    <w:rsid w:val="00874A09"/>
    <w:rsid w:val="0087538C"/>
    <w:rsid w:val="00876D20"/>
    <w:rsid w:val="008771BB"/>
    <w:rsid w:val="008772D7"/>
    <w:rsid w:val="00877E15"/>
    <w:rsid w:val="00880160"/>
    <w:rsid w:val="00880A75"/>
    <w:rsid w:val="00880AC7"/>
    <w:rsid w:val="00880E63"/>
    <w:rsid w:val="00881283"/>
    <w:rsid w:val="00881CE0"/>
    <w:rsid w:val="008820CF"/>
    <w:rsid w:val="008822F2"/>
    <w:rsid w:val="0088253F"/>
    <w:rsid w:val="00882F7C"/>
    <w:rsid w:val="008839E2"/>
    <w:rsid w:val="00883B0B"/>
    <w:rsid w:val="00883BAC"/>
    <w:rsid w:val="00886C43"/>
    <w:rsid w:val="008873A1"/>
    <w:rsid w:val="00887D5E"/>
    <w:rsid w:val="00887FAB"/>
    <w:rsid w:val="00890F24"/>
    <w:rsid w:val="0089116E"/>
    <w:rsid w:val="00891A28"/>
    <w:rsid w:val="00891EB8"/>
    <w:rsid w:val="0089356C"/>
    <w:rsid w:val="00893C23"/>
    <w:rsid w:val="00893FDB"/>
    <w:rsid w:val="008946B8"/>
    <w:rsid w:val="00895411"/>
    <w:rsid w:val="00895705"/>
    <w:rsid w:val="00895E04"/>
    <w:rsid w:val="008966C6"/>
    <w:rsid w:val="00896758"/>
    <w:rsid w:val="00897F9E"/>
    <w:rsid w:val="008A0525"/>
    <w:rsid w:val="008A095C"/>
    <w:rsid w:val="008A0C82"/>
    <w:rsid w:val="008A0D5E"/>
    <w:rsid w:val="008A0DC1"/>
    <w:rsid w:val="008A1C36"/>
    <w:rsid w:val="008A1EBA"/>
    <w:rsid w:val="008A1F8F"/>
    <w:rsid w:val="008A29BA"/>
    <w:rsid w:val="008A2ABA"/>
    <w:rsid w:val="008A2DE6"/>
    <w:rsid w:val="008A3D46"/>
    <w:rsid w:val="008A43EB"/>
    <w:rsid w:val="008A4799"/>
    <w:rsid w:val="008A4911"/>
    <w:rsid w:val="008A4B34"/>
    <w:rsid w:val="008A4C16"/>
    <w:rsid w:val="008A6353"/>
    <w:rsid w:val="008A76B5"/>
    <w:rsid w:val="008A77D9"/>
    <w:rsid w:val="008A7926"/>
    <w:rsid w:val="008B01C5"/>
    <w:rsid w:val="008B2746"/>
    <w:rsid w:val="008B2A63"/>
    <w:rsid w:val="008B2E2F"/>
    <w:rsid w:val="008B3791"/>
    <w:rsid w:val="008B4E05"/>
    <w:rsid w:val="008B5712"/>
    <w:rsid w:val="008B7CAB"/>
    <w:rsid w:val="008C0CA9"/>
    <w:rsid w:val="008C1522"/>
    <w:rsid w:val="008C1EF2"/>
    <w:rsid w:val="008C3683"/>
    <w:rsid w:val="008C4188"/>
    <w:rsid w:val="008C4950"/>
    <w:rsid w:val="008C5FD8"/>
    <w:rsid w:val="008C6B9C"/>
    <w:rsid w:val="008D00AC"/>
    <w:rsid w:val="008D01AE"/>
    <w:rsid w:val="008D088A"/>
    <w:rsid w:val="008D08CE"/>
    <w:rsid w:val="008D2306"/>
    <w:rsid w:val="008D2BC9"/>
    <w:rsid w:val="008D2EB4"/>
    <w:rsid w:val="008D3AC7"/>
    <w:rsid w:val="008D522F"/>
    <w:rsid w:val="008D6CAA"/>
    <w:rsid w:val="008D73F5"/>
    <w:rsid w:val="008E1F71"/>
    <w:rsid w:val="008E22B3"/>
    <w:rsid w:val="008E3264"/>
    <w:rsid w:val="008E6BA1"/>
    <w:rsid w:val="008E6CE4"/>
    <w:rsid w:val="008F022A"/>
    <w:rsid w:val="008F036B"/>
    <w:rsid w:val="008F100E"/>
    <w:rsid w:val="008F2400"/>
    <w:rsid w:val="008F285B"/>
    <w:rsid w:val="008F2A22"/>
    <w:rsid w:val="008F2C43"/>
    <w:rsid w:val="008F3783"/>
    <w:rsid w:val="008F42CD"/>
    <w:rsid w:val="008F4C3B"/>
    <w:rsid w:val="008F581D"/>
    <w:rsid w:val="008F67B1"/>
    <w:rsid w:val="008F6A27"/>
    <w:rsid w:val="008F7E3C"/>
    <w:rsid w:val="00901023"/>
    <w:rsid w:val="009015BC"/>
    <w:rsid w:val="009016C0"/>
    <w:rsid w:val="00901ABB"/>
    <w:rsid w:val="009025A0"/>
    <w:rsid w:val="009038E8"/>
    <w:rsid w:val="00903E7B"/>
    <w:rsid w:val="009044B0"/>
    <w:rsid w:val="00904A58"/>
    <w:rsid w:val="00904F02"/>
    <w:rsid w:val="009050A9"/>
    <w:rsid w:val="0090564F"/>
    <w:rsid w:val="009058FB"/>
    <w:rsid w:val="00905A30"/>
    <w:rsid w:val="00905F04"/>
    <w:rsid w:val="0090641E"/>
    <w:rsid w:val="00906540"/>
    <w:rsid w:val="009069A8"/>
    <w:rsid w:val="00906D27"/>
    <w:rsid w:val="009104D5"/>
    <w:rsid w:val="00911654"/>
    <w:rsid w:val="0091496A"/>
    <w:rsid w:val="00915412"/>
    <w:rsid w:val="00915CF4"/>
    <w:rsid w:val="0091660E"/>
    <w:rsid w:val="009166A6"/>
    <w:rsid w:val="0091698E"/>
    <w:rsid w:val="00916BF1"/>
    <w:rsid w:val="009174F9"/>
    <w:rsid w:val="009200E4"/>
    <w:rsid w:val="009200FD"/>
    <w:rsid w:val="00920371"/>
    <w:rsid w:val="0092073C"/>
    <w:rsid w:val="009209EA"/>
    <w:rsid w:val="009212EA"/>
    <w:rsid w:val="00921D27"/>
    <w:rsid w:val="00922119"/>
    <w:rsid w:val="00922333"/>
    <w:rsid w:val="0092290E"/>
    <w:rsid w:val="00922A9E"/>
    <w:rsid w:val="00922DB7"/>
    <w:rsid w:val="00922DDC"/>
    <w:rsid w:val="00923192"/>
    <w:rsid w:val="0092374F"/>
    <w:rsid w:val="00924AF6"/>
    <w:rsid w:val="00926219"/>
    <w:rsid w:val="00926969"/>
    <w:rsid w:val="0092711F"/>
    <w:rsid w:val="0093098B"/>
    <w:rsid w:val="00930CEA"/>
    <w:rsid w:val="009323C0"/>
    <w:rsid w:val="00932E24"/>
    <w:rsid w:val="009334EC"/>
    <w:rsid w:val="0093371F"/>
    <w:rsid w:val="009339FE"/>
    <w:rsid w:val="0093465E"/>
    <w:rsid w:val="009359FD"/>
    <w:rsid w:val="009374ED"/>
    <w:rsid w:val="00937CCE"/>
    <w:rsid w:val="00940B48"/>
    <w:rsid w:val="009412AF"/>
    <w:rsid w:val="00941B52"/>
    <w:rsid w:val="00942115"/>
    <w:rsid w:val="0094230E"/>
    <w:rsid w:val="009428B2"/>
    <w:rsid w:val="009429CC"/>
    <w:rsid w:val="00942ACC"/>
    <w:rsid w:val="00942BCB"/>
    <w:rsid w:val="00942FC7"/>
    <w:rsid w:val="0094320D"/>
    <w:rsid w:val="009437FD"/>
    <w:rsid w:val="00944921"/>
    <w:rsid w:val="0094581C"/>
    <w:rsid w:val="00945C0D"/>
    <w:rsid w:val="0094602E"/>
    <w:rsid w:val="0095056A"/>
    <w:rsid w:val="0095077F"/>
    <w:rsid w:val="00950ACD"/>
    <w:rsid w:val="00951A01"/>
    <w:rsid w:val="00951B63"/>
    <w:rsid w:val="00951B93"/>
    <w:rsid w:val="00951FE2"/>
    <w:rsid w:val="00952FF2"/>
    <w:rsid w:val="0095361F"/>
    <w:rsid w:val="00953864"/>
    <w:rsid w:val="00954AC5"/>
    <w:rsid w:val="00955171"/>
    <w:rsid w:val="00955FED"/>
    <w:rsid w:val="0095633C"/>
    <w:rsid w:val="00956C01"/>
    <w:rsid w:val="009575FC"/>
    <w:rsid w:val="009577AB"/>
    <w:rsid w:val="009600BA"/>
    <w:rsid w:val="009605D4"/>
    <w:rsid w:val="0096191E"/>
    <w:rsid w:val="009619C1"/>
    <w:rsid w:val="009625E8"/>
    <w:rsid w:val="00962E9A"/>
    <w:rsid w:val="00962F96"/>
    <w:rsid w:val="00963310"/>
    <w:rsid w:val="00963452"/>
    <w:rsid w:val="00963F0A"/>
    <w:rsid w:val="009675E4"/>
    <w:rsid w:val="009702BC"/>
    <w:rsid w:val="00971557"/>
    <w:rsid w:val="009727DA"/>
    <w:rsid w:val="00972DD5"/>
    <w:rsid w:val="00973066"/>
    <w:rsid w:val="00974124"/>
    <w:rsid w:val="0097433F"/>
    <w:rsid w:val="00974969"/>
    <w:rsid w:val="00975073"/>
    <w:rsid w:val="009759F7"/>
    <w:rsid w:val="009761AE"/>
    <w:rsid w:val="0097624A"/>
    <w:rsid w:val="00976488"/>
    <w:rsid w:val="00976975"/>
    <w:rsid w:val="00976D39"/>
    <w:rsid w:val="00977EE5"/>
    <w:rsid w:val="00977F9B"/>
    <w:rsid w:val="00980AD1"/>
    <w:rsid w:val="009818BB"/>
    <w:rsid w:val="00981A6B"/>
    <w:rsid w:val="00982055"/>
    <w:rsid w:val="00982CFA"/>
    <w:rsid w:val="0098338B"/>
    <w:rsid w:val="00984EE8"/>
    <w:rsid w:val="00985155"/>
    <w:rsid w:val="00985446"/>
    <w:rsid w:val="0098585B"/>
    <w:rsid w:val="00987BE3"/>
    <w:rsid w:val="00990BC3"/>
    <w:rsid w:val="00992525"/>
    <w:rsid w:val="00992A6B"/>
    <w:rsid w:val="0099311A"/>
    <w:rsid w:val="009950FC"/>
    <w:rsid w:val="009951C7"/>
    <w:rsid w:val="00996872"/>
    <w:rsid w:val="0099687F"/>
    <w:rsid w:val="009974F8"/>
    <w:rsid w:val="00997C41"/>
    <w:rsid w:val="009A11BC"/>
    <w:rsid w:val="009A12C2"/>
    <w:rsid w:val="009A1B30"/>
    <w:rsid w:val="009A1B7F"/>
    <w:rsid w:val="009A2249"/>
    <w:rsid w:val="009A34C7"/>
    <w:rsid w:val="009A3E2E"/>
    <w:rsid w:val="009A495B"/>
    <w:rsid w:val="009A56B5"/>
    <w:rsid w:val="009A6D34"/>
    <w:rsid w:val="009A7C65"/>
    <w:rsid w:val="009B00F7"/>
    <w:rsid w:val="009B065E"/>
    <w:rsid w:val="009B2BD3"/>
    <w:rsid w:val="009B32D7"/>
    <w:rsid w:val="009B55C5"/>
    <w:rsid w:val="009B6158"/>
    <w:rsid w:val="009B7625"/>
    <w:rsid w:val="009B791F"/>
    <w:rsid w:val="009B7C97"/>
    <w:rsid w:val="009B7CA7"/>
    <w:rsid w:val="009C00C8"/>
    <w:rsid w:val="009C08C4"/>
    <w:rsid w:val="009C0CA0"/>
    <w:rsid w:val="009C10A1"/>
    <w:rsid w:val="009C1B1E"/>
    <w:rsid w:val="009C247F"/>
    <w:rsid w:val="009C39B2"/>
    <w:rsid w:val="009C3E1D"/>
    <w:rsid w:val="009C4277"/>
    <w:rsid w:val="009C4605"/>
    <w:rsid w:val="009C4607"/>
    <w:rsid w:val="009C4851"/>
    <w:rsid w:val="009C4AA5"/>
    <w:rsid w:val="009C4C2D"/>
    <w:rsid w:val="009C566E"/>
    <w:rsid w:val="009C7C6F"/>
    <w:rsid w:val="009D0438"/>
    <w:rsid w:val="009D043A"/>
    <w:rsid w:val="009D05DD"/>
    <w:rsid w:val="009D0637"/>
    <w:rsid w:val="009D073D"/>
    <w:rsid w:val="009D07BB"/>
    <w:rsid w:val="009D0FCE"/>
    <w:rsid w:val="009D114A"/>
    <w:rsid w:val="009D1561"/>
    <w:rsid w:val="009D1A1B"/>
    <w:rsid w:val="009D1A9F"/>
    <w:rsid w:val="009D2EF8"/>
    <w:rsid w:val="009D3AFC"/>
    <w:rsid w:val="009D3C26"/>
    <w:rsid w:val="009D59B3"/>
    <w:rsid w:val="009D75CF"/>
    <w:rsid w:val="009D760B"/>
    <w:rsid w:val="009E02D2"/>
    <w:rsid w:val="009E0823"/>
    <w:rsid w:val="009E0DDC"/>
    <w:rsid w:val="009E132E"/>
    <w:rsid w:val="009E2091"/>
    <w:rsid w:val="009E231B"/>
    <w:rsid w:val="009E26D1"/>
    <w:rsid w:val="009E3F17"/>
    <w:rsid w:val="009E4194"/>
    <w:rsid w:val="009E42A0"/>
    <w:rsid w:val="009E44BF"/>
    <w:rsid w:val="009E584B"/>
    <w:rsid w:val="009E5A2B"/>
    <w:rsid w:val="009E5ABD"/>
    <w:rsid w:val="009E707B"/>
    <w:rsid w:val="009E7AAE"/>
    <w:rsid w:val="009E7D68"/>
    <w:rsid w:val="009F0200"/>
    <w:rsid w:val="009F0D22"/>
    <w:rsid w:val="009F0D4D"/>
    <w:rsid w:val="009F1D4A"/>
    <w:rsid w:val="009F2D2C"/>
    <w:rsid w:val="009F3A00"/>
    <w:rsid w:val="009F3F52"/>
    <w:rsid w:val="009F4077"/>
    <w:rsid w:val="009F52A3"/>
    <w:rsid w:val="009F53FA"/>
    <w:rsid w:val="009F5CD9"/>
    <w:rsid w:val="009F6137"/>
    <w:rsid w:val="009F6DE6"/>
    <w:rsid w:val="009F788E"/>
    <w:rsid w:val="009F7C49"/>
    <w:rsid w:val="00A010C8"/>
    <w:rsid w:val="00A01E75"/>
    <w:rsid w:val="00A0235B"/>
    <w:rsid w:val="00A031C9"/>
    <w:rsid w:val="00A0339F"/>
    <w:rsid w:val="00A036E1"/>
    <w:rsid w:val="00A03B12"/>
    <w:rsid w:val="00A03F5B"/>
    <w:rsid w:val="00A049DC"/>
    <w:rsid w:val="00A0721D"/>
    <w:rsid w:val="00A0786A"/>
    <w:rsid w:val="00A1023C"/>
    <w:rsid w:val="00A11208"/>
    <w:rsid w:val="00A11950"/>
    <w:rsid w:val="00A11A60"/>
    <w:rsid w:val="00A1211C"/>
    <w:rsid w:val="00A123DE"/>
    <w:rsid w:val="00A129A7"/>
    <w:rsid w:val="00A12CE0"/>
    <w:rsid w:val="00A12E1C"/>
    <w:rsid w:val="00A140B8"/>
    <w:rsid w:val="00A14F4C"/>
    <w:rsid w:val="00A15269"/>
    <w:rsid w:val="00A17281"/>
    <w:rsid w:val="00A1768A"/>
    <w:rsid w:val="00A17813"/>
    <w:rsid w:val="00A1791E"/>
    <w:rsid w:val="00A2088E"/>
    <w:rsid w:val="00A21A9E"/>
    <w:rsid w:val="00A223B9"/>
    <w:rsid w:val="00A2378C"/>
    <w:rsid w:val="00A24657"/>
    <w:rsid w:val="00A24BF1"/>
    <w:rsid w:val="00A25B1D"/>
    <w:rsid w:val="00A26217"/>
    <w:rsid w:val="00A26516"/>
    <w:rsid w:val="00A26AA9"/>
    <w:rsid w:val="00A30770"/>
    <w:rsid w:val="00A31573"/>
    <w:rsid w:val="00A318D6"/>
    <w:rsid w:val="00A32392"/>
    <w:rsid w:val="00A333CA"/>
    <w:rsid w:val="00A3367D"/>
    <w:rsid w:val="00A3418F"/>
    <w:rsid w:val="00A34F69"/>
    <w:rsid w:val="00A35399"/>
    <w:rsid w:val="00A3615B"/>
    <w:rsid w:val="00A361D7"/>
    <w:rsid w:val="00A37C1B"/>
    <w:rsid w:val="00A40330"/>
    <w:rsid w:val="00A40490"/>
    <w:rsid w:val="00A40D1F"/>
    <w:rsid w:val="00A40E45"/>
    <w:rsid w:val="00A4194A"/>
    <w:rsid w:val="00A41B6B"/>
    <w:rsid w:val="00A41F33"/>
    <w:rsid w:val="00A42353"/>
    <w:rsid w:val="00A4322C"/>
    <w:rsid w:val="00A44086"/>
    <w:rsid w:val="00A440D6"/>
    <w:rsid w:val="00A4523C"/>
    <w:rsid w:val="00A456FF"/>
    <w:rsid w:val="00A45CE2"/>
    <w:rsid w:val="00A46314"/>
    <w:rsid w:val="00A47050"/>
    <w:rsid w:val="00A472D0"/>
    <w:rsid w:val="00A47A85"/>
    <w:rsid w:val="00A50123"/>
    <w:rsid w:val="00A50A8A"/>
    <w:rsid w:val="00A50C92"/>
    <w:rsid w:val="00A5246A"/>
    <w:rsid w:val="00A531C3"/>
    <w:rsid w:val="00A534F9"/>
    <w:rsid w:val="00A537BD"/>
    <w:rsid w:val="00A53878"/>
    <w:rsid w:val="00A53940"/>
    <w:rsid w:val="00A539C3"/>
    <w:rsid w:val="00A542C4"/>
    <w:rsid w:val="00A54A72"/>
    <w:rsid w:val="00A54D1F"/>
    <w:rsid w:val="00A54F84"/>
    <w:rsid w:val="00A552FC"/>
    <w:rsid w:val="00A55D4F"/>
    <w:rsid w:val="00A56703"/>
    <w:rsid w:val="00A56BCA"/>
    <w:rsid w:val="00A60087"/>
    <w:rsid w:val="00A62842"/>
    <w:rsid w:val="00A62F77"/>
    <w:rsid w:val="00A63596"/>
    <w:rsid w:val="00A6378B"/>
    <w:rsid w:val="00A63B09"/>
    <w:rsid w:val="00A645A4"/>
    <w:rsid w:val="00A64AF9"/>
    <w:rsid w:val="00A64D26"/>
    <w:rsid w:val="00A64EA1"/>
    <w:rsid w:val="00A6571F"/>
    <w:rsid w:val="00A659B4"/>
    <w:rsid w:val="00A662C9"/>
    <w:rsid w:val="00A674B4"/>
    <w:rsid w:val="00A70424"/>
    <w:rsid w:val="00A71DFE"/>
    <w:rsid w:val="00A720D9"/>
    <w:rsid w:val="00A7287B"/>
    <w:rsid w:val="00A7303E"/>
    <w:rsid w:val="00A731BB"/>
    <w:rsid w:val="00A74DCD"/>
    <w:rsid w:val="00A754C9"/>
    <w:rsid w:val="00A75C52"/>
    <w:rsid w:val="00A763B8"/>
    <w:rsid w:val="00A76E6C"/>
    <w:rsid w:val="00A77399"/>
    <w:rsid w:val="00A7783A"/>
    <w:rsid w:val="00A77848"/>
    <w:rsid w:val="00A778A7"/>
    <w:rsid w:val="00A77E20"/>
    <w:rsid w:val="00A812EE"/>
    <w:rsid w:val="00A81C9F"/>
    <w:rsid w:val="00A82035"/>
    <w:rsid w:val="00A8360D"/>
    <w:rsid w:val="00A83971"/>
    <w:rsid w:val="00A841D9"/>
    <w:rsid w:val="00A8460E"/>
    <w:rsid w:val="00A84A21"/>
    <w:rsid w:val="00A84DB4"/>
    <w:rsid w:val="00A853DE"/>
    <w:rsid w:val="00A85407"/>
    <w:rsid w:val="00A86E29"/>
    <w:rsid w:val="00A86F3E"/>
    <w:rsid w:val="00A87BF4"/>
    <w:rsid w:val="00A87D9E"/>
    <w:rsid w:val="00A87E22"/>
    <w:rsid w:val="00A87F70"/>
    <w:rsid w:val="00A90E1E"/>
    <w:rsid w:val="00A912B1"/>
    <w:rsid w:val="00A93594"/>
    <w:rsid w:val="00A93B23"/>
    <w:rsid w:val="00A94DE0"/>
    <w:rsid w:val="00A9588B"/>
    <w:rsid w:val="00A96429"/>
    <w:rsid w:val="00A96993"/>
    <w:rsid w:val="00A96D2F"/>
    <w:rsid w:val="00AA0502"/>
    <w:rsid w:val="00AA1D73"/>
    <w:rsid w:val="00AA1F8C"/>
    <w:rsid w:val="00AA21BD"/>
    <w:rsid w:val="00AA21FE"/>
    <w:rsid w:val="00AA29A4"/>
    <w:rsid w:val="00AA2CCB"/>
    <w:rsid w:val="00AA4C4E"/>
    <w:rsid w:val="00AA53D5"/>
    <w:rsid w:val="00AA598A"/>
    <w:rsid w:val="00AA6BE3"/>
    <w:rsid w:val="00AA7352"/>
    <w:rsid w:val="00AA75F9"/>
    <w:rsid w:val="00AB0C08"/>
    <w:rsid w:val="00AB160E"/>
    <w:rsid w:val="00AB2857"/>
    <w:rsid w:val="00AB398C"/>
    <w:rsid w:val="00AB3F13"/>
    <w:rsid w:val="00AB4701"/>
    <w:rsid w:val="00AB5832"/>
    <w:rsid w:val="00AB6A4A"/>
    <w:rsid w:val="00AB6A91"/>
    <w:rsid w:val="00AB6C95"/>
    <w:rsid w:val="00AB718E"/>
    <w:rsid w:val="00AB7B32"/>
    <w:rsid w:val="00AB7BA4"/>
    <w:rsid w:val="00AC0579"/>
    <w:rsid w:val="00AC0DC8"/>
    <w:rsid w:val="00AC1007"/>
    <w:rsid w:val="00AC1364"/>
    <w:rsid w:val="00AC196D"/>
    <w:rsid w:val="00AC1B93"/>
    <w:rsid w:val="00AC241F"/>
    <w:rsid w:val="00AC280F"/>
    <w:rsid w:val="00AC2DEA"/>
    <w:rsid w:val="00AC3736"/>
    <w:rsid w:val="00AC3AE8"/>
    <w:rsid w:val="00AC4B7C"/>
    <w:rsid w:val="00AC586F"/>
    <w:rsid w:val="00AC59BF"/>
    <w:rsid w:val="00AC5AD9"/>
    <w:rsid w:val="00AC5CA0"/>
    <w:rsid w:val="00AC5F24"/>
    <w:rsid w:val="00AC61EF"/>
    <w:rsid w:val="00AC645C"/>
    <w:rsid w:val="00AC69C5"/>
    <w:rsid w:val="00AC7188"/>
    <w:rsid w:val="00AC7DD7"/>
    <w:rsid w:val="00AD06A7"/>
    <w:rsid w:val="00AD12FE"/>
    <w:rsid w:val="00AD1846"/>
    <w:rsid w:val="00AD275C"/>
    <w:rsid w:val="00AD2F7D"/>
    <w:rsid w:val="00AD32CA"/>
    <w:rsid w:val="00AD473D"/>
    <w:rsid w:val="00AD4A46"/>
    <w:rsid w:val="00AD51E6"/>
    <w:rsid w:val="00AD61F1"/>
    <w:rsid w:val="00AD63DE"/>
    <w:rsid w:val="00AD70BD"/>
    <w:rsid w:val="00AD7856"/>
    <w:rsid w:val="00AD7E96"/>
    <w:rsid w:val="00AE0DA7"/>
    <w:rsid w:val="00AE1074"/>
    <w:rsid w:val="00AE141F"/>
    <w:rsid w:val="00AE19DD"/>
    <w:rsid w:val="00AE1B99"/>
    <w:rsid w:val="00AE2234"/>
    <w:rsid w:val="00AE2593"/>
    <w:rsid w:val="00AE498F"/>
    <w:rsid w:val="00AE5921"/>
    <w:rsid w:val="00AE67A6"/>
    <w:rsid w:val="00AE6E24"/>
    <w:rsid w:val="00AE7A04"/>
    <w:rsid w:val="00AF019E"/>
    <w:rsid w:val="00AF0938"/>
    <w:rsid w:val="00AF0C58"/>
    <w:rsid w:val="00AF0D09"/>
    <w:rsid w:val="00AF2838"/>
    <w:rsid w:val="00AF4D32"/>
    <w:rsid w:val="00AF6161"/>
    <w:rsid w:val="00AF692A"/>
    <w:rsid w:val="00AF6A84"/>
    <w:rsid w:val="00AF7439"/>
    <w:rsid w:val="00B005A8"/>
    <w:rsid w:val="00B0121E"/>
    <w:rsid w:val="00B018D4"/>
    <w:rsid w:val="00B02299"/>
    <w:rsid w:val="00B02378"/>
    <w:rsid w:val="00B02614"/>
    <w:rsid w:val="00B02E4C"/>
    <w:rsid w:val="00B03463"/>
    <w:rsid w:val="00B03999"/>
    <w:rsid w:val="00B04C14"/>
    <w:rsid w:val="00B05B1A"/>
    <w:rsid w:val="00B05D3A"/>
    <w:rsid w:val="00B0606E"/>
    <w:rsid w:val="00B062F1"/>
    <w:rsid w:val="00B06610"/>
    <w:rsid w:val="00B104EF"/>
    <w:rsid w:val="00B110C8"/>
    <w:rsid w:val="00B11579"/>
    <w:rsid w:val="00B11A58"/>
    <w:rsid w:val="00B11E1E"/>
    <w:rsid w:val="00B12C13"/>
    <w:rsid w:val="00B139F8"/>
    <w:rsid w:val="00B13E46"/>
    <w:rsid w:val="00B13F11"/>
    <w:rsid w:val="00B14EDC"/>
    <w:rsid w:val="00B16A7C"/>
    <w:rsid w:val="00B17396"/>
    <w:rsid w:val="00B178E3"/>
    <w:rsid w:val="00B20240"/>
    <w:rsid w:val="00B20251"/>
    <w:rsid w:val="00B216F9"/>
    <w:rsid w:val="00B223E3"/>
    <w:rsid w:val="00B224A3"/>
    <w:rsid w:val="00B227AB"/>
    <w:rsid w:val="00B22A88"/>
    <w:rsid w:val="00B22C67"/>
    <w:rsid w:val="00B231B5"/>
    <w:rsid w:val="00B235E8"/>
    <w:rsid w:val="00B24502"/>
    <w:rsid w:val="00B246EC"/>
    <w:rsid w:val="00B24851"/>
    <w:rsid w:val="00B25FA0"/>
    <w:rsid w:val="00B30219"/>
    <w:rsid w:val="00B30404"/>
    <w:rsid w:val="00B32798"/>
    <w:rsid w:val="00B33422"/>
    <w:rsid w:val="00B33629"/>
    <w:rsid w:val="00B344F9"/>
    <w:rsid w:val="00B34A5E"/>
    <w:rsid w:val="00B35223"/>
    <w:rsid w:val="00B354ED"/>
    <w:rsid w:val="00B359CA"/>
    <w:rsid w:val="00B359FF"/>
    <w:rsid w:val="00B35AF8"/>
    <w:rsid w:val="00B36F2E"/>
    <w:rsid w:val="00B379CC"/>
    <w:rsid w:val="00B40EA6"/>
    <w:rsid w:val="00B4110D"/>
    <w:rsid w:val="00B41120"/>
    <w:rsid w:val="00B412A9"/>
    <w:rsid w:val="00B4304C"/>
    <w:rsid w:val="00B45112"/>
    <w:rsid w:val="00B451B4"/>
    <w:rsid w:val="00B45E19"/>
    <w:rsid w:val="00B460A2"/>
    <w:rsid w:val="00B46370"/>
    <w:rsid w:val="00B469AC"/>
    <w:rsid w:val="00B46AD8"/>
    <w:rsid w:val="00B46AF7"/>
    <w:rsid w:val="00B46F68"/>
    <w:rsid w:val="00B47276"/>
    <w:rsid w:val="00B476ED"/>
    <w:rsid w:val="00B5020B"/>
    <w:rsid w:val="00B50297"/>
    <w:rsid w:val="00B502AB"/>
    <w:rsid w:val="00B51A23"/>
    <w:rsid w:val="00B51E0C"/>
    <w:rsid w:val="00B53C28"/>
    <w:rsid w:val="00B5464C"/>
    <w:rsid w:val="00B54CEC"/>
    <w:rsid w:val="00B55103"/>
    <w:rsid w:val="00B553F0"/>
    <w:rsid w:val="00B55D95"/>
    <w:rsid w:val="00B55F1A"/>
    <w:rsid w:val="00B55FA0"/>
    <w:rsid w:val="00B564FE"/>
    <w:rsid w:val="00B56EB4"/>
    <w:rsid w:val="00B60168"/>
    <w:rsid w:val="00B60845"/>
    <w:rsid w:val="00B609FF"/>
    <w:rsid w:val="00B6110B"/>
    <w:rsid w:val="00B61CB1"/>
    <w:rsid w:val="00B62ABC"/>
    <w:rsid w:val="00B62AF9"/>
    <w:rsid w:val="00B62B71"/>
    <w:rsid w:val="00B63049"/>
    <w:rsid w:val="00B640BD"/>
    <w:rsid w:val="00B66AA8"/>
    <w:rsid w:val="00B673C6"/>
    <w:rsid w:val="00B715C9"/>
    <w:rsid w:val="00B715FD"/>
    <w:rsid w:val="00B718CC"/>
    <w:rsid w:val="00B71C28"/>
    <w:rsid w:val="00B71CDB"/>
    <w:rsid w:val="00B72468"/>
    <w:rsid w:val="00B724A6"/>
    <w:rsid w:val="00B72EE3"/>
    <w:rsid w:val="00B73940"/>
    <w:rsid w:val="00B73FE2"/>
    <w:rsid w:val="00B75389"/>
    <w:rsid w:val="00B758F2"/>
    <w:rsid w:val="00B75A72"/>
    <w:rsid w:val="00B75EF6"/>
    <w:rsid w:val="00B761CD"/>
    <w:rsid w:val="00B76584"/>
    <w:rsid w:val="00B768E4"/>
    <w:rsid w:val="00B77A6E"/>
    <w:rsid w:val="00B77CF3"/>
    <w:rsid w:val="00B827E9"/>
    <w:rsid w:val="00B82DF8"/>
    <w:rsid w:val="00B832AF"/>
    <w:rsid w:val="00B8341E"/>
    <w:rsid w:val="00B84050"/>
    <w:rsid w:val="00B8423C"/>
    <w:rsid w:val="00B84863"/>
    <w:rsid w:val="00B860A1"/>
    <w:rsid w:val="00B86B05"/>
    <w:rsid w:val="00B87000"/>
    <w:rsid w:val="00B87A91"/>
    <w:rsid w:val="00B87EA5"/>
    <w:rsid w:val="00B9001D"/>
    <w:rsid w:val="00B90B8C"/>
    <w:rsid w:val="00B91222"/>
    <w:rsid w:val="00B91457"/>
    <w:rsid w:val="00B91AC1"/>
    <w:rsid w:val="00B926E9"/>
    <w:rsid w:val="00B94912"/>
    <w:rsid w:val="00B954EE"/>
    <w:rsid w:val="00B955FC"/>
    <w:rsid w:val="00B9623F"/>
    <w:rsid w:val="00B96530"/>
    <w:rsid w:val="00B9787A"/>
    <w:rsid w:val="00B97D12"/>
    <w:rsid w:val="00BA0B16"/>
    <w:rsid w:val="00BA0F4D"/>
    <w:rsid w:val="00BA10D4"/>
    <w:rsid w:val="00BA20E7"/>
    <w:rsid w:val="00BA27FF"/>
    <w:rsid w:val="00BA2DA2"/>
    <w:rsid w:val="00BA47C2"/>
    <w:rsid w:val="00BA62C1"/>
    <w:rsid w:val="00BA7191"/>
    <w:rsid w:val="00BA728E"/>
    <w:rsid w:val="00BA7478"/>
    <w:rsid w:val="00BA7535"/>
    <w:rsid w:val="00BA79E4"/>
    <w:rsid w:val="00BB039E"/>
    <w:rsid w:val="00BB2013"/>
    <w:rsid w:val="00BB2EDD"/>
    <w:rsid w:val="00BB3786"/>
    <w:rsid w:val="00BB41AD"/>
    <w:rsid w:val="00BB4A3C"/>
    <w:rsid w:val="00BB53B3"/>
    <w:rsid w:val="00BB5448"/>
    <w:rsid w:val="00BB574F"/>
    <w:rsid w:val="00BB58F0"/>
    <w:rsid w:val="00BB5AC1"/>
    <w:rsid w:val="00BB5BC0"/>
    <w:rsid w:val="00BB6C57"/>
    <w:rsid w:val="00BB76F0"/>
    <w:rsid w:val="00BB775D"/>
    <w:rsid w:val="00BC1747"/>
    <w:rsid w:val="00BC1F24"/>
    <w:rsid w:val="00BC362B"/>
    <w:rsid w:val="00BC402D"/>
    <w:rsid w:val="00BC41E0"/>
    <w:rsid w:val="00BC4660"/>
    <w:rsid w:val="00BC4FA0"/>
    <w:rsid w:val="00BC65A9"/>
    <w:rsid w:val="00BC7356"/>
    <w:rsid w:val="00BC7829"/>
    <w:rsid w:val="00BD0024"/>
    <w:rsid w:val="00BD0CE8"/>
    <w:rsid w:val="00BD15D2"/>
    <w:rsid w:val="00BD165B"/>
    <w:rsid w:val="00BD23EA"/>
    <w:rsid w:val="00BD3AF0"/>
    <w:rsid w:val="00BD3BD7"/>
    <w:rsid w:val="00BD4757"/>
    <w:rsid w:val="00BD54EA"/>
    <w:rsid w:val="00BD73C4"/>
    <w:rsid w:val="00BD7D0F"/>
    <w:rsid w:val="00BE2270"/>
    <w:rsid w:val="00BE2824"/>
    <w:rsid w:val="00BE34B7"/>
    <w:rsid w:val="00BE3CA4"/>
    <w:rsid w:val="00BE3EEA"/>
    <w:rsid w:val="00BE6473"/>
    <w:rsid w:val="00BE74F6"/>
    <w:rsid w:val="00BE7629"/>
    <w:rsid w:val="00BF0193"/>
    <w:rsid w:val="00BF0215"/>
    <w:rsid w:val="00BF0F9D"/>
    <w:rsid w:val="00BF3BC1"/>
    <w:rsid w:val="00BF49B8"/>
    <w:rsid w:val="00BF4AED"/>
    <w:rsid w:val="00BF560F"/>
    <w:rsid w:val="00BF565B"/>
    <w:rsid w:val="00BF56E2"/>
    <w:rsid w:val="00BF5B22"/>
    <w:rsid w:val="00BF5C01"/>
    <w:rsid w:val="00BF5E24"/>
    <w:rsid w:val="00BF64D4"/>
    <w:rsid w:val="00BF76F1"/>
    <w:rsid w:val="00C00309"/>
    <w:rsid w:val="00C0037B"/>
    <w:rsid w:val="00C01CB7"/>
    <w:rsid w:val="00C022B3"/>
    <w:rsid w:val="00C03820"/>
    <w:rsid w:val="00C043F9"/>
    <w:rsid w:val="00C04423"/>
    <w:rsid w:val="00C07299"/>
    <w:rsid w:val="00C072CF"/>
    <w:rsid w:val="00C0775B"/>
    <w:rsid w:val="00C10AE2"/>
    <w:rsid w:val="00C1287B"/>
    <w:rsid w:val="00C13545"/>
    <w:rsid w:val="00C13963"/>
    <w:rsid w:val="00C1409A"/>
    <w:rsid w:val="00C15136"/>
    <w:rsid w:val="00C15539"/>
    <w:rsid w:val="00C15E84"/>
    <w:rsid w:val="00C16462"/>
    <w:rsid w:val="00C166D0"/>
    <w:rsid w:val="00C177DF"/>
    <w:rsid w:val="00C17987"/>
    <w:rsid w:val="00C20807"/>
    <w:rsid w:val="00C21C0B"/>
    <w:rsid w:val="00C2297C"/>
    <w:rsid w:val="00C233E8"/>
    <w:rsid w:val="00C240B4"/>
    <w:rsid w:val="00C24443"/>
    <w:rsid w:val="00C2562A"/>
    <w:rsid w:val="00C25F7D"/>
    <w:rsid w:val="00C26B70"/>
    <w:rsid w:val="00C27904"/>
    <w:rsid w:val="00C27EEF"/>
    <w:rsid w:val="00C317CD"/>
    <w:rsid w:val="00C33403"/>
    <w:rsid w:val="00C34761"/>
    <w:rsid w:val="00C34A25"/>
    <w:rsid w:val="00C34AAB"/>
    <w:rsid w:val="00C34D4B"/>
    <w:rsid w:val="00C3526E"/>
    <w:rsid w:val="00C37184"/>
    <w:rsid w:val="00C37702"/>
    <w:rsid w:val="00C378A2"/>
    <w:rsid w:val="00C40C11"/>
    <w:rsid w:val="00C41211"/>
    <w:rsid w:val="00C42FB2"/>
    <w:rsid w:val="00C43BA9"/>
    <w:rsid w:val="00C4562F"/>
    <w:rsid w:val="00C45655"/>
    <w:rsid w:val="00C45D3A"/>
    <w:rsid w:val="00C461CD"/>
    <w:rsid w:val="00C4689A"/>
    <w:rsid w:val="00C46D49"/>
    <w:rsid w:val="00C47B66"/>
    <w:rsid w:val="00C503C4"/>
    <w:rsid w:val="00C50B9C"/>
    <w:rsid w:val="00C50CBB"/>
    <w:rsid w:val="00C51E82"/>
    <w:rsid w:val="00C520AD"/>
    <w:rsid w:val="00C52611"/>
    <w:rsid w:val="00C52ACB"/>
    <w:rsid w:val="00C5337D"/>
    <w:rsid w:val="00C54DB7"/>
    <w:rsid w:val="00C55FAC"/>
    <w:rsid w:val="00C56F00"/>
    <w:rsid w:val="00C570A7"/>
    <w:rsid w:val="00C57473"/>
    <w:rsid w:val="00C60248"/>
    <w:rsid w:val="00C61F24"/>
    <w:rsid w:val="00C61F7D"/>
    <w:rsid w:val="00C623FD"/>
    <w:rsid w:val="00C63130"/>
    <w:rsid w:val="00C63C5C"/>
    <w:rsid w:val="00C64096"/>
    <w:rsid w:val="00C650E0"/>
    <w:rsid w:val="00C656F8"/>
    <w:rsid w:val="00C65B0D"/>
    <w:rsid w:val="00C70227"/>
    <w:rsid w:val="00C713EF"/>
    <w:rsid w:val="00C72302"/>
    <w:rsid w:val="00C72A7B"/>
    <w:rsid w:val="00C72E44"/>
    <w:rsid w:val="00C739A2"/>
    <w:rsid w:val="00C7445B"/>
    <w:rsid w:val="00C7479E"/>
    <w:rsid w:val="00C74892"/>
    <w:rsid w:val="00C7540A"/>
    <w:rsid w:val="00C75739"/>
    <w:rsid w:val="00C75DF9"/>
    <w:rsid w:val="00C76DFF"/>
    <w:rsid w:val="00C7718B"/>
    <w:rsid w:val="00C7740F"/>
    <w:rsid w:val="00C805F8"/>
    <w:rsid w:val="00C82582"/>
    <w:rsid w:val="00C825FD"/>
    <w:rsid w:val="00C831D9"/>
    <w:rsid w:val="00C8331B"/>
    <w:rsid w:val="00C83AF8"/>
    <w:rsid w:val="00C8552A"/>
    <w:rsid w:val="00C85643"/>
    <w:rsid w:val="00C85FF5"/>
    <w:rsid w:val="00C86D21"/>
    <w:rsid w:val="00C86E9F"/>
    <w:rsid w:val="00C87321"/>
    <w:rsid w:val="00C87766"/>
    <w:rsid w:val="00C90162"/>
    <w:rsid w:val="00C902C9"/>
    <w:rsid w:val="00C90B88"/>
    <w:rsid w:val="00C90C04"/>
    <w:rsid w:val="00C9141E"/>
    <w:rsid w:val="00C9161F"/>
    <w:rsid w:val="00C91C33"/>
    <w:rsid w:val="00C91FDB"/>
    <w:rsid w:val="00C921F8"/>
    <w:rsid w:val="00C9339A"/>
    <w:rsid w:val="00C93B64"/>
    <w:rsid w:val="00C95137"/>
    <w:rsid w:val="00C95224"/>
    <w:rsid w:val="00C95811"/>
    <w:rsid w:val="00C95B3A"/>
    <w:rsid w:val="00C9716E"/>
    <w:rsid w:val="00C9717D"/>
    <w:rsid w:val="00C97E99"/>
    <w:rsid w:val="00CA3307"/>
    <w:rsid w:val="00CA33DA"/>
    <w:rsid w:val="00CA37EA"/>
    <w:rsid w:val="00CA414C"/>
    <w:rsid w:val="00CA55E7"/>
    <w:rsid w:val="00CA5CA2"/>
    <w:rsid w:val="00CA60F0"/>
    <w:rsid w:val="00CA6290"/>
    <w:rsid w:val="00CA6346"/>
    <w:rsid w:val="00CA636A"/>
    <w:rsid w:val="00CA799C"/>
    <w:rsid w:val="00CA7AC1"/>
    <w:rsid w:val="00CB019D"/>
    <w:rsid w:val="00CB02E6"/>
    <w:rsid w:val="00CB0512"/>
    <w:rsid w:val="00CB1AD7"/>
    <w:rsid w:val="00CB2758"/>
    <w:rsid w:val="00CB2C32"/>
    <w:rsid w:val="00CB3FE7"/>
    <w:rsid w:val="00CB44E1"/>
    <w:rsid w:val="00CB47E8"/>
    <w:rsid w:val="00CB60A9"/>
    <w:rsid w:val="00CB7198"/>
    <w:rsid w:val="00CC0546"/>
    <w:rsid w:val="00CC0CD5"/>
    <w:rsid w:val="00CC0E37"/>
    <w:rsid w:val="00CC1F79"/>
    <w:rsid w:val="00CC2E1B"/>
    <w:rsid w:val="00CC33E1"/>
    <w:rsid w:val="00CC35B0"/>
    <w:rsid w:val="00CC3765"/>
    <w:rsid w:val="00CC3EDB"/>
    <w:rsid w:val="00CC502A"/>
    <w:rsid w:val="00CC61F9"/>
    <w:rsid w:val="00CC671F"/>
    <w:rsid w:val="00CD0034"/>
    <w:rsid w:val="00CD007D"/>
    <w:rsid w:val="00CD127B"/>
    <w:rsid w:val="00CD156A"/>
    <w:rsid w:val="00CD1C29"/>
    <w:rsid w:val="00CD37DC"/>
    <w:rsid w:val="00CD4530"/>
    <w:rsid w:val="00CD5A4A"/>
    <w:rsid w:val="00CD5DBD"/>
    <w:rsid w:val="00CD7647"/>
    <w:rsid w:val="00CD7F79"/>
    <w:rsid w:val="00CD7FC6"/>
    <w:rsid w:val="00CE0A15"/>
    <w:rsid w:val="00CE0CCC"/>
    <w:rsid w:val="00CE12C8"/>
    <w:rsid w:val="00CE1561"/>
    <w:rsid w:val="00CE1BAE"/>
    <w:rsid w:val="00CE223F"/>
    <w:rsid w:val="00CE2768"/>
    <w:rsid w:val="00CE2B69"/>
    <w:rsid w:val="00CE321C"/>
    <w:rsid w:val="00CE3729"/>
    <w:rsid w:val="00CE3B56"/>
    <w:rsid w:val="00CE4A11"/>
    <w:rsid w:val="00CE5BC9"/>
    <w:rsid w:val="00CE60C4"/>
    <w:rsid w:val="00CE60D2"/>
    <w:rsid w:val="00CE68E0"/>
    <w:rsid w:val="00CE7FF3"/>
    <w:rsid w:val="00CF00F4"/>
    <w:rsid w:val="00CF18E6"/>
    <w:rsid w:val="00CF1C43"/>
    <w:rsid w:val="00CF3678"/>
    <w:rsid w:val="00CF3813"/>
    <w:rsid w:val="00CF3E73"/>
    <w:rsid w:val="00CF47D6"/>
    <w:rsid w:val="00CF5230"/>
    <w:rsid w:val="00CF5341"/>
    <w:rsid w:val="00CF77CB"/>
    <w:rsid w:val="00D0108F"/>
    <w:rsid w:val="00D01699"/>
    <w:rsid w:val="00D01BDB"/>
    <w:rsid w:val="00D01FFA"/>
    <w:rsid w:val="00D03806"/>
    <w:rsid w:val="00D0462D"/>
    <w:rsid w:val="00D05316"/>
    <w:rsid w:val="00D05AFC"/>
    <w:rsid w:val="00D05F51"/>
    <w:rsid w:val="00D06C62"/>
    <w:rsid w:val="00D07057"/>
    <w:rsid w:val="00D070A1"/>
    <w:rsid w:val="00D07599"/>
    <w:rsid w:val="00D077E6"/>
    <w:rsid w:val="00D1091F"/>
    <w:rsid w:val="00D10A60"/>
    <w:rsid w:val="00D10E7F"/>
    <w:rsid w:val="00D122BA"/>
    <w:rsid w:val="00D134B3"/>
    <w:rsid w:val="00D136BE"/>
    <w:rsid w:val="00D13B19"/>
    <w:rsid w:val="00D14540"/>
    <w:rsid w:val="00D14CCD"/>
    <w:rsid w:val="00D14F24"/>
    <w:rsid w:val="00D14F55"/>
    <w:rsid w:val="00D155A8"/>
    <w:rsid w:val="00D15849"/>
    <w:rsid w:val="00D17595"/>
    <w:rsid w:val="00D17D75"/>
    <w:rsid w:val="00D20B39"/>
    <w:rsid w:val="00D21564"/>
    <w:rsid w:val="00D22504"/>
    <w:rsid w:val="00D230C6"/>
    <w:rsid w:val="00D23467"/>
    <w:rsid w:val="00D25285"/>
    <w:rsid w:val="00D255BA"/>
    <w:rsid w:val="00D25ED0"/>
    <w:rsid w:val="00D263CB"/>
    <w:rsid w:val="00D2657D"/>
    <w:rsid w:val="00D270EC"/>
    <w:rsid w:val="00D27468"/>
    <w:rsid w:val="00D27B39"/>
    <w:rsid w:val="00D300C9"/>
    <w:rsid w:val="00D312A8"/>
    <w:rsid w:val="00D313AD"/>
    <w:rsid w:val="00D3193E"/>
    <w:rsid w:val="00D334D4"/>
    <w:rsid w:val="00D3360F"/>
    <w:rsid w:val="00D338EF"/>
    <w:rsid w:val="00D3390D"/>
    <w:rsid w:val="00D349E8"/>
    <w:rsid w:val="00D34F72"/>
    <w:rsid w:val="00D36326"/>
    <w:rsid w:val="00D36B65"/>
    <w:rsid w:val="00D36DB4"/>
    <w:rsid w:val="00D4113A"/>
    <w:rsid w:val="00D41868"/>
    <w:rsid w:val="00D41AD9"/>
    <w:rsid w:val="00D41BF4"/>
    <w:rsid w:val="00D42390"/>
    <w:rsid w:val="00D4248F"/>
    <w:rsid w:val="00D4292E"/>
    <w:rsid w:val="00D42A91"/>
    <w:rsid w:val="00D43524"/>
    <w:rsid w:val="00D441CA"/>
    <w:rsid w:val="00D449B3"/>
    <w:rsid w:val="00D44A93"/>
    <w:rsid w:val="00D44AA3"/>
    <w:rsid w:val="00D4622C"/>
    <w:rsid w:val="00D46782"/>
    <w:rsid w:val="00D47206"/>
    <w:rsid w:val="00D506AE"/>
    <w:rsid w:val="00D507C5"/>
    <w:rsid w:val="00D516FA"/>
    <w:rsid w:val="00D517E4"/>
    <w:rsid w:val="00D51F5E"/>
    <w:rsid w:val="00D527A4"/>
    <w:rsid w:val="00D52A4C"/>
    <w:rsid w:val="00D531D5"/>
    <w:rsid w:val="00D5347F"/>
    <w:rsid w:val="00D53833"/>
    <w:rsid w:val="00D545E2"/>
    <w:rsid w:val="00D54C98"/>
    <w:rsid w:val="00D560A4"/>
    <w:rsid w:val="00D5614B"/>
    <w:rsid w:val="00D564F8"/>
    <w:rsid w:val="00D56B9C"/>
    <w:rsid w:val="00D56F98"/>
    <w:rsid w:val="00D5718B"/>
    <w:rsid w:val="00D575FA"/>
    <w:rsid w:val="00D57CD8"/>
    <w:rsid w:val="00D60030"/>
    <w:rsid w:val="00D60C8E"/>
    <w:rsid w:val="00D612A3"/>
    <w:rsid w:val="00D61340"/>
    <w:rsid w:val="00D616E7"/>
    <w:rsid w:val="00D61DBF"/>
    <w:rsid w:val="00D62141"/>
    <w:rsid w:val="00D62CDF"/>
    <w:rsid w:val="00D62E15"/>
    <w:rsid w:val="00D6310F"/>
    <w:rsid w:val="00D6449D"/>
    <w:rsid w:val="00D644E3"/>
    <w:rsid w:val="00D6550A"/>
    <w:rsid w:val="00D6574F"/>
    <w:rsid w:val="00D661F1"/>
    <w:rsid w:val="00D67649"/>
    <w:rsid w:val="00D67711"/>
    <w:rsid w:val="00D67B09"/>
    <w:rsid w:val="00D67B23"/>
    <w:rsid w:val="00D67D62"/>
    <w:rsid w:val="00D700D2"/>
    <w:rsid w:val="00D7087C"/>
    <w:rsid w:val="00D70E28"/>
    <w:rsid w:val="00D715C8"/>
    <w:rsid w:val="00D7167C"/>
    <w:rsid w:val="00D716DB"/>
    <w:rsid w:val="00D71DB3"/>
    <w:rsid w:val="00D73807"/>
    <w:rsid w:val="00D7458D"/>
    <w:rsid w:val="00D75F2B"/>
    <w:rsid w:val="00D7745F"/>
    <w:rsid w:val="00D80AD4"/>
    <w:rsid w:val="00D81319"/>
    <w:rsid w:val="00D815A4"/>
    <w:rsid w:val="00D81895"/>
    <w:rsid w:val="00D81BB9"/>
    <w:rsid w:val="00D81CFA"/>
    <w:rsid w:val="00D82FC0"/>
    <w:rsid w:val="00D8329E"/>
    <w:rsid w:val="00D836DC"/>
    <w:rsid w:val="00D83B43"/>
    <w:rsid w:val="00D84CE9"/>
    <w:rsid w:val="00D85977"/>
    <w:rsid w:val="00D865BF"/>
    <w:rsid w:val="00D86640"/>
    <w:rsid w:val="00D870EE"/>
    <w:rsid w:val="00D87270"/>
    <w:rsid w:val="00D87DFF"/>
    <w:rsid w:val="00D87EA8"/>
    <w:rsid w:val="00D90A3E"/>
    <w:rsid w:val="00D9168C"/>
    <w:rsid w:val="00D92788"/>
    <w:rsid w:val="00D93A85"/>
    <w:rsid w:val="00D93BD2"/>
    <w:rsid w:val="00D93C0F"/>
    <w:rsid w:val="00D9486C"/>
    <w:rsid w:val="00D94BF8"/>
    <w:rsid w:val="00D950A0"/>
    <w:rsid w:val="00D952BB"/>
    <w:rsid w:val="00D97B0E"/>
    <w:rsid w:val="00DA0064"/>
    <w:rsid w:val="00DA0C64"/>
    <w:rsid w:val="00DA1FA1"/>
    <w:rsid w:val="00DA2091"/>
    <w:rsid w:val="00DA2102"/>
    <w:rsid w:val="00DA24FF"/>
    <w:rsid w:val="00DA29F4"/>
    <w:rsid w:val="00DA35C6"/>
    <w:rsid w:val="00DA3C6B"/>
    <w:rsid w:val="00DA4BEF"/>
    <w:rsid w:val="00DA4D92"/>
    <w:rsid w:val="00DA4ECC"/>
    <w:rsid w:val="00DA5034"/>
    <w:rsid w:val="00DA505C"/>
    <w:rsid w:val="00DA5344"/>
    <w:rsid w:val="00DA593B"/>
    <w:rsid w:val="00DA6B30"/>
    <w:rsid w:val="00DA6E82"/>
    <w:rsid w:val="00DA7EDF"/>
    <w:rsid w:val="00DB046F"/>
    <w:rsid w:val="00DB085F"/>
    <w:rsid w:val="00DB1B7F"/>
    <w:rsid w:val="00DB3525"/>
    <w:rsid w:val="00DB46F5"/>
    <w:rsid w:val="00DB4D03"/>
    <w:rsid w:val="00DB7446"/>
    <w:rsid w:val="00DB7601"/>
    <w:rsid w:val="00DC0187"/>
    <w:rsid w:val="00DC032B"/>
    <w:rsid w:val="00DC03DC"/>
    <w:rsid w:val="00DC09B9"/>
    <w:rsid w:val="00DC0B13"/>
    <w:rsid w:val="00DC1388"/>
    <w:rsid w:val="00DC170E"/>
    <w:rsid w:val="00DC20A3"/>
    <w:rsid w:val="00DC28FB"/>
    <w:rsid w:val="00DC3B07"/>
    <w:rsid w:val="00DC5594"/>
    <w:rsid w:val="00DC572A"/>
    <w:rsid w:val="00DC59AD"/>
    <w:rsid w:val="00DC70A1"/>
    <w:rsid w:val="00DC7110"/>
    <w:rsid w:val="00DC74E7"/>
    <w:rsid w:val="00DD29E4"/>
    <w:rsid w:val="00DD320D"/>
    <w:rsid w:val="00DD36A0"/>
    <w:rsid w:val="00DD3ED7"/>
    <w:rsid w:val="00DD48F4"/>
    <w:rsid w:val="00DD4AFB"/>
    <w:rsid w:val="00DD4C58"/>
    <w:rsid w:val="00DD4FE5"/>
    <w:rsid w:val="00DD5023"/>
    <w:rsid w:val="00DD5656"/>
    <w:rsid w:val="00DD7071"/>
    <w:rsid w:val="00DD757D"/>
    <w:rsid w:val="00DE141C"/>
    <w:rsid w:val="00DE1BFD"/>
    <w:rsid w:val="00DE29F0"/>
    <w:rsid w:val="00DE3F7B"/>
    <w:rsid w:val="00DE478F"/>
    <w:rsid w:val="00DE4AAC"/>
    <w:rsid w:val="00DE5BD3"/>
    <w:rsid w:val="00DE5D51"/>
    <w:rsid w:val="00DE7259"/>
    <w:rsid w:val="00DE7F76"/>
    <w:rsid w:val="00DF0E18"/>
    <w:rsid w:val="00DF1865"/>
    <w:rsid w:val="00DF2617"/>
    <w:rsid w:val="00DF2A15"/>
    <w:rsid w:val="00DF2A9D"/>
    <w:rsid w:val="00DF3846"/>
    <w:rsid w:val="00E003B1"/>
    <w:rsid w:val="00E010E4"/>
    <w:rsid w:val="00E01F37"/>
    <w:rsid w:val="00E02022"/>
    <w:rsid w:val="00E023FB"/>
    <w:rsid w:val="00E02DA5"/>
    <w:rsid w:val="00E03306"/>
    <w:rsid w:val="00E03AA1"/>
    <w:rsid w:val="00E04734"/>
    <w:rsid w:val="00E06529"/>
    <w:rsid w:val="00E06A82"/>
    <w:rsid w:val="00E106B8"/>
    <w:rsid w:val="00E115CF"/>
    <w:rsid w:val="00E11763"/>
    <w:rsid w:val="00E11773"/>
    <w:rsid w:val="00E122AE"/>
    <w:rsid w:val="00E1253F"/>
    <w:rsid w:val="00E12D43"/>
    <w:rsid w:val="00E13F80"/>
    <w:rsid w:val="00E14113"/>
    <w:rsid w:val="00E142AD"/>
    <w:rsid w:val="00E14CA1"/>
    <w:rsid w:val="00E15432"/>
    <w:rsid w:val="00E173A5"/>
    <w:rsid w:val="00E17708"/>
    <w:rsid w:val="00E17F29"/>
    <w:rsid w:val="00E208E8"/>
    <w:rsid w:val="00E20B10"/>
    <w:rsid w:val="00E21245"/>
    <w:rsid w:val="00E22ABE"/>
    <w:rsid w:val="00E22D5D"/>
    <w:rsid w:val="00E22DF6"/>
    <w:rsid w:val="00E25823"/>
    <w:rsid w:val="00E25EFA"/>
    <w:rsid w:val="00E26A8F"/>
    <w:rsid w:val="00E2706C"/>
    <w:rsid w:val="00E27B6E"/>
    <w:rsid w:val="00E3024D"/>
    <w:rsid w:val="00E313D5"/>
    <w:rsid w:val="00E31B6D"/>
    <w:rsid w:val="00E3202B"/>
    <w:rsid w:val="00E3263F"/>
    <w:rsid w:val="00E32C69"/>
    <w:rsid w:val="00E33F5D"/>
    <w:rsid w:val="00E3418E"/>
    <w:rsid w:val="00E3432A"/>
    <w:rsid w:val="00E354A7"/>
    <w:rsid w:val="00E368B0"/>
    <w:rsid w:val="00E36E69"/>
    <w:rsid w:val="00E36FB0"/>
    <w:rsid w:val="00E37E25"/>
    <w:rsid w:val="00E40529"/>
    <w:rsid w:val="00E40B08"/>
    <w:rsid w:val="00E40F3E"/>
    <w:rsid w:val="00E41332"/>
    <w:rsid w:val="00E41569"/>
    <w:rsid w:val="00E41BE6"/>
    <w:rsid w:val="00E41EFD"/>
    <w:rsid w:val="00E43BAE"/>
    <w:rsid w:val="00E44036"/>
    <w:rsid w:val="00E46840"/>
    <w:rsid w:val="00E471EA"/>
    <w:rsid w:val="00E47955"/>
    <w:rsid w:val="00E479B4"/>
    <w:rsid w:val="00E47ECE"/>
    <w:rsid w:val="00E47FEE"/>
    <w:rsid w:val="00E50838"/>
    <w:rsid w:val="00E5192D"/>
    <w:rsid w:val="00E51B45"/>
    <w:rsid w:val="00E51EEB"/>
    <w:rsid w:val="00E51F68"/>
    <w:rsid w:val="00E51FE7"/>
    <w:rsid w:val="00E52404"/>
    <w:rsid w:val="00E525C0"/>
    <w:rsid w:val="00E526F2"/>
    <w:rsid w:val="00E527ED"/>
    <w:rsid w:val="00E529BF"/>
    <w:rsid w:val="00E54BF1"/>
    <w:rsid w:val="00E54E42"/>
    <w:rsid w:val="00E55A72"/>
    <w:rsid w:val="00E56B3A"/>
    <w:rsid w:val="00E56CB1"/>
    <w:rsid w:val="00E57E91"/>
    <w:rsid w:val="00E57FEB"/>
    <w:rsid w:val="00E604EE"/>
    <w:rsid w:val="00E6194C"/>
    <w:rsid w:val="00E61FF0"/>
    <w:rsid w:val="00E62438"/>
    <w:rsid w:val="00E62704"/>
    <w:rsid w:val="00E62BE5"/>
    <w:rsid w:val="00E65A6A"/>
    <w:rsid w:val="00E665B4"/>
    <w:rsid w:val="00E67A7C"/>
    <w:rsid w:val="00E70BD7"/>
    <w:rsid w:val="00E70D5D"/>
    <w:rsid w:val="00E70DDE"/>
    <w:rsid w:val="00E70F54"/>
    <w:rsid w:val="00E716C9"/>
    <w:rsid w:val="00E72223"/>
    <w:rsid w:val="00E723F4"/>
    <w:rsid w:val="00E7286E"/>
    <w:rsid w:val="00E72B59"/>
    <w:rsid w:val="00E7403D"/>
    <w:rsid w:val="00E7525F"/>
    <w:rsid w:val="00E75AE3"/>
    <w:rsid w:val="00E7604E"/>
    <w:rsid w:val="00E764AF"/>
    <w:rsid w:val="00E767FD"/>
    <w:rsid w:val="00E80444"/>
    <w:rsid w:val="00E804FB"/>
    <w:rsid w:val="00E80AD8"/>
    <w:rsid w:val="00E81387"/>
    <w:rsid w:val="00E81626"/>
    <w:rsid w:val="00E8204B"/>
    <w:rsid w:val="00E82147"/>
    <w:rsid w:val="00E826A6"/>
    <w:rsid w:val="00E829B7"/>
    <w:rsid w:val="00E83472"/>
    <w:rsid w:val="00E83BC0"/>
    <w:rsid w:val="00E8430C"/>
    <w:rsid w:val="00E8433D"/>
    <w:rsid w:val="00E843BF"/>
    <w:rsid w:val="00E85B8F"/>
    <w:rsid w:val="00E85FC0"/>
    <w:rsid w:val="00E86824"/>
    <w:rsid w:val="00E86C75"/>
    <w:rsid w:val="00E86D17"/>
    <w:rsid w:val="00E8702F"/>
    <w:rsid w:val="00E8744C"/>
    <w:rsid w:val="00E90613"/>
    <w:rsid w:val="00E90CE4"/>
    <w:rsid w:val="00E91610"/>
    <w:rsid w:val="00E91955"/>
    <w:rsid w:val="00E91FA3"/>
    <w:rsid w:val="00E936A2"/>
    <w:rsid w:val="00E94470"/>
    <w:rsid w:val="00E948B4"/>
    <w:rsid w:val="00E948CF"/>
    <w:rsid w:val="00E94DD2"/>
    <w:rsid w:val="00E950B9"/>
    <w:rsid w:val="00EA0893"/>
    <w:rsid w:val="00EA0B62"/>
    <w:rsid w:val="00EA229C"/>
    <w:rsid w:val="00EA3953"/>
    <w:rsid w:val="00EA3C16"/>
    <w:rsid w:val="00EA3CCE"/>
    <w:rsid w:val="00EA479E"/>
    <w:rsid w:val="00EA55C3"/>
    <w:rsid w:val="00EA63E1"/>
    <w:rsid w:val="00EA640F"/>
    <w:rsid w:val="00EA66BD"/>
    <w:rsid w:val="00EB0BEF"/>
    <w:rsid w:val="00EB10D4"/>
    <w:rsid w:val="00EB17E9"/>
    <w:rsid w:val="00EB31F5"/>
    <w:rsid w:val="00EB461D"/>
    <w:rsid w:val="00EB54F7"/>
    <w:rsid w:val="00EB6513"/>
    <w:rsid w:val="00EB6766"/>
    <w:rsid w:val="00EB6B2B"/>
    <w:rsid w:val="00EB6BE8"/>
    <w:rsid w:val="00EB6F2A"/>
    <w:rsid w:val="00EB727E"/>
    <w:rsid w:val="00EB74BE"/>
    <w:rsid w:val="00EC08C9"/>
    <w:rsid w:val="00EC11DF"/>
    <w:rsid w:val="00EC1D06"/>
    <w:rsid w:val="00EC31FF"/>
    <w:rsid w:val="00EC345B"/>
    <w:rsid w:val="00EC369D"/>
    <w:rsid w:val="00EC418F"/>
    <w:rsid w:val="00EC49A2"/>
    <w:rsid w:val="00EC6762"/>
    <w:rsid w:val="00EC7504"/>
    <w:rsid w:val="00EC7ED2"/>
    <w:rsid w:val="00ED0177"/>
    <w:rsid w:val="00ED19AB"/>
    <w:rsid w:val="00ED2C35"/>
    <w:rsid w:val="00ED2D3D"/>
    <w:rsid w:val="00ED30C3"/>
    <w:rsid w:val="00ED35AA"/>
    <w:rsid w:val="00ED39E6"/>
    <w:rsid w:val="00ED4633"/>
    <w:rsid w:val="00ED53B2"/>
    <w:rsid w:val="00ED68C4"/>
    <w:rsid w:val="00ED69A1"/>
    <w:rsid w:val="00ED734D"/>
    <w:rsid w:val="00EE07C4"/>
    <w:rsid w:val="00EE0F87"/>
    <w:rsid w:val="00EE1CF7"/>
    <w:rsid w:val="00EE1FEE"/>
    <w:rsid w:val="00EE21EA"/>
    <w:rsid w:val="00EE23CB"/>
    <w:rsid w:val="00EE460B"/>
    <w:rsid w:val="00EE546E"/>
    <w:rsid w:val="00EE5D02"/>
    <w:rsid w:val="00EE619A"/>
    <w:rsid w:val="00EE6259"/>
    <w:rsid w:val="00EE65F5"/>
    <w:rsid w:val="00EE6D0C"/>
    <w:rsid w:val="00EE6F19"/>
    <w:rsid w:val="00EE759A"/>
    <w:rsid w:val="00EE7BE5"/>
    <w:rsid w:val="00EE7C36"/>
    <w:rsid w:val="00EE7EEA"/>
    <w:rsid w:val="00EF0D64"/>
    <w:rsid w:val="00EF1627"/>
    <w:rsid w:val="00EF1ACB"/>
    <w:rsid w:val="00EF1BF3"/>
    <w:rsid w:val="00EF1EBC"/>
    <w:rsid w:val="00EF23BA"/>
    <w:rsid w:val="00EF356E"/>
    <w:rsid w:val="00EF3E46"/>
    <w:rsid w:val="00EF44AC"/>
    <w:rsid w:val="00EF4F03"/>
    <w:rsid w:val="00EF5424"/>
    <w:rsid w:val="00EF567E"/>
    <w:rsid w:val="00EF5A1E"/>
    <w:rsid w:val="00EF5C6E"/>
    <w:rsid w:val="00EF69F2"/>
    <w:rsid w:val="00EF7340"/>
    <w:rsid w:val="00EF7354"/>
    <w:rsid w:val="00F0046C"/>
    <w:rsid w:val="00F00713"/>
    <w:rsid w:val="00F00DC9"/>
    <w:rsid w:val="00F011A2"/>
    <w:rsid w:val="00F0140C"/>
    <w:rsid w:val="00F0194B"/>
    <w:rsid w:val="00F02CD6"/>
    <w:rsid w:val="00F02DC1"/>
    <w:rsid w:val="00F02EE6"/>
    <w:rsid w:val="00F03952"/>
    <w:rsid w:val="00F03E91"/>
    <w:rsid w:val="00F0405E"/>
    <w:rsid w:val="00F04133"/>
    <w:rsid w:val="00F04632"/>
    <w:rsid w:val="00F04FA3"/>
    <w:rsid w:val="00F05489"/>
    <w:rsid w:val="00F06DCB"/>
    <w:rsid w:val="00F06F61"/>
    <w:rsid w:val="00F077CC"/>
    <w:rsid w:val="00F07C1C"/>
    <w:rsid w:val="00F102D5"/>
    <w:rsid w:val="00F106AA"/>
    <w:rsid w:val="00F10F5D"/>
    <w:rsid w:val="00F1108B"/>
    <w:rsid w:val="00F12E68"/>
    <w:rsid w:val="00F12F59"/>
    <w:rsid w:val="00F1306E"/>
    <w:rsid w:val="00F1317F"/>
    <w:rsid w:val="00F137B3"/>
    <w:rsid w:val="00F14B48"/>
    <w:rsid w:val="00F1734D"/>
    <w:rsid w:val="00F17422"/>
    <w:rsid w:val="00F2057C"/>
    <w:rsid w:val="00F217DB"/>
    <w:rsid w:val="00F21CC9"/>
    <w:rsid w:val="00F225B5"/>
    <w:rsid w:val="00F2288B"/>
    <w:rsid w:val="00F23B13"/>
    <w:rsid w:val="00F24299"/>
    <w:rsid w:val="00F2473C"/>
    <w:rsid w:val="00F25F5C"/>
    <w:rsid w:val="00F263D7"/>
    <w:rsid w:val="00F26BCD"/>
    <w:rsid w:val="00F27CD5"/>
    <w:rsid w:val="00F304D8"/>
    <w:rsid w:val="00F311D0"/>
    <w:rsid w:val="00F32BFA"/>
    <w:rsid w:val="00F32C27"/>
    <w:rsid w:val="00F32D38"/>
    <w:rsid w:val="00F33E86"/>
    <w:rsid w:val="00F33F8F"/>
    <w:rsid w:val="00F34EA1"/>
    <w:rsid w:val="00F356FA"/>
    <w:rsid w:val="00F359B7"/>
    <w:rsid w:val="00F3699E"/>
    <w:rsid w:val="00F369A2"/>
    <w:rsid w:val="00F36B7C"/>
    <w:rsid w:val="00F3704C"/>
    <w:rsid w:val="00F37EC5"/>
    <w:rsid w:val="00F40D3E"/>
    <w:rsid w:val="00F40E4E"/>
    <w:rsid w:val="00F40E8A"/>
    <w:rsid w:val="00F41583"/>
    <w:rsid w:val="00F416C0"/>
    <w:rsid w:val="00F41739"/>
    <w:rsid w:val="00F41C9E"/>
    <w:rsid w:val="00F41E07"/>
    <w:rsid w:val="00F430BC"/>
    <w:rsid w:val="00F43C41"/>
    <w:rsid w:val="00F43F56"/>
    <w:rsid w:val="00F446E7"/>
    <w:rsid w:val="00F44FBE"/>
    <w:rsid w:val="00F458EF"/>
    <w:rsid w:val="00F46B59"/>
    <w:rsid w:val="00F46E32"/>
    <w:rsid w:val="00F47429"/>
    <w:rsid w:val="00F50F1D"/>
    <w:rsid w:val="00F510B3"/>
    <w:rsid w:val="00F514B2"/>
    <w:rsid w:val="00F52684"/>
    <w:rsid w:val="00F52D65"/>
    <w:rsid w:val="00F53A62"/>
    <w:rsid w:val="00F53E02"/>
    <w:rsid w:val="00F54527"/>
    <w:rsid w:val="00F546D3"/>
    <w:rsid w:val="00F551B7"/>
    <w:rsid w:val="00F56704"/>
    <w:rsid w:val="00F56967"/>
    <w:rsid w:val="00F56BC4"/>
    <w:rsid w:val="00F56BD1"/>
    <w:rsid w:val="00F57E55"/>
    <w:rsid w:val="00F61381"/>
    <w:rsid w:val="00F61881"/>
    <w:rsid w:val="00F61921"/>
    <w:rsid w:val="00F62FED"/>
    <w:rsid w:val="00F641E3"/>
    <w:rsid w:val="00F64413"/>
    <w:rsid w:val="00F644B1"/>
    <w:rsid w:val="00F6597C"/>
    <w:rsid w:val="00F65AE9"/>
    <w:rsid w:val="00F65C31"/>
    <w:rsid w:val="00F672CC"/>
    <w:rsid w:val="00F67E73"/>
    <w:rsid w:val="00F71228"/>
    <w:rsid w:val="00F7123C"/>
    <w:rsid w:val="00F71A48"/>
    <w:rsid w:val="00F71AAE"/>
    <w:rsid w:val="00F71FC3"/>
    <w:rsid w:val="00F72141"/>
    <w:rsid w:val="00F72C9B"/>
    <w:rsid w:val="00F72F9C"/>
    <w:rsid w:val="00F73A6D"/>
    <w:rsid w:val="00F73AF5"/>
    <w:rsid w:val="00F7410D"/>
    <w:rsid w:val="00F74217"/>
    <w:rsid w:val="00F74B19"/>
    <w:rsid w:val="00F74B8A"/>
    <w:rsid w:val="00F74D98"/>
    <w:rsid w:val="00F74EDE"/>
    <w:rsid w:val="00F75115"/>
    <w:rsid w:val="00F76EF8"/>
    <w:rsid w:val="00F7720F"/>
    <w:rsid w:val="00F77699"/>
    <w:rsid w:val="00F8033A"/>
    <w:rsid w:val="00F816E1"/>
    <w:rsid w:val="00F82118"/>
    <w:rsid w:val="00F82882"/>
    <w:rsid w:val="00F84CF7"/>
    <w:rsid w:val="00F84D3B"/>
    <w:rsid w:val="00F8535A"/>
    <w:rsid w:val="00F85739"/>
    <w:rsid w:val="00F86006"/>
    <w:rsid w:val="00F862F9"/>
    <w:rsid w:val="00F8669B"/>
    <w:rsid w:val="00F86D3D"/>
    <w:rsid w:val="00F874A1"/>
    <w:rsid w:val="00F8776E"/>
    <w:rsid w:val="00F87E83"/>
    <w:rsid w:val="00F9026B"/>
    <w:rsid w:val="00F91657"/>
    <w:rsid w:val="00F916F5"/>
    <w:rsid w:val="00F92EB5"/>
    <w:rsid w:val="00F93834"/>
    <w:rsid w:val="00F94AA2"/>
    <w:rsid w:val="00F94CD8"/>
    <w:rsid w:val="00F94DC1"/>
    <w:rsid w:val="00F96236"/>
    <w:rsid w:val="00F9696F"/>
    <w:rsid w:val="00F96EA6"/>
    <w:rsid w:val="00F97546"/>
    <w:rsid w:val="00FA0E45"/>
    <w:rsid w:val="00FA129B"/>
    <w:rsid w:val="00FA139B"/>
    <w:rsid w:val="00FA1B91"/>
    <w:rsid w:val="00FA1E11"/>
    <w:rsid w:val="00FA2EE6"/>
    <w:rsid w:val="00FA5486"/>
    <w:rsid w:val="00FA58FE"/>
    <w:rsid w:val="00FA608F"/>
    <w:rsid w:val="00FA72EA"/>
    <w:rsid w:val="00FA78D1"/>
    <w:rsid w:val="00FA7AF0"/>
    <w:rsid w:val="00FB0FB4"/>
    <w:rsid w:val="00FB1483"/>
    <w:rsid w:val="00FB14B5"/>
    <w:rsid w:val="00FB1623"/>
    <w:rsid w:val="00FB2667"/>
    <w:rsid w:val="00FB290B"/>
    <w:rsid w:val="00FB2AB9"/>
    <w:rsid w:val="00FB2E57"/>
    <w:rsid w:val="00FB36E9"/>
    <w:rsid w:val="00FB3DD4"/>
    <w:rsid w:val="00FB49CD"/>
    <w:rsid w:val="00FB5344"/>
    <w:rsid w:val="00FB7E2B"/>
    <w:rsid w:val="00FC00F5"/>
    <w:rsid w:val="00FC2B61"/>
    <w:rsid w:val="00FC2DCC"/>
    <w:rsid w:val="00FC2E58"/>
    <w:rsid w:val="00FC35E0"/>
    <w:rsid w:val="00FC4019"/>
    <w:rsid w:val="00FC425A"/>
    <w:rsid w:val="00FC4BEA"/>
    <w:rsid w:val="00FC4DD2"/>
    <w:rsid w:val="00FC54D9"/>
    <w:rsid w:val="00FC555D"/>
    <w:rsid w:val="00FC647B"/>
    <w:rsid w:val="00FC6E20"/>
    <w:rsid w:val="00FC7146"/>
    <w:rsid w:val="00FD02AB"/>
    <w:rsid w:val="00FD0C41"/>
    <w:rsid w:val="00FD13A0"/>
    <w:rsid w:val="00FD374F"/>
    <w:rsid w:val="00FD488F"/>
    <w:rsid w:val="00FD493D"/>
    <w:rsid w:val="00FD57AE"/>
    <w:rsid w:val="00FD616B"/>
    <w:rsid w:val="00FE0257"/>
    <w:rsid w:val="00FE29B5"/>
    <w:rsid w:val="00FE304B"/>
    <w:rsid w:val="00FE31E7"/>
    <w:rsid w:val="00FE40DF"/>
    <w:rsid w:val="00FE5856"/>
    <w:rsid w:val="00FE5A2B"/>
    <w:rsid w:val="00FE5C6F"/>
    <w:rsid w:val="00FE6438"/>
    <w:rsid w:val="00FE7985"/>
    <w:rsid w:val="00FF078F"/>
    <w:rsid w:val="00FF0ACC"/>
    <w:rsid w:val="00FF1520"/>
    <w:rsid w:val="00FF1A09"/>
    <w:rsid w:val="00FF2747"/>
    <w:rsid w:val="00FF2997"/>
    <w:rsid w:val="00FF3136"/>
    <w:rsid w:val="00FF3165"/>
    <w:rsid w:val="00FF31F8"/>
    <w:rsid w:val="00FF37A9"/>
    <w:rsid w:val="00FF46E5"/>
    <w:rsid w:val="00FF4CF9"/>
    <w:rsid w:val="00FF51D8"/>
    <w:rsid w:val="00FF52DD"/>
    <w:rsid w:val="00FF5378"/>
    <w:rsid w:val="00FF5732"/>
    <w:rsid w:val="00FF5FC0"/>
    <w:rsid w:val="00FF631B"/>
    <w:rsid w:val="00FF6693"/>
    <w:rsid w:val="00FF66E4"/>
    <w:rsid w:val="00FF6CE9"/>
    <w:rsid w:val="00FF75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1AF5C8"/>
  <w15:docId w15:val="{4D365CA2-9922-4E64-AD34-4DC5658D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A4"/>
    <w:pPr>
      <w:spacing w:after="200" w:line="276" w:lineRule="auto"/>
    </w:pPr>
    <w:rPr>
      <w:sz w:val="22"/>
      <w:szCs w:val="22"/>
    </w:rPr>
  </w:style>
  <w:style w:type="paragraph" w:styleId="Heading1">
    <w:name w:val="heading 1"/>
    <w:basedOn w:val="Heading2"/>
    <w:next w:val="Normal"/>
    <w:link w:val="Heading1Char"/>
    <w:qFormat/>
    <w:rsid w:val="00745A1E"/>
    <w:pPr>
      <w:widowControl w:val="0"/>
      <w:numPr>
        <w:numId w:val="3"/>
      </w:numPr>
      <w:spacing w:before="360" w:after="120" w:line="300" w:lineRule="exact"/>
      <w:jc w:val="left"/>
      <w:outlineLvl w:val="0"/>
    </w:pPr>
    <w:rPr>
      <w:rFonts w:ascii="Georgia" w:hAnsi="Georgia"/>
      <w:b/>
      <w:sz w:val="24"/>
      <w:szCs w:val="21"/>
      <w:lang w:val="cs-CZ"/>
    </w:rPr>
  </w:style>
  <w:style w:type="paragraph" w:styleId="Heading2">
    <w:name w:val="heading 2"/>
    <w:aliases w:val="2. úroven,Lev 2,Reset numbering,PA Major Section,Tacoma - Uroven 2,H2,Paragraafkop,1_ Título 2,ff2,Section Heading 2,title 2,h2,Subhead A,- 1,2,3,- 11,21,31,Heading 2 Char,2PBC,Normal Heading 2,LetHead2,Sub-clause,Subsidiary clause,a,c,sub-se"/>
    <w:basedOn w:val="Normal"/>
    <w:link w:val="Heading2Char1"/>
    <w:qFormat/>
    <w:rsid w:val="00262D0B"/>
    <w:pPr>
      <w:tabs>
        <w:tab w:val="num" w:pos="360"/>
      </w:tabs>
      <w:spacing w:after="0" w:line="240" w:lineRule="auto"/>
      <w:ind w:left="360" w:hanging="360"/>
      <w:jc w:val="both"/>
      <w:outlineLvl w:val="1"/>
    </w:pPr>
    <w:rPr>
      <w:rFonts w:ascii="Times New Roman" w:hAnsi="Times New Roman"/>
      <w:sz w:val="21"/>
      <w:szCs w:val="20"/>
      <w:lang w:val="en-US" w:eastAsia="en-US"/>
    </w:rPr>
  </w:style>
  <w:style w:type="paragraph" w:styleId="Heading3">
    <w:name w:val="heading 3"/>
    <w:basedOn w:val="ListParagraph"/>
    <w:next w:val="Normal"/>
    <w:link w:val="Heading3Char"/>
    <w:unhideWhenUsed/>
    <w:qFormat/>
    <w:rsid w:val="00745A1E"/>
    <w:pPr>
      <w:numPr>
        <w:ilvl w:val="1"/>
        <w:numId w:val="3"/>
      </w:numPr>
      <w:spacing w:before="120" w:after="120" w:line="300" w:lineRule="exact"/>
      <w:contextualSpacing w:val="0"/>
      <w:outlineLvl w:val="2"/>
    </w:pPr>
    <w:rPr>
      <w:rFonts w:ascii="Georgia" w:hAnsi="Georgia"/>
      <w:sz w:val="21"/>
      <w:szCs w:val="21"/>
      <w:lang w:eastAsia="en-US"/>
    </w:rPr>
  </w:style>
  <w:style w:type="paragraph" w:styleId="Heading4">
    <w:name w:val="heading 4"/>
    <w:basedOn w:val="Normal"/>
    <w:next w:val="Normal"/>
    <w:link w:val="Heading4Char"/>
    <w:semiHidden/>
    <w:unhideWhenUsed/>
    <w:qFormat/>
    <w:rsid w:val="00B41120"/>
    <w:pPr>
      <w:keepNext/>
      <w:spacing w:before="240" w:after="60" w:line="300" w:lineRule="exact"/>
      <w:ind w:left="864" w:hanging="864"/>
      <w:outlineLvl w:val="3"/>
    </w:pPr>
    <w:rPr>
      <w:b/>
      <w:bCs/>
      <w:sz w:val="28"/>
      <w:szCs w:val="28"/>
    </w:rPr>
  </w:style>
  <w:style w:type="paragraph" w:styleId="Heading5">
    <w:name w:val="heading 5"/>
    <w:basedOn w:val="Normal"/>
    <w:next w:val="Normal"/>
    <w:link w:val="Heading5Char"/>
    <w:semiHidden/>
    <w:unhideWhenUsed/>
    <w:qFormat/>
    <w:rsid w:val="00B41120"/>
    <w:pPr>
      <w:spacing w:before="240" w:after="60" w:line="300" w:lineRule="exact"/>
      <w:ind w:left="1008" w:hanging="1008"/>
      <w:outlineLvl w:val="4"/>
    </w:pPr>
    <w:rPr>
      <w:b/>
      <w:bCs/>
      <w:i/>
      <w:iCs/>
      <w:sz w:val="26"/>
      <w:szCs w:val="26"/>
    </w:rPr>
  </w:style>
  <w:style w:type="paragraph" w:styleId="Heading6">
    <w:name w:val="heading 6"/>
    <w:basedOn w:val="Normal"/>
    <w:next w:val="Normal"/>
    <w:link w:val="Heading6Char"/>
    <w:semiHidden/>
    <w:unhideWhenUsed/>
    <w:qFormat/>
    <w:rsid w:val="00B41120"/>
    <w:pPr>
      <w:spacing w:before="240" w:after="60" w:line="300" w:lineRule="exact"/>
      <w:ind w:left="1152" w:hanging="1152"/>
      <w:outlineLvl w:val="5"/>
    </w:pPr>
    <w:rPr>
      <w:b/>
      <w:bCs/>
      <w:sz w:val="21"/>
    </w:rPr>
  </w:style>
  <w:style w:type="paragraph" w:styleId="Heading7">
    <w:name w:val="heading 7"/>
    <w:basedOn w:val="Normal"/>
    <w:next w:val="Normal"/>
    <w:link w:val="Heading7Char"/>
    <w:semiHidden/>
    <w:unhideWhenUsed/>
    <w:qFormat/>
    <w:rsid w:val="00B41120"/>
    <w:pPr>
      <w:spacing w:before="240" w:after="60" w:line="300" w:lineRule="exact"/>
      <w:ind w:left="1296" w:hanging="1296"/>
      <w:outlineLvl w:val="6"/>
    </w:pPr>
    <w:rPr>
      <w:sz w:val="24"/>
      <w:szCs w:val="24"/>
    </w:rPr>
  </w:style>
  <w:style w:type="paragraph" w:styleId="Heading8">
    <w:name w:val="heading 8"/>
    <w:basedOn w:val="Normal"/>
    <w:next w:val="Normal"/>
    <w:link w:val="Heading8Char"/>
    <w:semiHidden/>
    <w:unhideWhenUsed/>
    <w:qFormat/>
    <w:rsid w:val="00B41120"/>
    <w:pPr>
      <w:spacing w:before="240" w:after="60" w:line="300" w:lineRule="exact"/>
      <w:ind w:left="1440" w:hanging="1440"/>
      <w:outlineLvl w:val="7"/>
    </w:pPr>
    <w:rPr>
      <w:i/>
      <w:iCs/>
      <w:sz w:val="24"/>
      <w:szCs w:val="24"/>
    </w:rPr>
  </w:style>
  <w:style w:type="paragraph" w:styleId="Heading9">
    <w:name w:val="heading 9"/>
    <w:basedOn w:val="Normal"/>
    <w:next w:val="Normal"/>
    <w:link w:val="Heading9Char"/>
    <w:semiHidden/>
    <w:unhideWhenUsed/>
    <w:qFormat/>
    <w:rsid w:val="00B41120"/>
    <w:pPr>
      <w:spacing w:before="240" w:after="60" w:line="300" w:lineRule="exact"/>
      <w:ind w:left="1584" w:hanging="1584"/>
      <w:outlineLvl w:val="8"/>
    </w:pPr>
    <w:rPr>
      <w:rFonts w:ascii="Cambria" w:hAnsi="Cambri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72C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672CC"/>
    <w:rPr>
      <w:rFonts w:ascii="Tahoma" w:hAnsi="Tahoma" w:cs="Tahoma"/>
      <w:sz w:val="16"/>
      <w:szCs w:val="16"/>
    </w:rPr>
  </w:style>
  <w:style w:type="paragraph" w:styleId="ListParagraph">
    <w:name w:val="List Paragraph"/>
    <w:basedOn w:val="Normal"/>
    <w:link w:val="ListParagraphChar"/>
    <w:uiPriority w:val="34"/>
    <w:qFormat/>
    <w:rsid w:val="00753965"/>
    <w:pPr>
      <w:ind w:left="720"/>
      <w:contextualSpacing/>
    </w:pPr>
  </w:style>
  <w:style w:type="paragraph" w:customStyle="1" w:styleId="1uroven">
    <w:name w:val="1 uroven"/>
    <w:basedOn w:val="Heading1"/>
    <w:autoRedefine/>
    <w:rsid w:val="00B02614"/>
    <w:pPr>
      <w:ind w:left="709" w:hanging="709"/>
      <w:jc w:val="both"/>
    </w:pPr>
    <w:rPr>
      <w:bCs/>
      <w:smallCaps/>
      <w:kern w:val="28"/>
    </w:rPr>
  </w:style>
  <w:style w:type="character" w:customStyle="1" w:styleId="Heading1Char">
    <w:name w:val="Heading 1 Char"/>
    <w:link w:val="Heading1"/>
    <w:rsid w:val="00745A1E"/>
    <w:rPr>
      <w:rFonts w:ascii="Georgia" w:hAnsi="Georgia"/>
      <w:b/>
      <w:sz w:val="24"/>
      <w:szCs w:val="21"/>
      <w:lang w:eastAsia="en-US"/>
    </w:rPr>
  </w:style>
  <w:style w:type="character" w:customStyle="1" w:styleId="Heading2Char1">
    <w:name w:val="Heading 2 Char1"/>
    <w:aliases w:val="2. úroven Char,Lev 2 Char,Reset numbering Char,PA Major Section Char,Tacoma - Uroven 2 Char,H2 Char,Paragraafkop Char,1_ Título 2 Char,ff2 Char,Section Heading 2 Char,title 2 Char,h2 Char,Subhead A Char,- 1 Char,2 Char,3 Char,- 11 Char"/>
    <w:link w:val="Heading2"/>
    <w:rsid w:val="00262D0B"/>
    <w:rPr>
      <w:rFonts w:ascii="Times New Roman" w:eastAsia="Times New Roman" w:hAnsi="Times New Roman" w:cs="Times New Roman"/>
      <w:sz w:val="21"/>
      <w:szCs w:val="20"/>
      <w:lang w:val="en-US" w:eastAsia="en-US"/>
    </w:rPr>
  </w:style>
  <w:style w:type="paragraph" w:styleId="Header">
    <w:name w:val="header"/>
    <w:basedOn w:val="Normal"/>
    <w:link w:val="HeaderChar"/>
    <w:uiPriority w:val="99"/>
    <w:unhideWhenUsed/>
    <w:rsid w:val="00904A58"/>
    <w:pPr>
      <w:tabs>
        <w:tab w:val="center" w:pos="4536"/>
        <w:tab w:val="right" w:pos="9072"/>
      </w:tabs>
    </w:pPr>
  </w:style>
  <w:style w:type="character" w:customStyle="1" w:styleId="HeaderChar">
    <w:name w:val="Header Char"/>
    <w:link w:val="Header"/>
    <w:uiPriority w:val="99"/>
    <w:rsid w:val="00904A58"/>
    <w:rPr>
      <w:sz w:val="22"/>
      <w:szCs w:val="22"/>
    </w:rPr>
  </w:style>
  <w:style w:type="paragraph" w:styleId="Footer">
    <w:name w:val="footer"/>
    <w:basedOn w:val="Normal"/>
    <w:link w:val="FooterChar"/>
    <w:uiPriority w:val="99"/>
    <w:unhideWhenUsed/>
    <w:rsid w:val="00904A58"/>
    <w:pPr>
      <w:tabs>
        <w:tab w:val="center" w:pos="4536"/>
        <w:tab w:val="right" w:pos="9072"/>
      </w:tabs>
    </w:pPr>
  </w:style>
  <w:style w:type="character" w:customStyle="1" w:styleId="FooterChar">
    <w:name w:val="Footer Char"/>
    <w:link w:val="Footer"/>
    <w:uiPriority w:val="99"/>
    <w:rsid w:val="00904A58"/>
    <w:rPr>
      <w:sz w:val="22"/>
      <w:szCs w:val="22"/>
    </w:rPr>
  </w:style>
  <w:style w:type="character" w:styleId="Emphasis">
    <w:name w:val="Emphasis"/>
    <w:uiPriority w:val="20"/>
    <w:qFormat/>
    <w:rsid w:val="00E7403D"/>
    <w:rPr>
      <w:i/>
      <w:iCs/>
    </w:rPr>
  </w:style>
  <w:style w:type="character" w:customStyle="1" w:styleId="apple-converted-space">
    <w:name w:val="apple-converted-space"/>
    <w:rsid w:val="00E7403D"/>
  </w:style>
  <w:style w:type="table" w:styleId="TableGrid">
    <w:name w:val="Table Grid"/>
    <w:basedOn w:val="TableNormal"/>
    <w:uiPriority w:val="59"/>
    <w:rsid w:val="00AC0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45A1E"/>
    <w:rPr>
      <w:rFonts w:ascii="Georgia" w:hAnsi="Georgia"/>
      <w:sz w:val="21"/>
      <w:szCs w:val="21"/>
      <w:lang w:eastAsia="en-US"/>
    </w:rPr>
  </w:style>
  <w:style w:type="character" w:styleId="CommentReference">
    <w:name w:val="annotation reference"/>
    <w:semiHidden/>
    <w:unhideWhenUsed/>
    <w:rsid w:val="00C16462"/>
    <w:rPr>
      <w:sz w:val="16"/>
      <w:szCs w:val="16"/>
    </w:rPr>
  </w:style>
  <w:style w:type="paragraph" w:styleId="CommentText">
    <w:name w:val="annotation text"/>
    <w:basedOn w:val="Normal"/>
    <w:link w:val="CommentTextChar"/>
    <w:unhideWhenUsed/>
    <w:rsid w:val="00B02614"/>
    <w:rPr>
      <w:sz w:val="20"/>
      <w:szCs w:val="20"/>
    </w:rPr>
  </w:style>
  <w:style w:type="character" w:customStyle="1" w:styleId="CommentTextChar">
    <w:name w:val="Comment Text Char"/>
    <w:basedOn w:val="DefaultParagraphFont"/>
    <w:link w:val="CommentText"/>
    <w:rsid w:val="00C16462"/>
  </w:style>
  <w:style w:type="paragraph" w:styleId="CommentSubject">
    <w:name w:val="annotation subject"/>
    <w:basedOn w:val="CommentText"/>
    <w:next w:val="CommentText"/>
    <w:link w:val="CommentSubjectChar"/>
    <w:uiPriority w:val="99"/>
    <w:semiHidden/>
    <w:unhideWhenUsed/>
    <w:rsid w:val="00C16462"/>
    <w:rPr>
      <w:b/>
      <w:bCs/>
    </w:rPr>
  </w:style>
  <w:style w:type="character" w:customStyle="1" w:styleId="CommentSubjectChar">
    <w:name w:val="Comment Subject Char"/>
    <w:link w:val="CommentSubject"/>
    <w:uiPriority w:val="99"/>
    <w:semiHidden/>
    <w:rsid w:val="00C16462"/>
    <w:rPr>
      <w:b/>
      <w:bCs/>
    </w:rPr>
  </w:style>
  <w:style w:type="paragraph" w:styleId="Revision">
    <w:name w:val="Revision"/>
    <w:hidden/>
    <w:uiPriority w:val="99"/>
    <w:semiHidden/>
    <w:rsid w:val="00895E04"/>
    <w:rPr>
      <w:sz w:val="22"/>
      <w:szCs w:val="22"/>
    </w:rPr>
  </w:style>
  <w:style w:type="paragraph" w:styleId="BodyText">
    <w:name w:val="Body Text"/>
    <w:basedOn w:val="Normal"/>
    <w:link w:val="BodyTextChar"/>
    <w:rsid w:val="003B0464"/>
    <w:pPr>
      <w:spacing w:before="100" w:after="0" w:line="240" w:lineRule="auto"/>
      <w:jc w:val="center"/>
    </w:pPr>
    <w:rPr>
      <w:rFonts w:ascii="Times New Roman" w:hAnsi="Times New Roman"/>
      <w:b/>
      <w:bCs/>
      <w:color w:val="000000"/>
      <w:sz w:val="24"/>
      <w:szCs w:val="20"/>
    </w:rPr>
  </w:style>
  <w:style w:type="character" w:customStyle="1" w:styleId="BodyTextChar">
    <w:name w:val="Body Text Char"/>
    <w:link w:val="BodyText"/>
    <w:rsid w:val="003B0464"/>
    <w:rPr>
      <w:rFonts w:ascii="Times New Roman" w:hAnsi="Times New Roman"/>
      <w:b/>
      <w:bCs/>
      <w:color w:val="000000"/>
      <w:sz w:val="24"/>
    </w:rPr>
  </w:style>
  <w:style w:type="character" w:customStyle="1" w:styleId="platne1">
    <w:name w:val="platne1"/>
    <w:rsid w:val="003B0464"/>
  </w:style>
  <w:style w:type="character" w:customStyle="1" w:styleId="preformatted">
    <w:name w:val="preformatted"/>
    <w:rsid w:val="000A0CDD"/>
  </w:style>
  <w:style w:type="character" w:customStyle="1" w:styleId="nowrap">
    <w:name w:val="nowrap"/>
    <w:rsid w:val="000A0CDD"/>
  </w:style>
  <w:style w:type="paragraph" w:customStyle="1" w:styleId="Clanek11">
    <w:name w:val="Clanek 1.1"/>
    <w:basedOn w:val="Heading2"/>
    <w:qFormat/>
    <w:rsid w:val="001E4745"/>
    <w:pPr>
      <w:widowControl w:val="0"/>
      <w:tabs>
        <w:tab w:val="clear" w:pos="360"/>
        <w:tab w:val="num" w:pos="567"/>
      </w:tabs>
      <w:spacing w:before="120" w:after="120"/>
      <w:ind w:left="567" w:hanging="567"/>
    </w:pPr>
    <w:rPr>
      <w:rFonts w:cs="Arial"/>
      <w:bCs/>
      <w:iCs/>
      <w:sz w:val="22"/>
      <w:szCs w:val="28"/>
      <w:lang w:val="cs-CZ"/>
    </w:rPr>
  </w:style>
  <w:style w:type="paragraph" w:customStyle="1" w:styleId="Claneka">
    <w:name w:val="Clanek (a)"/>
    <w:basedOn w:val="Normal"/>
    <w:qFormat/>
    <w:rsid w:val="001E4745"/>
    <w:pPr>
      <w:keepLines/>
      <w:widowControl w:val="0"/>
      <w:tabs>
        <w:tab w:val="num" w:pos="992"/>
      </w:tabs>
      <w:spacing w:before="120" w:after="120" w:line="240" w:lineRule="auto"/>
      <w:ind w:left="992" w:hanging="425"/>
      <w:jc w:val="both"/>
    </w:pPr>
    <w:rPr>
      <w:rFonts w:ascii="Times New Roman" w:hAnsi="Times New Roman"/>
      <w:szCs w:val="24"/>
      <w:lang w:eastAsia="en-US"/>
    </w:rPr>
  </w:style>
  <w:style w:type="paragraph" w:customStyle="1" w:styleId="Claneki">
    <w:name w:val="Clanek (i)"/>
    <w:basedOn w:val="Normal"/>
    <w:qFormat/>
    <w:rsid w:val="001E4745"/>
    <w:pPr>
      <w:keepNext/>
      <w:tabs>
        <w:tab w:val="num" w:pos="1418"/>
      </w:tabs>
      <w:spacing w:before="120" w:after="120" w:line="240" w:lineRule="auto"/>
      <w:ind w:left="1418" w:hanging="426"/>
      <w:jc w:val="both"/>
    </w:pPr>
    <w:rPr>
      <w:rFonts w:ascii="Times New Roman" w:hAnsi="Times New Roman"/>
      <w:color w:val="000000"/>
      <w:szCs w:val="24"/>
      <w:lang w:eastAsia="en-US"/>
    </w:rPr>
  </w:style>
  <w:style w:type="paragraph" w:styleId="FootnoteText">
    <w:name w:val="footnote text"/>
    <w:aliases w:val="fn"/>
    <w:basedOn w:val="Normal"/>
    <w:link w:val="FootnoteTextChar"/>
    <w:rsid w:val="00DA1FA1"/>
    <w:pPr>
      <w:spacing w:before="120" w:after="120" w:line="240" w:lineRule="auto"/>
      <w:jc w:val="both"/>
    </w:pPr>
    <w:rPr>
      <w:rFonts w:ascii="Times New Roman" w:hAnsi="Times New Roman"/>
      <w:sz w:val="18"/>
      <w:szCs w:val="20"/>
      <w:lang w:eastAsia="en-US"/>
    </w:rPr>
  </w:style>
  <w:style w:type="character" w:customStyle="1" w:styleId="FootnoteTextChar">
    <w:name w:val="Footnote Text Char"/>
    <w:aliases w:val="fn Char"/>
    <w:basedOn w:val="DefaultParagraphFont"/>
    <w:link w:val="FootnoteText"/>
    <w:rsid w:val="00DA1FA1"/>
    <w:rPr>
      <w:rFonts w:ascii="Times New Roman" w:hAnsi="Times New Roman"/>
      <w:sz w:val="18"/>
      <w:lang w:eastAsia="en-US"/>
    </w:rPr>
  </w:style>
  <w:style w:type="character" w:styleId="FootnoteReference">
    <w:name w:val="footnote reference"/>
    <w:basedOn w:val="DefaultParagraphFont"/>
    <w:rsid w:val="00DA1FA1"/>
    <w:rPr>
      <w:vertAlign w:val="superscript"/>
    </w:rPr>
  </w:style>
  <w:style w:type="character" w:styleId="Strong">
    <w:name w:val="Strong"/>
    <w:basedOn w:val="DefaultParagraphFont"/>
    <w:uiPriority w:val="22"/>
    <w:qFormat/>
    <w:rsid w:val="009F1D4A"/>
    <w:rPr>
      <w:b/>
      <w:bCs/>
    </w:rPr>
  </w:style>
  <w:style w:type="character" w:styleId="Hyperlink">
    <w:name w:val="Hyperlink"/>
    <w:basedOn w:val="DefaultParagraphFont"/>
    <w:uiPriority w:val="99"/>
    <w:unhideWhenUsed/>
    <w:rsid w:val="008D01AE"/>
    <w:rPr>
      <w:color w:val="0000FF" w:themeColor="hyperlink"/>
      <w:u w:val="single"/>
    </w:rPr>
  </w:style>
  <w:style w:type="character" w:customStyle="1" w:styleId="Nevyeenzmnka1">
    <w:name w:val="Nevyřešená zmínka1"/>
    <w:basedOn w:val="DefaultParagraphFont"/>
    <w:uiPriority w:val="99"/>
    <w:semiHidden/>
    <w:unhideWhenUsed/>
    <w:rsid w:val="004441DF"/>
    <w:rPr>
      <w:color w:val="808080"/>
      <w:shd w:val="clear" w:color="auto" w:fill="E6E6E6"/>
    </w:rPr>
  </w:style>
  <w:style w:type="paragraph" w:styleId="NoSpacing">
    <w:name w:val="No Spacing"/>
    <w:basedOn w:val="ListParagraph"/>
    <w:uiPriority w:val="1"/>
    <w:qFormat/>
    <w:rsid w:val="005B2350"/>
    <w:pPr>
      <w:numPr>
        <w:ilvl w:val="2"/>
        <w:numId w:val="3"/>
      </w:numPr>
      <w:spacing w:before="120" w:after="120" w:line="300" w:lineRule="exact"/>
      <w:contextualSpacing w:val="0"/>
    </w:pPr>
    <w:rPr>
      <w:rFonts w:ascii="Corbel" w:hAnsi="Corbel"/>
      <w:color w:val="595959" w:themeColor="text1" w:themeTint="A6"/>
      <w:szCs w:val="21"/>
      <w:lang w:eastAsia="en-US"/>
    </w:rPr>
  </w:style>
  <w:style w:type="character" w:customStyle="1" w:styleId="Heading4Char">
    <w:name w:val="Heading 4 Char"/>
    <w:basedOn w:val="DefaultParagraphFont"/>
    <w:link w:val="Heading4"/>
    <w:semiHidden/>
    <w:rsid w:val="00B41120"/>
    <w:rPr>
      <w:b/>
      <w:bCs/>
      <w:sz w:val="28"/>
      <w:szCs w:val="28"/>
    </w:rPr>
  </w:style>
  <w:style w:type="character" w:customStyle="1" w:styleId="Heading5Char">
    <w:name w:val="Heading 5 Char"/>
    <w:basedOn w:val="DefaultParagraphFont"/>
    <w:link w:val="Heading5"/>
    <w:semiHidden/>
    <w:rsid w:val="00B41120"/>
    <w:rPr>
      <w:b/>
      <w:bCs/>
      <w:i/>
      <w:iCs/>
      <w:sz w:val="26"/>
      <w:szCs w:val="26"/>
    </w:rPr>
  </w:style>
  <w:style w:type="character" w:customStyle="1" w:styleId="Heading6Char">
    <w:name w:val="Heading 6 Char"/>
    <w:basedOn w:val="DefaultParagraphFont"/>
    <w:link w:val="Heading6"/>
    <w:semiHidden/>
    <w:rsid w:val="00B41120"/>
    <w:rPr>
      <w:b/>
      <w:bCs/>
      <w:sz w:val="21"/>
      <w:szCs w:val="22"/>
    </w:rPr>
  </w:style>
  <w:style w:type="character" w:customStyle="1" w:styleId="Heading7Char">
    <w:name w:val="Heading 7 Char"/>
    <w:basedOn w:val="DefaultParagraphFont"/>
    <w:link w:val="Heading7"/>
    <w:semiHidden/>
    <w:rsid w:val="00B41120"/>
    <w:rPr>
      <w:sz w:val="24"/>
      <w:szCs w:val="24"/>
    </w:rPr>
  </w:style>
  <w:style w:type="character" w:customStyle="1" w:styleId="Heading8Char">
    <w:name w:val="Heading 8 Char"/>
    <w:basedOn w:val="DefaultParagraphFont"/>
    <w:link w:val="Heading8"/>
    <w:semiHidden/>
    <w:rsid w:val="00B41120"/>
    <w:rPr>
      <w:i/>
      <w:iCs/>
      <w:sz w:val="24"/>
      <w:szCs w:val="24"/>
    </w:rPr>
  </w:style>
  <w:style w:type="character" w:customStyle="1" w:styleId="Heading9Char">
    <w:name w:val="Heading 9 Char"/>
    <w:basedOn w:val="DefaultParagraphFont"/>
    <w:link w:val="Heading9"/>
    <w:semiHidden/>
    <w:rsid w:val="00B41120"/>
    <w:rPr>
      <w:rFonts w:ascii="Cambria" w:hAnsi="Cambria"/>
      <w:sz w:val="21"/>
      <w:szCs w:val="22"/>
    </w:rPr>
  </w:style>
  <w:style w:type="character" w:styleId="BookTitle">
    <w:name w:val="Book Title"/>
    <w:basedOn w:val="DefaultParagraphFont"/>
    <w:uiPriority w:val="33"/>
    <w:qFormat/>
    <w:rsid w:val="004D11F8"/>
    <w:rPr>
      <w:b/>
      <w:bCs/>
      <w:smallCaps/>
      <w:spacing w:val="5"/>
    </w:rPr>
  </w:style>
  <w:style w:type="paragraph" w:customStyle="1" w:styleId="rove">
    <w:name w:val="Úroveň"/>
    <w:basedOn w:val="ListParagraph"/>
    <w:link w:val="roveChar"/>
    <w:qFormat/>
    <w:rsid w:val="004D11F8"/>
    <w:pPr>
      <w:numPr>
        <w:numId w:val="4"/>
      </w:numPr>
      <w:spacing w:after="0" w:line="300" w:lineRule="auto"/>
    </w:pPr>
    <w:rPr>
      <w:rFonts w:eastAsiaTheme="minorHAnsi" w:cstheme="minorBidi"/>
      <w:b/>
      <w:lang w:eastAsia="en-US"/>
    </w:rPr>
  </w:style>
  <w:style w:type="paragraph" w:customStyle="1" w:styleId="rove2">
    <w:name w:val="Úroveň 2"/>
    <w:basedOn w:val="ListParagraph"/>
    <w:link w:val="rove2Char"/>
    <w:qFormat/>
    <w:rsid w:val="004D11F8"/>
    <w:pPr>
      <w:numPr>
        <w:ilvl w:val="1"/>
        <w:numId w:val="4"/>
      </w:numPr>
      <w:spacing w:after="0" w:line="300" w:lineRule="auto"/>
    </w:pPr>
    <w:rPr>
      <w:rFonts w:eastAsiaTheme="minorHAnsi" w:cstheme="minorBidi"/>
      <w:lang w:eastAsia="en-US"/>
    </w:rPr>
  </w:style>
  <w:style w:type="character" w:customStyle="1" w:styleId="ListParagraphChar">
    <w:name w:val="List Paragraph Char"/>
    <w:basedOn w:val="DefaultParagraphFont"/>
    <w:link w:val="ListParagraph"/>
    <w:uiPriority w:val="34"/>
    <w:rsid w:val="004D11F8"/>
    <w:rPr>
      <w:sz w:val="22"/>
      <w:szCs w:val="22"/>
    </w:rPr>
  </w:style>
  <w:style w:type="character" w:customStyle="1" w:styleId="roveChar">
    <w:name w:val="Úroveň Char"/>
    <w:basedOn w:val="ListParagraphChar"/>
    <w:link w:val="rove"/>
    <w:rsid w:val="004D11F8"/>
    <w:rPr>
      <w:rFonts w:eastAsiaTheme="minorHAnsi" w:cstheme="minorBidi"/>
      <w:b/>
      <w:sz w:val="22"/>
      <w:szCs w:val="22"/>
      <w:lang w:eastAsia="en-US"/>
    </w:rPr>
  </w:style>
  <w:style w:type="character" w:customStyle="1" w:styleId="rove2Char">
    <w:name w:val="Úroveň 2 Char"/>
    <w:basedOn w:val="ListParagraphChar"/>
    <w:link w:val="rove2"/>
    <w:rsid w:val="004D11F8"/>
    <w:rPr>
      <w:rFonts w:eastAsiaTheme="minorHAnsi" w:cstheme="minorBidi"/>
      <w:sz w:val="22"/>
      <w:szCs w:val="22"/>
      <w:lang w:eastAsia="en-US"/>
    </w:rPr>
  </w:style>
  <w:style w:type="character" w:styleId="FollowedHyperlink">
    <w:name w:val="FollowedHyperlink"/>
    <w:basedOn w:val="DefaultParagraphFont"/>
    <w:uiPriority w:val="99"/>
    <w:semiHidden/>
    <w:unhideWhenUsed/>
    <w:rsid w:val="005F1015"/>
    <w:rPr>
      <w:color w:val="800080" w:themeColor="followedHyperlink"/>
      <w:u w:val="single"/>
    </w:rPr>
  </w:style>
  <w:style w:type="table" w:customStyle="1" w:styleId="Mkatabulky1">
    <w:name w:val="Mřížka tabulky1"/>
    <w:basedOn w:val="TableNormal"/>
    <w:next w:val="TableGrid"/>
    <w:uiPriority w:val="59"/>
    <w:rsid w:val="007F12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ve1">
    <w:name w:val="Úroveň 1"/>
    <w:basedOn w:val="Heading2"/>
    <w:qFormat/>
    <w:rsid w:val="007F12B0"/>
    <w:pPr>
      <w:keepNext/>
      <w:widowControl w:val="0"/>
      <w:tabs>
        <w:tab w:val="clear" w:pos="360"/>
      </w:tabs>
      <w:spacing w:before="360" w:after="120" w:line="300" w:lineRule="exact"/>
      <w:ind w:left="425" w:hanging="425"/>
      <w:jc w:val="left"/>
    </w:pPr>
    <w:rPr>
      <w:rFonts w:ascii="Georgia" w:eastAsiaTheme="majorEastAsia" w:hAnsi="Georgia" w:cstheme="majorBidi"/>
      <w:b/>
      <w:bCs/>
      <w:sz w:val="24"/>
      <w:szCs w:val="21"/>
      <w:lang w:val="cs-CZ" w:eastAsia="cs-CZ"/>
    </w:rPr>
  </w:style>
  <w:style w:type="character" w:customStyle="1" w:styleId="Nevyeenzmnka2">
    <w:name w:val="Nevyřešená zmínka2"/>
    <w:basedOn w:val="DefaultParagraphFont"/>
    <w:uiPriority w:val="99"/>
    <w:semiHidden/>
    <w:unhideWhenUsed/>
    <w:rsid w:val="000B29A7"/>
    <w:rPr>
      <w:color w:val="605E5C"/>
      <w:shd w:val="clear" w:color="auto" w:fill="E1DFDD"/>
    </w:rPr>
  </w:style>
  <w:style w:type="character" w:styleId="UnresolvedMention">
    <w:name w:val="Unresolved Mention"/>
    <w:basedOn w:val="DefaultParagraphFont"/>
    <w:uiPriority w:val="99"/>
    <w:semiHidden/>
    <w:unhideWhenUsed/>
    <w:rsid w:val="005B1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65">
      <w:bodyDiv w:val="1"/>
      <w:marLeft w:val="0"/>
      <w:marRight w:val="0"/>
      <w:marTop w:val="0"/>
      <w:marBottom w:val="0"/>
      <w:divBdr>
        <w:top w:val="none" w:sz="0" w:space="0" w:color="auto"/>
        <w:left w:val="none" w:sz="0" w:space="0" w:color="auto"/>
        <w:bottom w:val="none" w:sz="0" w:space="0" w:color="auto"/>
        <w:right w:val="none" w:sz="0" w:space="0" w:color="auto"/>
      </w:divBdr>
      <w:divsChild>
        <w:div w:id="1261990735">
          <w:marLeft w:val="0"/>
          <w:marRight w:val="0"/>
          <w:marTop w:val="0"/>
          <w:marBottom w:val="0"/>
          <w:divBdr>
            <w:top w:val="none" w:sz="0" w:space="0" w:color="auto"/>
            <w:left w:val="none" w:sz="0" w:space="0" w:color="auto"/>
            <w:bottom w:val="none" w:sz="0" w:space="0" w:color="auto"/>
            <w:right w:val="none" w:sz="0" w:space="0" w:color="auto"/>
          </w:divBdr>
          <w:divsChild>
            <w:div w:id="13970580">
              <w:marLeft w:val="0"/>
              <w:marRight w:val="0"/>
              <w:marTop w:val="0"/>
              <w:marBottom w:val="0"/>
              <w:divBdr>
                <w:top w:val="none" w:sz="0" w:space="0" w:color="auto"/>
                <w:left w:val="none" w:sz="0" w:space="0" w:color="auto"/>
                <w:bottom w:val="none" w:sz="0" w:space="0" w:color="auto"/>
                <w:right w:val="none" w:sz="0" w:space="0" w:color="auto"/>
              </w:divBdr>
              <w:divsChild>
                <w:div w:id="1963997441">
                  <w:marLeft w:val="0"/>
                  <w:marRight w:val="0"/>
                  <w:marTop w:val="0"/>
                  <w:marBottom w:val="0"/>
                  <w:divBdr>
                    <w:top w:val="none" w:sz="0" w:space="0" w:color="auto"/>
                    <w:left w:val="none" w:sz="0" w:space="0" w:color="auto"/>
                    <w:bottom w:val="none" w:sz="0" w:space="0" w:color="auto"/>
                    <w:right w:val="none" w:sz="0" w:space="0" w:color="auto"/>
                  </w:divBdr>
                  <w:divsChild>
                    <w:div w:id="1201626328">
                      <w:marLeft w:val="0"/>
                      <w:marRight w:val="0"/>
                      <w:marTop w:val="0"/>
                      <w:marBottom w:val="150"/>
                      <w:divBdr>
                        <w:top w:val="none" w:sz="0" w:space="0" w:color="auto"/>
                        <w:left w:val="none" w:sz="0" w:space="0" w:color="auto"/>
                        <w:bottom w:val="none" w:sz="0" w:space="0" w:color="auto"/>
                        <w:right w:val="none" w:sz="0" w:space="0" w:color="auto"/>
                      </w:divBdr>
                      <w:divsChild>
                        <w:div w:id="1290822598">
                          <w:marLeft w:val="0"/>
                          <w:marRight w:val="0"/>
                          <w:marTop w:val="0"/>
                          <w:marBottom w:val="0"/>
                          <w:divBdr>
                            <w:top w:val="none" w:sz="0" w:space="0" w:color="auto"/>
                            <w:left w:val="none" w:sz="0" w:space="0" w:color="auto"/>
                            <w:bottom w:val="none" w:sz="0" w:space="0" w:color="auto"/>
                            <w:right w:val="none" w:sz="0" w:space="0" w:color="auto"/>
                          </w:divBdr>
                          <w:divsChild>
                            <w:div w:id="1060902248">
                              <w:marLeft w:val="0"/>
                              <w:marRight w:val="0"/>
                              <w:marTop w:val="0"/>
                              <w:marBottom w:val="0"/>
                              <w:divBdr>
                                <w:top w:val="none" w:sz="0" w:space="0" w:color="auto"/>
                                <w:left w:val="none" w:sz="0" w:space="0" w:color="auto"/>
                                <w:bottom w:val="none" w:sz="0" w:space="0" w:color="auto"/>
                                <w:right w:val="none" w:sz="0" w:space="0" w:color="auto"/>
                              </w:divBdr>
                              <w:divsChild>
                                <w:div w:id="847527115">
                                  <w:marLeft w:val="0"/>
                                  <w:marRight w:val="0"/>
                                  <w:marTop w:val="0"/>
                                  <w:marBottom w:val="0"/>
                                  <w:divBdr>
                                    <w:top w:val="none" w:sz="0" w:space="0" w:color="auto"/>
                                    <w:left w:val="none" w:sz="0" w:space="0" w:color="auto"/>
                                    <w:bottom w:val="none" w:sz="0" w:space="0" w:color="auto"/>
                                    <w:right w:val="none" w:sz="0" w:space="0" w:color="auto"/>
                                  </w:divBdr>
                                  <w:divsChild>
                                    <w:div w:id="16753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61612">
      <w:bodyDiv w:val="1"/>
      <w:marLeft w:val="0"/>
      <w:marRight w:val="0"/>
      <w:marTop w:val="0"/>
      <w:marBottom w:val="0"/>
      <w:divBdr>
        <w:top w:val="none" w:sz="0" w:space="0" w:color="auto"/>
        <w:left w:val="none" w:sz="0" w:space="0" w:color="auto"/>
        <w:bottom w:val="none" w:sz="0" w:space="0" w:color="auto"/>
        <w:right w:val="none" w:sz="0" w:space="0" w:color="auto"/>
      </w:divBdr>
      <w:divsChild>
        <w:div w:id="1697537561">
          <w:marLeft w:val="0"/>
          <w:marRight w:val="0"/>
          <w:marTop w:val="0"/>
          <w:marBottom w:val="0"/>
          <w:divBdr>
            <w:top w:val="none" w:sz="0" w:space="0" w:color="auto"/>
            <w:left w:val="none" w:sz="0" w:space="0" w:color="auto"/>
            <w:bottom w:val="none" w:sz="0" w:space="0" w:color="auto"/>
            <w:right w:val="none" w:sz="0" w:space="0" w:color="auto"/>
          </w:divBdr>
          <w:divsChild>
            <w:div w:id="2087412322">
              <w:marLeft w:val="0"/>
              <w:marRight w:val="0"/>
              <w:marTop w:val="0"/>
              <w:marBottom w:val="0"/>
              <w:divBdr>
                <w:top w:val="none" w:sz="0" w:space="0" w:color="auto"/>
                <w:left w:val="none" w:sz="0" w:space="0" w:color="auto"/>
                <w:bottom w:val="none" w:sz="0" w:space="0" w:color="auto"/>
                <w:right w:val="none" w:sz="0" w:space="0" w:color="auto"/>
              </w:divBdr>
              <w:divsChild>
                <w:div w:id="846676096">
                  <w:marLeft w:val="0"/>
                  <w:marRight w:val="0"/>
                  <w:marTop w:val="0"/>
                  <w:marBottom w:val="0"/>
                  <w:divBdr>
                    <w:top w:val="none" w:sz="0" w:space="0" w:color="auto"/>
                    <w:left w:val="none" w:sz="0" w:space="0" w:color="auto"/>
                    <w:bottom w:val="none" w:sz="0" w:space="0" w:color="auto"/>
                    <w:right w:val="none" w:sz="0" w:space="0" w:color="auto"/>
                  </w:divBdr>
                  <w:divsChild>
                    <w:div w:id="347635332">
                      <w:marLeft w:val="0"/>
                      <w:marRight w:val="0"/>
                      <w:marTop w:val="0"/>
                      <w:marBottom w:val="0"/>
                      <w:divBdr>
                        <w:top w:val="none" w:sz="0" w:space="0" w:color="auto"/>
                        <w:left w:val="none" w:sz="0" w:space="0" w:color="auto"/>
                        <w:bottom w:val="none" w:sz="0" w:space="0" w:color="auto"/>
                        <w:right w:val="none" w:sz="0" w:space="0" w:color="auto"/>
                      </w:divBdr>
                      <w:divsChild>
                        <w:div w:id="155849253">
                          <w:marLeft w:val="0"/>
                          <w:marRight w:val="0"/>
                          <w:marTop w:val="0"/>
                          <w:marBottom w:val="0"/>
                          <w:divBdr>
                            <w:top w:val="none" w:sz="0" w:space="0" w:color="auto"/>
                            <w:left w:val="none" w:sz="0" w:space="0" w:color="auto"/>
                            <w:bottom w:val="none" w:sz="0" w:space="0" w:color="auto"/>
                            <w:right w:val="none" w:sz="0" w:space="0" w:color="auto"/>
                          </w:divBdr>
                          <w:divsChild>
                            <w:div w:id="1211725726">
                              <w:marLeft w:val="0"/>
                              <w:marRight w:val="0"/>
                              <w:marTop w:val="0"/>
                              <w:marBottom w:val="0"/>
                              <w:divBdr>
                                <w:top w:val="none" w:sz="0" w:space="0" w:color="auto"/>
                                <w:left w:val="none" w:sz="0" w:space="0" w:color="auto"/>
                                <w:bottom w:val="none" w:sz="0" w:space="0" w:color="auto"/>
                                <w:right w:val="none" w:sz="0" w:space="0" w:color="auto"/>
                              </w:divBdr>
                              <w:divsChild>
                                <w:div w:id="826823287">
                                  <w:marLeft w:val="0"/>
                                  <w:marRight w:val="0"/>
                                  <w:marTop w:val="0"/>
                                  <w:marBottom w:val="0"/>
                                  <w:divBdr>
                                    <w:top w:val="none" w:sz="0" w:space="0" w:color="auto"/>
                                    <w:left w:val="none" w:sz="0" w:space="0" w:color="auto"/>
                                    <w:bottom w:val="none" w:sz="0" w:space="0" w:color="auto"/>
                                    <w:right w:val="none" w:sz="0" w:space="0" w:color="auto"/>
                                  </w:divBdr>
                                  <w:divsChild>
                                    <w:div w:id="1912038975">
                                      <w:marLeft w:val="0"/>
                                      <w:marRight w:val="0"/>
                                      <w:marTop w:val="0"/>
                                      <w:marBottom w:val="0"/>
                                      <w:divBdr>
                                        <w:top w:val="none" w:sz="0" w:space="0" w:color="auto"/>
                                        <w:left w:val="none" w:sz="0" w:space="0" w:color="auto"/>
                                        <w:bottom w:val="none" w:sz="0" w:space="0" w:color="auto"/>
                                        <w:right w:val="none" w:sz="0" w:space="0" w:color="auto"/>
                                      </w:divBdr>
                                      <w:divsChild>
                                        <w:div w:id="1134369590">
                                          <w:marLeft w:val="0"/>
                                          <w:marRight w:val="0"/>
                                          <w:marTop w:val="0"/>
                                          <w:marBottom w:val="0"/>
                                          <w:divBdr>
                                            <w:top w:val="none" w:sz="0" w:space="0" w:color="auto"/>
                                            <w:left w:val="none" w:sz="0" w:space="0" w:color="auto"/>
                                            <w:bottom w:val="none" w:sz="0" w:space="0" w:color="auto"/>
                                            <w:right w:val="none" w:sz="0" w:space="0" w:color="auto"/>
                                          </w:divBdr>
                                          <w:divsChild>
                                            <w:div w:id="1371998167">
                                              <w:marLeft w:val="0"/>
                                              <w:marRight w:val="0"/>
                                              <w:marTop w:val="0"/>
                                              <w:marBottom w:val="0"/>
                                              <w:divBdr>
                                                <w:top w:val="none" w:sz="0" w:space="0" w:color="auto"/>
                                                <w:left w:val="none" w:sz="0" w:space="0" w:color="auto"/>
                                                <w:bottom w:val="none" w:sz="0" w:space="0" w:color="auto"/>
                                                <w:right w:val="none" w:sz="0" w:space="0" w:color="auto"/>
                                              </w:divBdr>
                                              <w:divsChild>
                                                <w:div w:id="1304457846">
                                                  <w:marLeft w:val="0"/>
                                                  <w:marRight w:val="0"/>
                                                  <w:marTop w:val="0"/>
                                                  <w:marBottom w:val="0"/>
                                                  <w:divBdr>
                                                    <w:top w:val="none" w:sz="0" w:space="0" w:color="auto"/>
                                                    <w:left w:val="none" w:sz="0" w:space="0" w:color="auto"/>
                                                    <w:bottom w:val="none" w:sz="0" w:space="0" w:color="auto"/>
                                                    <w:right w:val="none" w:sz="0" w:space="0" w:color="auto"/>
                                                  </w:divBdr>
                                                  <w:divsChild>
                                                    <w:div w:id="2008432786">
                                                      <w:marLeft w:val="0"/>
                                                      <w:marRight w:val="0"/>
                                                      <w:marTop w:val="0"/>
                                                      <w:marBottom w:val="0"/>
                                                      <w:divBdr>
                                                        <w:top w:val="none" w:sz="0" w:space="0" w:color="auto"/>
                                                        <w:left w:val="none" w:sz="0" w:space="0" w:color="auto"/>
                                                        <w:bottom w:val="none" w:sz="0" w:space="0" w:color="auto"/>
                                                        <w:right w:val="none" w:sz="0" w:space="0" w:color="auto"/>
                                                      </w:divBdr>
                                                      <w:divsChild>
                                                        <w:div w:id="1561288977">
                                                          <w:marLeft w:val="0"/>
                                                          <w:marRight w:val="0"/>
                                                          <w:marTop w:val="0"/>
                                                          <w:marBottom w:val="0"/>
                                                          <w:divBdr>
                                                            <w:top w:val="none" w:sz="0" w:space="0" w:color="auto"/>
                                                            <w:left w:val="none" w:sz="0" w:space="0" w:color="auto"/>
                                                            <w:bottom w:val="none" w:sz="0" w:space="0" w:color="auto"/>
                                                            <w:right w:val="none" w:sz="0" w:space="0" w:color="auto"/>
                                                          </w:divBdr>
                                                          <w:divsChild>
                                                            <w:div w:id="1327051211">
                                                              <w:marLeft w:val="0"/>
                                                              <w:marRight w:val="0"/>
                                                              <w:marTop w:val="0"/>
                                                              <w:marBottom w:val="0"/>
                                                              <w:divBdr>
                                                                <w:top w:val="none" w:sz="0" w:space="0" w:color="auto"/>
                                                                <w:left w:val="none" w:sz="0" w:space="0" w:color="auto"/>
                                                                <w:bottom w:val="none" w:sz="0" w:space="0" w:color="auto"/>
                                                                <w:right w:val="none" w:sz="0" w:space="0" w:color="auto"/>
                                                              </w:divBdr>
                                                              <w:divsChild>
                                                                <w:div w:id="1983845086">
                                                                  <w:marLeft w:val="0"/>
                                                                  <w:marRight w:val="0"/>
                                                                  <w:marTop w:val="0"/>
                                                                  <w:marBottom w:val="0"/>
                                                                  <w:divBdr>
                                                                    <w:top w:val="none" w:sz="0" w:space="0" w:color="auto"/>
                                                                    <w:left w:val="none" w:sz="0" w:space="0" w:color="auto"/>
                                                                    <w:bottom w:val="none" w:sz="0" w:space="0" w:color="auto"/>
                                                                    <w:right w:val="none" w:sz="0" w:space="0" w:color="auto"/>
                                                                  </w:divBdr>
                                                                  <w:divsChild>
                                                                    <w:div w:id="2072532544">
                                                                      <w:marLeft w:val="0"/>
                                                                      <w:marRight w:val="0"/>
                                                                      <w:marTop w:val="0"/>
                                                                      <w:marBottom w:val="0"/>
                                                                      <w:divBdr>
                                                                        <w:top w:val="none" w:sz="0" w:space="0" w:color="auto"/>
                                                                        <w:left w:val="none" w:sz="0" w:space="0" w:color="auto"/>
                                                                        <w:bottom w:val="none" w:sz="0" w:space="0" w:color="auto"/>
                                                                        <w:right w:val="none" w:sz="0" w:space="0" w:color="auto"/>
                                                                      </w:divBdr>
                                                                      <w:divsChild>
                                                                        <w:div w:id="830174680">
                                                                          <w:marLeft w:val="0"/>
                                                                          <w:marRight w:val="0"/>
                                                                          <w:marTop w:val="0"/>
                                                                          <w:marBottom w:val="0"/>
                                                                          <w:divBdr>
                                                                            <w:top w:val="none" w:sz="0" w:space="0" w:color="auto"/>
                                                                            <w:left w:val="none" w:sz="0" w:space="0" w:color="auto"/>
                                                                            <w:bottom w:val="none" w:sz="0" w:space="0" w:color="auto"/>
                                                                            <w:right w:val="none" w:sz="0" w:space="0" w:color="auto"/>
                                                                          </w:divBdr>
                                                                          <w:divsChild>
                                                                            <w:div w:id="1923173055">
                                                                              <w:marLeft w:val="0"/>
                                                                              <w:marRight w:val="0"/>
                                                                              <w:marTop w:val="0"/>
                                                                              <w:marBottom w:val="0"/>
                                                                              <w:divBdr>
                                                                                <w:top w:val="none" w:sz="0" w:space="0" w:color="auto"/>
                                                                                <w:left w:val="none" w:sz="0" w:space="0" w:color="auto"/>
                                                                                <w:bottom w:val="none" w:sz="0" w:space="0" w:color="auto"/>
                                                                                <w:right w:val="none" w:sz="0" w:space="0" w:color="auto"/>
                                                                              </w:divBdr>
                                                                              <w:divsChild>
                                                                                <w:div w:id="181210099">
                                                                                  <w:marLeft w:val="0"/>
                                                                                  <w:marRight w:val="0"/>
                                                                                  <w:marTop w:val="0"/>
                                                                                  <w:marBottom w:val="0"/>
                                                                                  <w:divBdr>
                                                                                    <w:top w:val="none" w:sz="0" w:space="0" w:color="auto"/>
                                                                                    <w:left w:val="none" w:sz="0" w:space="0" w:color="auto"/>
                                                                                    <w:bottom w:val="none" w:sz="0" w:space="0" w:color="auto"/>
                                                                                    <w:right w:val="none" w:sz="0" w:space="0" w:color="auto"/>
                                                                                  </w:divBdr>
                                                                                  <w:divsChild>
                                                                                    <w:div w:id="20665075">
                                                                                      <w:marLeft w:val="0"/>
                                                                                      <w:marRight w:val="0"/>
                                                                                      <w:marTop w:val="0"/>
                                                                                      <w:marBottom w:val="0"/>
                                                                                      <w:divBdr>
                                                                                        <w:top w:val="none" w:sz="0" w:space="0" w:color="auto"/>
                                                                                        <w:left w:val="none" w:sz="0" w:space="0" w:color="auto"/>
                                                                                        <w:bottom w:val="none" w:sz="0" w:space="0" w:color="auto"/>
                                                                                        <w:right w:val="none" w:sz="0" w:space="0" w:color="auto"/>
                                                                                      </w:divBdr>
                                                                                    </w:div>
                                                                                    <w:div w:id="13798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004903">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35432024">
      <w:bodyDiv w:val="1"/>
      <w:marLeft w:val="0"/>
      <w:marRight w:val="0"/>
      <w:marTop w:val="0"/>
      <w:marBottom w:val="0"/>
      <w:divBdr>
        <w:top w:val="none" w:sz="0" w:space="0" w:color="auto"/>
        <w:left w:val="none" w:sz="0" w:space="0" w:color="auto"/>
        <w:bottom w:val="none" w:sz="0" w:space="0" w:color="auto"/>
        <w:right w:val="none" w:sz="0" w:space="0" w:color="auto"/>
      </w:divBdr>
      <w:divsChild>
        <w:div w:id="485321078">
          <w:marLeft w:val="0"/>
          <w:marRight w:val="0"/>
          <w:marTop w:val="0"/>
          <w:marBottom w:val="0"/>
          <w:divBdr>
            <w:top w:val="none" w:sz="0" w:space="0" w:color="auto"/>
            <w:left w:val="none" w:sz="0" w:space="0" w:color="auto"/>
            <w:bottom w:val="none" w:sz="0" w:space="0" w:color="auto"/>
            <w:right w:val="none" w:sz="0" w:space="0" w:color="auto"/>
          </w:divBdr>
        </w:div>
        <w:div w:id="1940720868">
          <w:marLeft w:val="0"/>
          <w:marRight w:val="0"/>
          <w:marTop w:val="0"/>
          <w:marBottom w:val="0"/>
          <w:divBdr>
            <w:top w:val="none" w:sz="0" w:space="0" w:color="auto"/>
            <w:left w:val="none" w:sz="0" w:space="0" w:color="auto"/>
            <w:bottom w:val="none" w:sz="0" w:space="0" w:color="auto"/>
            <w:right w:val="none" w:sz="0" w:space="0" w:color="auto"/>
          </w:divBdr>
        </w:div>
      </w:divsChild>
    </w:div>
    <w:div w:id="280571127">
      <w:bodyDiv w:val="1"/>
      <w:marLeft w:val="0"/>
      <w:marRight w:val="0"/>
      <w:marTop w:val="0"/>
      <w:marBottom w:val="0"/>
      <w:divBdr>
        <w:top w:val="none" w:sz="0" w:space="0" w:color="auto"/>
        <w:left w:val="none" w:sz="0" w:space="0" w:color="auto"/>
        <w:bottom w:val="none" w:sz="0" w:space="0" w:color="auto"/>
        <w:right w:val="none" w:sz="0" w:space="0" w:color="auto"/>
      </w:divBdr>
    </w:div>
    <w:div w:id="288779753">
      <w:bodyDiv w:val="1"/>
      <w:marLeft w:val="0"/>
      <w:marRight w:val="0"/>
      <w:marTop w:val="0"/>
      <w:marBottom w:val="0"/>
      <w:divBdr>
        <w:top w:val="none" w:sz="0" w:space="0" w:color="auto"/>
        <w:left w:val="none" w:sz="0" w:space="0" w:color="auto"/>
        <w:bottom w:val="none" w:sz="0" w:space="0" w:color="auto"/>
        <w:right w:val="none" w:sz="0" w:space="0" w:color="auto"/>
      </w:divBdr>
    </w:div>
    <w:div w:id="333727611">
      <w:bodyDiv w:val="1"/>
      <w:marLeft w:val="0"/>
      <w:marRight w:val="0"/>
      <w:marTop w:val="0"/>
      <w:marBottom w:val="0"/>
      <w:divBdr>
        <w:top w:val="none" w:sz="0" w:space="0" w:color="auto"/>
        <w:left w:val="none" w:sz="0" w:space="0" w:color="auto"/>
        <w:bottom w:val="none" w:sz="0" w:space="0" w:color="auto"/>
        <w:right w:val="none" w:sz="0" w:space="0" w:color="auto"/>
      </w:divBdr>
    </w:div>
    <w:div w:id="383525548">
      <w:bodyDiv w:val="1"/>
      <w:marLeft w:val="0"/>
      <w:marRight w:val="0"/>
      <w:marTop w:val="0"/>
      <w:marBottom w:val="0"/>
      <w:divBdr>
        <w:top w:val="none" w:sz="0" w:space="0" w:color="auto"/>
        <w:left w:val="none" w:sz="0" w:space="0" w:color="auto"/>
        <w:bottom w:val="none" w:sz="0" w:space="0" w:color="auto"/>
        <w:right w:val="none" w:sz="0" w:space="0" w:color="auto"/>
      </w:divBdr>
    </w:div>
    <w:div w:id="404569988">
      <w:bodyDiv w:val="1"/>
      <w:marLeft w:val="0"/>
      <w:marRight w:val="0"/>
      <w:marTop w:val="0"/>
      <w:marBottom w:val="0"/>
      <w:divBdr>
        <w:top w:val="none" w:sz="0" w:space="0" w:color="auto"/>
        <w:left w:val="none" w:sz="0" w:space="0" w:color="auto"/>
        <w:bottom w:val="none" w:sz="0" w:space="0" w:color="auto"/>
        <w:right w:val="none" w:sz="0" w:space="0" w:color="auto"/>
      </w:divBdr>
    </w:div>
    <w:div w:id="410204918">
      <w:bodyDiv w:val="1"/>
      <w:marLeft w:val="0"/>
      <w:marRight w:val="0"/>
      <w:marTop w:val="0"/>
      <w:marBottom w:val="0"/>
      <w:divBdr>
        <w:top w:val="none" w:sz="0" w:space="0" w:color="auto"/>
        <w:left w:val="none" w:sz="0" w:space="0" w:color="auto"/>
        <w:bottom w:val="none" w:sz="0" w:space="0" w:color="auto"/>
        <w:right w:val="none" w:sz="0" w:space="0" w:color="auto"/>
      </w:divBdr>
    </w:div>
    <w:div w:id="426117370">
      <w:bodyDiv w:val="1"/>
      <w:marLeft w:val="0"/>
      <w:marRight w:val="0"/>
      <w:marTop w:val="0"/>
      <w:marBottom w:val="0"/>
      <w:divBdr>
        <w:top w:val="none" w:sz="0" w:space="0" w:color="auto"/>
        <w:left w:val="none" w:sz="0" w:space="0" w:color="auto"/>
        <w:bottom w:val="none" w:sz="0" w:space="0" w:color="auto"/>
        <w:right w:val="none" w:sz="0" w:space="0" w:color="auto"/>
      </w:divBdr>
      <w:divsChild>
        <w:div w:id="151067610">
          <w:marLeft w:val="0"/>
          <w:marRight w:val="0"/>
          <w:marTop w:val="0"/>
          <w:marBottom w:val="0"/>
          <w:divBdr>
            <w:top w:val="none" w:sz="0" w:space="0" w:color="auto"/>
            <w:left w:val="none" w:sz="0" w:space="0" w:color="auto"/>
            <w:bottom w:val="none" w:sz="0" w:space="0" w:color="auto"/>
            <w:right w:val="none" w:sz="0" w:space="0" w:color="auto"/>
          </w:divBdr>
        </w:div>
        <w:div w:id="1416703606">
          <w:marLeft w:val="0"/>
          <w:marRight w:val="0"/>
          <w:marTop w:val="0"/>
          <w:marBottom w:val="0"/>
          <w:divBdr>
            <w:top w:val="none" w:sz="0" w:space="0" w:color="auto"/>
            <w:left w:val="none" w:sz="0" w:space="0" w:color="auto"/>
            <w:bottom w:val="none" w:sz="0" w:space="0" w:color="auto"/>
            <w:right w:val="none" w:sz="0" w:space="0" w:color="auto"/>
          </w:divBdr>
        </w:div>
      </w:divsChild>
    </w:div>
    <w:div w:id="446972955">
      <w:bodyDiv w:val="1"/>
      <w:marLeft w:val="0"/>
      <w:marRight w:val="0"/>
      <w:marTop w:val="0"/>
      <w:marBottom w:val="0"/>
      <w:divBdr>
        <w:top w:val="none" w:sz="0" w:space="0" w:color="auto"/>
        <w:left w:val="none" w:sz="0" w:space="0" w:color="auto"/>
        <w:bottom w:val="none" w:sz="0" w:space="0" w:color="auto"/>
        <w:right w:val="none" w:sz="0" w:space="0" w:color="auto"/>
      </w:divBdr>
      <w:divsChild>
        <w:div w:id="784428067">
          <w:marLeft w:val="0"/>
          <w:marRight w:val="0"/>
          <w:marTop w:val="0"/>
          <w:marBottom w:val="0"/>
          <w:divBdr>
            <w:top w:val="none" w:sz="0" w:space="0" w:color="auto"/>
            <w:left w:val="none" w:sz="0" w:space="0" w:color="auto"/>
            <w:bottom w:val="none" w:sz="0" w:space="0" w:color="auto"/>
            <w:right w:val="none" w:sz="0" w:space="0" w:color="auto"/>
          </w:divBdr>
          <w:divsChild>
            <w:div w:id="2041319937">
              <w:marLeft w:val="0"/>
              <w:marRight w:val="0"/>
              <w:marTop w:val="0"/>
              <w:marBottom w:val="0"/>
              <w:divBdr>
                <w:top w:val="none" w:sz="0" w:space="0" w:color="auto"/>
                <w:left w:val="none" w:sz="0" w:space="0" w:color="auto"/>
                <w:bottom w:val="none" w:sz="0" w:space="0" w:color="auto"/>
                <w:right w:val="none" w:sz="0" w:space="0" w:color="auto"/>
              </w:divBdr>
              <w:divsChild>
                <w:div w:id="389228176">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0"/>
                      <w:marRight w:val="0"/>
                      <w:marTop w:val="0"/>
                      <w:marBottom w:val="0"/>
                      <w:divBdr>
                        <w:top w:val="none" w:sz="0" w:space="0" w:color="auto"/>
                        <w:left w:val="none" w:sz="0" w:space="0" w:color="auto"/>
                        <w:bottom w:val="none" w:sz="0" w:space="0" w:color="auto"/>
                        <w:right w:val="none" w:sz="0" w:space="0" w:color="auto"/>
                      </w:divBdr>
                      <w:divsChild>
                        <w:div w:id="1016812710">
                          <w:marLeft w:val="0"/>
                          <w:marRight w:val="0"/>
                          <w:marTop w:val="0"/>
                          <w:marBottom w:val="0"/>
                          <w:divBdr>
                            <w:top w:val="none" w:sz="0" w:space="0" w:color="auto"/>
                            <w:left w:val="none" w:sz="0" w:space="0" w:color="auto"/>
                            <w:bottom w:val="none" w:sz="0" w:space="0" w:color="auto"/>
                            <w:right w:val="none" w:sz="0" w:space="0" w:color="auto"/>
                          </w:divBdr>
                          <w:divsChild>
                            <w:div w:id="983847837">
                              <w:marLeft w:val="0"/>
                              <w:marRight w:val="0"/>
                              <w:marTop w:val="0"/>
                              <w:marBottom w:val="0"/>
                              <w:divBdr>
                                <w:top w:val="none" w:sz="0" w:space="0" w:color="auto"/>
                                <w:left w:val="none" w:sz="0" w:space="0" w:color="auto"/>
                                <w:bottom w:val="none" w:sz="0" w:space="0" w:color="auto"/>
                                <w:right w:val="none" w:sz="0" w:space="0" w:color="auto"/>
                              </w:divBdr>
                              <w:divsChild>
                                <w:div w:id="1304046206">
                                  <w:marLeft w:val="0"/>
                                  <w:marRight w:val="0"/>
                                  <w:marTop w:val="0"/>
                                  <w:marBottom w:val="0"/>
                                  <w:divBdr>
                                    <w:top w:val="none" w:sz="0" w:space="0" w:color="auto"/>
                                    <w:left w:val="none" w:sz="0" w:space="0" w:color="auto"/>
                                    <w:bottom w:val="none" w:sz="0" w:space="0" w:color="auto"/>
                                    <w:right w:val="none" w:sz="0" w:space="0" w:color="auto"/>
                                  </w:divBdr>
                                  <w:divsChild>
                                    <w:div w:id="46757985">
                                      <w:marLeft w:val="0"/>
                                      <w:marRight w:val="0"/>
                                      <w:marTop w:val="0"/>
                                      <w:marBottom w:val="0"/>
                                      <w:divBdr>
                                        <w:top w:val="none" w:sz="0" w:space="0" w:color="auto"/>
                                        <w:left w:val="none" w:sz="0" w:space="0" w:color="auto"/>
                                        <w:bottom w:val="none" w:sz="0" w:space="0" w:color="auto"/>
                                        <w:right w:val="none" w:sz="0" w:space="0" w:color="auto"/>
                                      </w:divBdr>
                                      <w:divsChild>
                                        <w:div w:id="1499731889">
                                          <w:marLeft w:val="0"/>
                                          <w:marRight w:val="0"/>
                                          <w:marTop w:val="0"/>
                                          <w:marBottom w:val="0"/>
                                          <w:divBdr>
                                            <w:top w:val="none" w:sz="0" w:space="0" w:color="auto"/>
                                            <w:left w:val="none" w:sz="0" w:space="0" w:color="auto"/>
                                            <w:bottom w:val="none" w:sz="0" w:space="0" w:color="auto"/>
                                            <w:right w:val="none" w:sz="0" w:space="0" w:color="auto"/>
                                          </w:divBdr>
                                          <w:divsChild>
                                            <w:div w:id="1901864818">
                                              <w:marLeft w:val="0"/>
                                              <w:marRight w:val="0"/>
                                              <w:marTop w:val="0"/>
                                              <w:marBottom w:val="0"/>
                                              <w:divBdr>
                                                <w:top w:val="none" w:sz="0" w:space="0" w:color="auto"/>
                                                <w:left w:val="none" w:sz="0" w:space="0" w:color="auto"/>
                                                <w:bottom w:val="none" w:sz="0" w:space="0" w:color="auto"/>
                                                <w:right w:val="none" w:sz="0" w:space="0" w:color="auto"/>
                                              </w:divBdr>
                                              <w:divsChild>
                                                <w:div w:id="4528216">
                                                  <w:marLeft w:val="0"/>
                                                  <w:marRight w:val="0"/>
                                                  <w:marTop w:val="0"/>
                                                  <w:marBottom w:val="0"/>
                                                  <w:divBdr>
                                                    <w:top w:val="none" w:sz="0" w:space="0" w:color="auto"/>
                                                    <w:left w:val="none" w:sz="0" w:space="0" w:color="auto"/>
                                                    <w:bottom w:val="none" w:sz="0" w:space="0" w:color="auto"/>
                                                    <w:right w:val="none" w:sz="0" w:space="0" w:color="auto"/>
                                                  </w:divBdr>
                                                  <w:divsChild>
                                                    <w:div w:id="1469055516">
                                                      <w:marLeft w:val="0"/>
                                                      <w:marRight w:val="0"/>
                                                      <w:marTop w:val="0"/>
                                                      <w:marBottom w:val="0"/>
                                                      <w:divBdr>
                                                        <w:top w:val="none" w:sz="0" w:space="0" w:color="auto"/>
                                                        <w:left w:val="none" w:sz="0" w:space="0" w:color="auto"/>
                                                        <w:bottom w:val="none" w:sz="0" w:space="0" w:color="auto"/>
                                                        <w:right w:val="none" w:sz="0" w:space="0" w:color="auto"/>
                                                      </w:divBdr>
                                                      <w:divsChild>
                                                        <w:div w:id="1601182521">
                                                          <w:marLeft w:val="0"/>
                                                          <w:marRight w:val="0"/>
                                                          <w:marTop w:val="0"/>
                                                          <w:marBottom w:val="0"/>
                                                          <w:divBdr>
                                                            <w:top w:val="none" w:sz="0" w:space="0" w:color="auto"/>
                                                            <w:left w:val="none" w:sz="0" w:space="0" w:color="auto"/>
                                                            <w:bottom w:val="none" w:sz="0" w:space="0" w:color="auto"/>
                                                            <w:right w:val="none" w:sz="0" w:space="0" w:color="auto"/>
                                                          </w:divBdr>
                                                          <w:divsChild>
                                                            <w:div w:id="1756852027">
                                                              <w:marLeft w:val="0"/>
                                                              <w:marRight w:val="0"/>
                                                              <w:marTop w:val="0"/>
                                                              <w:marBottom w:val="0"/>
                                                              <w:divBdr>
                                                                <w:top w:val="none" w:sz="0" w:space="0" w:color="auto"/>
                                                                <w:left w:val="none" w:sz="0" w:space="0" w:color="auto"/>
                                                                <w:bottom w:val="none" w:sz="0" w:space="0" w:color="auto"/>
                                                                <w:right w:val="none" w:sz="0" w:space="0" w:color="auto"/>
                                                              </w:divBdr>
                                                              <w:divsChild>
                                                                <w:div w:id="291330414">
                                                                  <w:marLeft w:val="0"/>
                                                                  <w:marRight w:val="0"/>
                                                                  <w:marTop w:val="0"/>
                                                                  <w:marBottom w:val="0"/>
                                                                  <w:divBdr>
                                                                    <w:top w:val="none" w:sz="0" w:space="0" w:color="auto"/>
                                                                    <w:left w:val="none" w:sz="0" w:space="0" w:color="auto"/>
                                                                    <w:bottom w:val="none" w:sz="0" w:space="0" w:color="auto"/>
                                                                    <w:right w:val="none" w:sz="0" w:space="0" w:color="auto"/>
                                                                  </w:divBdr>
                                                                  <w:divsChild>
                                                                    <w:div w:id="1347101822">
                                                                      <w:marLeft w:val="0"/>
                                                                      <w:marRight w:val="0"/>
                                                                      <w:marTop w:val="0"/>
                                                                      <w:marBottom w:val="0"/>
                                                                      <w:divBdr>
                                                                        <w:top w:val="none" w:sz="0" w:space="0" w:color="auto"/>
                                                                        <w:left w:val="none" w:sz="0" w:space="0" w:color="auto"/>
                                                                        <w:bottom w:val="none" w:sz="0" w:space="0" w:color="auto"/>
                                                                        <w:right w:val="none" w:sz="0" w:space="0" w:color="auto"/>
                                                                      </w:divBdr>
                                                                      <w:divsChild>
                                                                        <w:div w:id="6422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9419796">
      <w:bodyDiv w:val="1"/>
      <w:marLeft w:val="0"/>
      <w:marRight w:val="0"/>
      <w:marTop w:val="0"/>
      <w:marBottom w:val="0"/>
      <w:divBdr>
        <w:top w:val="none" w:sz="0" w:space="0" w:color="auto"/>
        <w:left w:val="none" w:sz="0" w:space="0" w:color="auto"/>
        <w:bottom w:val="none" w:sz="0" w:space="0" w:color="auto"/>
        <w:right w:val="none" w:sz="0" w:space="0" w:color="auto"/>
      </w:divBdr>
    </w:div>
    <w:div w:id="485511406">
      <w:bodyDiv w:val="1"/>
      <w:marLeft w:val="0"/>
      <w:marRight w:val="0"/>
      <w:marTop w:val="0"/>
      <w:marBottom w:val="0"/>
      <w:divBdr>
        <w:top w:val="none" w:sz="0" w:space="0" w:color="auto"/>
        <w:left w:val="none" w:sz="0" w:space="0" w:color="auto"/>
        <w:bottom w:val="none" w:sz="0" w:space="0" w:color="auto"/>
        <w:right w:val="none" w:sz="0" w:space="0" w:color="auto"/>
      </w:divBdr>
      <w:divsChild>
        <w:div w:id="1272976122">
          <w:marLeft w:val="0"/>
          <w:marRight w:val="0"/>
          <w:marTop w:val="0"/>
          <w:marBottom w:val="0"/>
          <w:divBdr>
            <w:top w:val="none" w:sz="0" w:space="0" w:color="auto"/>
            <w:left w:val="none" w:sz="0" w:space="0" w:color="auto"/>
            <w:bottom w:val="none" w:sz="0" w:space="0" w:color="auto"/>
            <w:right w:val="none" w:sz="0" w:space="0" w:color="auto"/>
          </w:divBdr>
          <w:divsChild>
            <w:div w:id="279338513">
              <w:marLeft w:val="0"/>
              <w:marRight w:val="0"/>
              <w:marTop w:val="0"/>
              <w:marBottom w:val="0"/>
              <w:divBdr>
                <w:top w:val="none" w:sz="0" w:space="0" w:color="auto"/>
                <w:left w:val="none" w:sz="0" w:space="0" w:color="auto"/>
                <w:bottom w:val="none" w:sz="0" w:space="0" w:color="auto"/>
                <w:right w:val="none" w:sz="0" w:space="0" w:color="auto"/>
              </w:divBdr>
              <w:divsChild>
                <w:div w:id="2036422459">
                  <w:marLeft w:val="0"/>
                  <w:marRight w:val="0"/>
                  <w:marTop w:val="0"/>
                  <w:marBottom w:val="0"/>
                  <w:divBdr>
                    <w:top w:val="none" w:sz="0" w:space="0" w:color="auto"/>
                    <w:left w:val="none" w:sz="0" w:space="0" w:color="auto"/>
                    <w:bottom w:val="none" w:sz="0" w:space="0" w:color="auto"/>
                    <w:right w:val="none" w:sz="0" w:space="0" w:color="auto"/>
                  </w:divBdr>
                  <w:divsChild>
                    <w:div w:id="1909994539">
                      <w:marLeft w:val="0"/>
                      <w:marRight w:val="0"/>
                      <w:marTop w:val="0"/>
                      <w:marBottom w:val="0"/>
                      <w:divBdr>
                        <w:top w:val="none" w:sz="0" w:space="0" w:color="auto"/>
                        <w:left w:val="none" w:sz="0" w:space="0" w:color="auto"/>
                        <w:bottom w:val="none" w:sz="0" w:space="0" w:color="auto"/>
                        <w:right w:val="none" w:sz="0" w:space="0" w:color="auto"/>
                      </w:divBdr>
                      <w:divsChild>
                        <w:div w:id="57948961">
                          <w:marLeft w:val="0"/>
                          <w:marRight w:val="0"/>
                          <w:marTop w:val="0"/>
                          <w:marBottom w:val="0"/>
                          <w:divBdr>
                            <w:top w:val="none" w:sz="0" w:space="0" w:color="auto"/>
                            <w:left w:val="none" w:sz="0" w:space="0" w:color="auto"/>
                            <w:bottom w:val="none" w:sz="0" w:space="0" w:color="auto"/>
                            <w:right w:val="none" w:sz="0" w:space="0" w:color="auto"/>
                          </w:divBdr>
                          <w:divsChild>
                            <w:div w:id="1399980696">
                              <w:marLeft w:val="0"/>
                              <w:marRight w:val="0"/>
                              <w:marTop w:val="0"/>
                              <w:marBottom w:val="0"/>
                              <w:divBdr>
                                <w:top w:val="none" w:sz="0" w:space="0" w:color="auto"/>
                                <w:left w:val="none" w:sz="0" w:space="0" w:color="auto"/>
                                <w:bottom w:val="none" w:sz="0" w:space="0" w:color="auto"/>
                                <w:right w:val="none" w:sz="0" w:space="0" w:color="auto"/>
                              </w:divBdr>
                              <w:divsChild>
                                <w:div w:id="1023096744">
                                  <w:marLeft w:val="0"/>
                                  <w:marRight w:val="0"/>
                                  <w:marTop w:val="0"/>
                                  <w:marBottom w:val="0"/>
                                  <w:divBdr>
                                    <w:top w:val="none" w:sz="0" w:space="0" w:color="auto"/>
                                    <w:left w:val="none" w:sz="0" w:space="0" w:color="auto"/>
                                    <w:bottom w:val="none" w:sz="0" w:space="0" w:color="auto"/>
                                    <w:right w:val="none" w:sz="0" w:space="0" w:color="auto"/>
                                  </w:divBdr>
                                  <w:divsChild>
                                    <w:div w:id="1744524799">
                                      <w:marLeft w:val="0"/>
                                      <w:marRight w:val="0"/>
                                      <w:marTop w:val="0"/>
                                      <w:marBottom w:val="0"/>
                                      <w:divBdr>
                                        <w:top w:val="none" w:sz="0" w:space="0" w:color="auto"/>
                                        <w:left w:val="none" w:sz="0" w:space="0" w:color="auto"/>
                                        <w:bottom w:val="none" w:sz="0" w:space="0" w:color="auto"/>
                                        <w:right w:val="none" w:sz="0" w:space="0" w:color="auto"/>
                                      </w:divBdr>
                                      <w:divsChild>
                                        <w:div w:id="1149594991">
                                          <w:marLeft w:val="0"/>
                                          <w:marRight w:val="0"/>
                                          <w:marTop w:val="0"/>
                                          <w:marBottom w:val="0"/>
                                          <w:divBdr>
                                            <w:top w:val="none" w:sz="0" w:space="0" w:color="auto"/>
                                            <w:left w:val="none" w:sz="0" w:space="0" w:color="auto"/>
                                            <w:bottom w:val="none" w:sz="0" w:space="0" w:color="auto"/>
                                            <w:right w:val="none" w:sz="0" w:space="0" w:color="auto"/>
                                          </w:divBdr>
                                          <w:divsChild>
                                            <w:div w:id="1861963903">
                                              <w:marLeft w:val="0"/>
                                              <w:marRight w:val="0"/>
                                              <w:marTop w:val="0"/>
                                              <w:marBottom w:val="0"/>
                                              <w:divBdr>
                                                <w:top w:val="none" w:sz="0" w:space="0" w:color="auto"/>
                                                <w:left w:val="none" w:sz="0" w:space="0" w:color="auto"/>
                                                <w:bottom w:val="none" w:sz="0" w:space="0" w:color="auto"/>
                                                <w:right w:val="none" w:sz="0" w:space="0" w:color="auto"/>
                                              </w:divBdr>
                                              <w:divsChild>
                                                <w:div w:id="530532623">
                                                  <w:marLeft w:val="0"/>
                                                  <w:marRight w:val="0"/>
                                                  <w:marTop w:val="0"/>
                                                  <w:marBottom w:val="0"/>
                                                  <w:divBdr>
                                                    <w:top w:val="none" w:sz="0" w:space="0" w:color="auto"/>
                                                    <w:left w:val="none" w:sz="0" w:space="0" w:color="auto"/>
                                                    <w:bottom w:val="none" w:sz="0" w:space="0" w:color="auto"/>
                                                    <w:right w:val="none" w:sz="0" w:space="0" w:color="auto"/>
                                                  </w:divBdr>
                                                  <w:divsChild>
                                                    <w:div w:id="1910384764">
                                                      <w:marLeft w:val="0"/>
                                                      <w:marRight w:val="0"/>
                                                      <w:marTop w:val="0"/>
                                                      <w:marBottom w:val="0"/>
                                                      <w:divBdr>
                                                        <w:top w:val="none" w:sz="0" w:space="0" w:color="auto"/>
                                                        <w:left w:val="none" w:sz="0" w:space="0" w:color="auto"/>
                                                        <w:bottom w:val="none" w:sz="0" w:space="0" w:color="auto"/>
                                                        <w:right w:val="none" w:sz="0" w:space="0" w:color="auto"/>
                                                      </w:divBdr>
                                                      <w:divsChild>
                                                        <w:div w:id="727074871">
                                                          <w:marLeft w:val="0"/>
                                                          <w:marRight w:val="0"/>
                                                          <w:marTop w:val="0"/>
                                                          <w:marBottom w:val="0"/>
                                                          <w:divBdr>
                                                            <w:top w:val="none" w:sz="0" w:space="0" w:color="auto"/>
                                                            <w:left w:val="none" w:sz="0" w:space="0" w:color="auto"/>
                                                            <w:bottom w:val="none" w:sz="0" w:space="0" w:color="auto"/>
                                                            <w:right w:val="none" w:sz="0" w:space="0" w:color="auto"/>
                                                          </w:divBdr>
                                                          <w:divsChild>
                                                            <w:div w:id="340352755">
                                                              <w:marLeft w:val="0"/>
                                                              <w:marRight w:val="0"/>
                                                              <w:marTop w:val="0"/>
                                                              <w:marBottom w:val="0"/>
                                                              <w:divBdr>
                                                                <w:top w:val="none" w:sz="0" w:space="0" w:color="auto"/>
                                                                <w:left w:val="none" w:sz="0" w:space="0" w:color="auto"/>
                                                                <w:bottom w:val="none" w:sz="0" w:space="0" w:color="auto"/>
                                                                <w:right w:val="none" w:sz="0" w:space="0" w:color="auto"/>
                                                              </w:divBdr>
                                                              <w:divsChild>
                                                                <w:div w:id="739402973">
                                                                  <w:marLeft w:val="0"/>
                                                                  <w:marRight w:val="0"/>
                                                                  <w:marTop w:val="0"/>
                                                                  <w:marBottom w:val="0"/>
                                                                  <w:divBdr>
                                                                    <w:top w:val="none" w:sz="0" w:space="0" w:color="auto"/>
                                                                    <w:left w:val="none" w:sz="0" w:space="0" w:color="auto"/>
                                                                    <w:bottom w:val="none" w:sz="0" w:space="0" w:color="auto"/>
                                                                    <w:right w:val="none" w:sz="0" w:space="0" w:color="auto"/>
                                                                  </w:divBdr>
                                                                  <w:divsChild>
                                                                    <w:div w:id="629701034">
                                                                      <w:marLeft w:val="0"/>
                                                                      <w:marRight w:val="0"/>
                                                                      <w:marTop w:val="0"/>
                                                                      <w:marBottom w:val="0"/>
                                                                      <w:divBdr>
                                                                        <w:top w:val="none" w:sz="0" w:space="0" w:color="auto"/>
                                                                        <w:left w:val="none" w:sz="0" w:space="0" w:color="auto"/>
                                                                        <w:bottom w:val="none" w:sz="0" w:space="0" w:color="auto"/>
                                                                        <w:right w:val="none" w:sz="0" w:space="0" w:color="auto"/>
                                                                      </w:divBdr>
                                                                      <w:divsChild>
                                                                        <w:div w:id="181751935">
                                                                          <w:marLeft w:val="0"/>
                                                                          <w:marRight w:val="0"/>
                                                                          <w:marTop w:val="0"/>
                                                                          <w:marBottom w:val="0"/>
                                                                          <w:divBdr>
                                                                            <w:top w:val="none" w:sz="0" w:space="0" w:color="auto"/>
                                                                            <w:left w:val="none" w:sz="0" w:space="0" w:color="auto"/>
                                                                            <w:bottom w:val="none" w:sz="0" w:space="0" w:color="auto"/>
                                                                            <w:right w:val="none" w:sz="0" w:space="0" w:color="auto"/>
                                                                          </w:divBdr>
                                                                          <w:divsChild>
                                                                            <w:div w:id="1085806537">
                                                                              <w:marLeft w:val="0"/>
                                                                              <w:marRight w:val="0"/>
                                                                              <w:marTop w:val="0"/>
                                                                              <w:marBottom w:val="0"/>
                                                                              <w:divBdr>
                                                                                <w:top w:val="none" w:sz="0" w:space="0" w:color="auto"/>
                                                                                <w:left w:val="none" w:sz="0" w:space="0" w:color="auto"/>
                                                                                <w:bottom w:val="none" w:sz="0" w:space="0" w:color="auto"/>
                                                                                <w:right w:val="none" w:sz="0" w:space="0" w:color="auto"/>
                                                                              </w:divBdr>
                                                                              <w:divsChild>
                                                                                <w:div w:id="1235091824">
                                                                                  <w:marLeft w:val="0"/>
                                                                                  <w:marRight w:val="0"/>
                                                                                  <w:marTop w:val="0"/>
                                                                                  <w:marBottom w:val="0"/>
                                                                                  <w:divBdr>
                                                                                    <w:top w:val="none" w:sz="0" w:space="0" w:color="auto"/>
                                                                                    <w:left w:val="none" w:sz="0" w:space="0" w:color="auto"/>
                                                                                    <w:bottom w:val="none" w:sz="0" w:space="0" w:color="auto"/>
                                                                                    <w:right w:val="none" w:sz="0" w:space="0" w:color="auto"/>
                                                                                  </w:divBdr>
                                                                                  <w:divsChild>
                                                                                    <w:div w:id="439301576">
                                                                                      <w:marLeft w:val="0"/>
                                                                                      <w:marRight w:val="0"/>
                                                                                      <w:marTop w:val="0"/>
                                                                                      <w:marBottom w:val="0"/>
                                                                                      <w:divBdr>
                                                                                        <w:top w:val="none" w:sz="0" w:space="0" w:color="auto"/>
                                                                                        <w:left w:val="none" w:sz="0" w:space="0" w:color="auto"/>
                                                                                        <w:bottom w:val="none" w:sz="0" w:space="0" w:color="auto"/>
                                                                                        <w:right w:val="none" w:sz="0" w:space="0" w:color="auto"/>
                                                                                      </w:divBdr>
                                                                                    </w:div>
                                                                                    <w:div w:id="9789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4031679">
      <w:bodyDiv w:val="1"/>
      <w:marLeft w:val="0"/>
      <w:marRight w:val="0"/>
      <w:marTop w:val="0"/>
      <w:marBottom w:val="0"/>
      <w:divBdr>
        <w:top w:val="none" w:sz="0" w:space="0" w:color="auto"/>
        <w:left w:val="none" w:sz="0" w:space="0" w:color="auto"/>
        <w:bottom w:val="none" w:sz="0" w:space="0" w:color="auto"/>
        <w:right w:val="none" w:sz="0" w:space="0" w:color="auto"/>
      </w:divBdr>
    </w:div>
    <w:div w:id="565922686">
      <w:bodyDiv w:val="1"/>
      <w:marLeft w:val="0"/>
      <w:marRight w:val="0"/>
      <w:marTop w:val="0"/>
      <w:marBottom w:val="0"/>
      <w:divBdr>
        <w:top w:val="none" w:sz="0" w:space="0" w:color="auto"/>
        <w:left w:val="none" w:sz="0" w:space="0" w:color="auto"/>
        <w:bottom w:val="none" w:sz="0" w:space="0" w:color="auto"/>
        <w:right w:val="none" w:sz="0" w:space="0" w:color="auto"/>
      </w:divBdr>
    </w:div>
    <w:div w:id="598952851">
      <w:bodyDiv w:val="1"/>
      <w:marLeft w:val="0"/>
      <w:marRight w:val="0"/>
      <w:marTop w:val="0"/>
      <w:marBottom w:val="0"/>
      <w:divBdr>
        <w:top w:val="none" w:sz="0" w:space="0" w:color="auto"/>
        <w:left w:val="none" w:sz="0" w:space="0" w:color="auto"/>
        <w:bottom w:val="none" w:sz="0" w:space="0" w:color="auto"/>
        <w:right w:val="none" w:sz="0" w:space="0" w:color="auto"/>
      </w:divBdr>
      <w:divsChild>
        <w:div w:id="254830076">
          <w:marLeft w:val="0"/>
          <w:marRight w:val="0"/>
          <w:marTop w:val="0"/>
          <w:marBottom w:val="0"/>
          <w:divBdr>
            <w:top w:val="none" w:sz="0" w:space="0" w:color="auto"/>
            <w:left w:val="none" w:sz="0" w:space="0" w:color="auto"/>
            <w:bottom w:val="none" w:sz="0" w:space="0" w:color="auto"/>
            <w:right w:val="none" w:sz="0" w:space="0" w:color="auto"/>
          </w:divBdr>
        </w:div>
      </w:divsChild>
    </w:div>
    <w:div w:id="655379309">
      <w:bodyDiv w:val="1"/>
      <w:marLeft w:val="0"/>
      <w:marRight w:val="0"/>
      <w:marTop w:val="0"/>
      <w:marBottom w:val="0"/>
      <w:divBdr>
        <w:top w:val="none" w:sz="0" w:space="0" w:color="auto"/>
        <w:left w:val="none" w:sz="0" w:space="0" w:color="auto"/>
        <w:bottom w:val="none" w:sz="0" w:space="0" w:color="auto"/>
        <w:right w:val="none" w:sz="0" w:space="0" w:color="auto"/>
      </w:divBdr>
    </w:div>
    <w:div w:id="763039534">
      <w:bodyDiv w:val="1"/>
      <w:marLeft w:val="0"/>
      <w:marRight w:val="0"/>
      <w:marTop w:val="0"/>
      <w:marBottom w:val="0"/>
      <w:divBdr>
        <w:top w:val="none" w:sz="0" w:space="0" w:color="auto"/>
        <w:left w:val="none" w:sz="0" w:space="0" w:color="auto"/>
        <w:bottom w:val="none" w:sz="0" w:space="0" w:color="auto"/>
        <w:right w:val="none" w:sz="0" w:space="0" w:color="auto"/>
      </w:divBdr>
    </w:div>
    <w:div w:id="765883659">
      <w:bodyDiv w:val="1"/>
      <w:marLeft w:val="0"/>
      <w:marRight w:val="0"/>
      <w:marTop w:val="0"/>
      <w:marBottom w:val="0"/>
      <w:divBdr>
        <w:top w:val="none" w:sz="0" w:space="0" w:color="auto"/>
        <w:left w:val="none" w:sz="0" w:space="0" w:color="auto"/>
        <w:bottom w:val="none" w:sz="0" w:space="0" w:color="auto"/>
        <w:right w:val="none" w:sz="0" w:space="0" w:color="auto"/>
      </w:divBdr>
    </w:div>
    <w:div w:id="840395562">
      <w:bodyDiv w:val="1"/>
      <w:marLeft w:val="0"/>
      <w:marRight w:val="0"/>
      <w:marTop w:val="0"/>
      <w:marBottom w:val="0"/>
      <w:divBdr>
        <w:top w:val="none" w:sz="0" w:space="0" w:color="auto"/>
        <w:left w:val="none" w:sz="0" w:space="0" w:color="auto"/>
        <w:bottom w:val="none" w:sz="0" w:space="0" w:color="auto"/>
        <w:right w:val="none" w:sz="0" w:space="0" w:color="auto"/>
      </w:divBdr>
    </w:div>
    <w:div w:id="844705890">
      <w:bodyDiv w:val="1"/>
      <w:marLeft w:val="0"/>
      <w:marRight w:val="0"/>
      <w:marTop w:val="0"/>
      <w:marBottom w:val="0"/>
      <w:divBdr>
        <w:top w:val="none" w:sz="0" w:space="0" w:color="auto"/>
        <w:left w:val="none" w:sz="0" w:space="0" w:color="auto"/>
        <w:bottom w:val="none" w:sz="0" w:space="0" w:color="auto"/>
        <w:right w:val="none" w:sz="0" w:space="0" w:color="auto"/>
      </w:divBdr>
      <w:divsChild>
        <w:div w:id="1007246040">
          <w:marLeft w:val="0"/>
          <w:marRight w:val="0"/>
          <w:marTop w:val="0"/>
          <w:marBottom w:val="0"/>
          <w:divBdr>
            <w:top w:val="none" w:sz="0" w:space="0" w:color="auto"/>
            <w:left w:val="none" w:sz="0" w:space="0" w:color="auto"/>
            <w:bottom w:val="none" w:sz="0" w:space="0" w:color="auto"/>
            <w:right w:val="none" w:sz="0" w:space="0" w:color="auto"/>
          </w:divBdr>
          <w:divsChild>
            <w:div w:id="1935896625">
              <w:marLeft w:val="0"/>
              <w:marRight w:val="0"/>
              <w:marTop w:val="0"/>
              <w:marBottom w:val="0"/>
              <w:divBdr>
                <w:top w:val="none" w:sz="0" w:space="0" w:color="auto"/>
                <w:left w:val="none" w:sz="0" w:space="0" w:color="auto"/>
                <w:bottom w:val="none" w:sz="0" w:space="0" w:color="auto"/>
                <w:right w:val="none" w:sz="0" w:space="0" w:color="auto"/>
              </w:divBdr>
              <w:divsChild>
                <w:div w:id="1230339224">
                  <w:marLeft w:val="0"/>
                  <w:marRight w:val="0"/>
                  <w:marTop w:val="0"/>
                  <w:marBottom w:val="0"/>
                  <w:divBdr>
                    <w:top w:val="none" w:sz="0" w:space="0" w:color="auto"/>
                    <w:left w:val="none" w:sz="0" w:space="0" w:color="auto"/>
                    <w:bottom w:val="none" w:sz="0" w:space="0" w:color="auto"/>
                    <w:right w:val="none" w:sz="0" w:space="0" w:color="auto"/>
                  </w:divBdr>
                  <w:divsChild>
                    <w:div w:id="615719393">
                      <w:marLeft w:val="0"/>
                      <w:marRight w:val="0"/>
                      <w:marTop w:val="0"/>
                      <w:marBottom w:val="0"/>
                      <w:divBdr>
                        <w:top w:val="none" w:sz="0" w:space="0" w:color="auto"/>
                        <w:left w:val="none" w:sz="0" w:space="0" w:color="auto"/>
                        <w:bottom w:val="none" w:sz="0" w:space="0" w:color="auto"/>
                        <w:right w:val="none" w:sz="0" w:space="0" w:color="auto"/>
                      </w:divBdr>
                      <w:divsChild>
                        <w:div w:id="153449991">
                          <w:marLeft w:val="0"/>
                          <w:marRight w:val="0"/>
                          <w:marTop w:val="0"/>
                          <w:marBottom w:val="0"/>
                          <w:divBdr>
                            <w:top w:val="none" w:sz="0" w:space="0" w:color="auto"/>
                            <w:left w:val="none" w:sz="0" w:space="0" w:color="auto"/>
                            <w:bottom w:val="none" w:sz="0" w:space="0" w:color="auto"/>
                            <w:right w:val="none" w:sz="0" w:space="0" w:color="auto"/>
                          </w:divBdr>
                          <w:divsChild>
                            <w:div w:id="764493178">
                              <w:marLeft w:val="0"/>
                              <w:marRight w:val="0"/>
                              <w:marTop w:val="0"/>
                              <w:marBottom w:val="0"/>
                              <w:divBdr>
                                <w:top w:val="none" w:sz="0" w:space="0" w:color="auto"/>
                                <w:left w:val="none" w:sz="0" w:space="0" w:color="auto"/>
                                <w:bottom w:val="none" w:sz="0" w:space="0" w:color="auto"/>
                                <w:right w:val="none" w:sz="0" w:space="0" w:color="auto"/>
                              </w:divBdr>
                              <w:divsChild>
                                <w:div w:id="540433586">
                                  <w:marLeft w:val="0"/>
                                  <w:marRight w:val="0"/>
                                  <w:marTop w:val="0"/>
                                  <w:marBottom w:val="0"/>
                                  <w:divBdr>
                                    <w:top w:val="none" w:sz="0" w:space="0" w:color="auto"/>
                                    <w:left w:val="none" w:sz="0" w:space="0" w:color="auto"/>
                                    <w:bottom w:val="none" w:sz="0" w:space="0" w:color="auto"/>
                                    <w:right w:val="none" w:sz="0" w:space="0" w:color="auto"/>
                                  </w:divBdr>
                                  <w:divsChild>
                                    <w:div w:id="593052310">
                                      <w:marLeft w:val="0"/>
                                      <w:marRight w:val="0"/>
                                      <w:marTop w:val="0"/>
                                      <w:marBottom w:val="0"/>
                                      <w:divBdr>
                                        <w:top w:val="none" w:sz="0" w:space="0" w:color="auto"/>
                                        <w:left w:val="none" w:sz="0" w:space="0" w:color="auto"/>
                                        <w:bottom w:val="none" w:sz="0" w:space="0" w:color="auto"/>
                                        <w:right w:val="none" w:sz="0" w:space="0" w:color="auto"/>
                                      </w:divBdr>
                                      <w:divsChild>
                                        <w:div w:id="204097518">
                                          <w:marLeft w:val="0"/>
                                          <w:marRight w:val="0"/>
                                          <w:marTop w:val="0"/>
                                          <w:marBottom w:val="0"/>
                                          <w:divBdr>
                                            <w:top w:val="none" w:sz="0" w:space="0" w:color="auto"/>
                                            <w:left w:val="none" w:sz="0" w:space="0" w:color="auto"/>
                                            <w:bottom w:val="none" w:sz="0" w:space="0" w:color="auto"/>
                                            <w:right w:val="none" w:sz="0" w:space="0" w:color="auto"/>
                                          </w:divBdr>
                                          <w:divsChild>
                                            <w:div w:id="6177180">
                                              <w:marLeft w:val="0"/>
                                              <w:marRight w:val="0"/>
                                              <w:marTop w:val="0"/>
                                              <w:marBottom w:val="0"/>
                                              <w:divBdr>
                                                <w:top w:val="none" w:sz="0" w:space="0" w:color="auto"/>
                                                <w:left w:val="none" w:sz="0" w:space="0" w:color="auto"/>
                                                <w:bottom w:val="none" w:sz="0" w:space="0" w:color="auto"/>
                                                <w:right w:val="none" w:sz="0" w:space="0" w:color="auto"/>
                                              </w:divBdr>
                                              <w:divsChild>
                                                <w:div w:id="2066176433">
                                                  <w:marLeft w:val="0"/>
                                                  <w:marRight w:val="0"/>
                                                  <w:marTop w:val="0"/>
                                                  <w:marBottom w:val="0"/>
                                                  <w:divBdr>
                                                    <w:top w:val="none" w:sz="0" w:space="0" w:color="auto"/>
                                                    <w:left w:val="none" w:sz="0" w:space="0" w:color="auto"/>
                                                    <w:bottom w:val="none" w:sz="0" w:space="0" w:color="auto"/>
                                                    <w:right w:val="none" w:sz="0" w:space="0" w:color="auto"/>
                                                  </w:divBdr>
                                                  <w:divsChild>
                                                    <w:div w:id="482088384">
                                                      <w:marLeft w:val="0"/>
                                                      <w:marRight w:val="0"/>
                                                      <w:marTop w:val="0"/>
                                                      <w:marBottom w:val="0"/>
                                                      <w:divBdr>
                                                        <w:top w:val="none" w:sz="0" w:space="0" w:color="auto"/>
                                                        <w:left w:val="none" w:sz="0" w:space="0" w:color="auto"/>
                                                        <w:bottom w:val="none" w:sz="0" w:space="0" w:color="auto"/>
                                                        <w:right w:val="none" w:sz="0" w:space="0" w:color="auto"/>
                                                      </w:divBdr>
                                                      <w:divsChild>
                                                        <w:div w:id="341123815">
                                                          <w:marLeft w:val="0"/>
                                                          <w:marRight w:val="0"/>
                                                          <w:marTop w:val="0"/>
                                                          <w:marBottom w:val="0"/>
                                                          <w:divBdr>
                                                            <w:top w:val="none" w:sz="0" w:space="0" w:color="auto"/>
                                                            <w:left w:val="none" w:sz="0" w:space="0" w:color="auto"/>
                                                            <w:bottom w:val="none" w:sz="0" w:space="0" w:color="auto"/>
                                                            <w:right w:val="none" w:sz="0" w:space="0" w:color="auto"/>
                                                          </w:divBdr>
                                                          <w:divsChild>
                                                            <w:div w:id="236478097">
                                                              <w:marLeft w:val="0"/>
                                                              <w:marRight w:val="0"/>
                                                              <w:marTop w:val="0"/>
                                                              <w:marBottom w:val="0"/>
                                                              <w:divBdr>
                                                                <w:top w:val="none" w:sz="0" w:space="0" w:color="auto"/>
                                                                <w:left w:val="none" w:sz="0" w:space="0" w:color="auto"/>
                                                                <w:bottom w:val="none" w:sz="0" w:space="0" w:color="auto"/>
                                                                <w:right w:val="none" w:sz="0" w:space="0" w:color="auto"/>
                                                              </w:divBdr>
                                                              <w:divsChild>
                                                                <w:div w:id="7760060">
                                                                  <w:marLeft w:val="0"/>
                                                                  <w:marRight w:val="0"/>
                                                                  <w:marTop w:val="0"/>
                                                                  <w:marBottom w:val="0"/>
                                                                  <w:divBdr>
                                                                    <w:top w:val="none" w:sz="0" w:space="0" w:color="auto"/>
                                                                    <w:left w:val="none" w:sz="0" w:space="0" w:color="auto"/>
                                                                    <w:bottom w:val="none" w:sz="0" w:space="0" w:color="auto"/>
                                                                    <w:right w:val="none" w:sz="0" w:space="0" w:color="auto"/>
                                                                  </w:divBdr>
                                                                  <w:divsChild>
                                                                    <w:div w:id="1476678805">
                                                                      <w:marLeft w:val="0"/>
                                                                      <w:marRight w:val="0"/>
                                                                      <w:marTop w:val="0"/>
                                                                      <w:marBottom w:val="0"/>
                                                                      <w:divBdr>
                                                                        <w:top w:val="none" w:sz="0" w:space="0" w:color="auto"/>
                                                                        <w:left w:val="none" w:sz="0" w:space="0" w:color="auto"/>
                                                                        <w:bottom w:val="none" w:sz="0" w:space="0" w:color="auto"/>
                                                                        <w:right w:val="none" w:sz="0" w:space="0" w:color="auto"/>
                                                                      </w:divBdr>
                                                                      <w:divsChild>
                                                                        <w:div w:id="585726997">
                                                                          <w:marLeft w:val="0"/>
                                                                          <w:marRight w:val="0"/>
                                                                          <w:marTop w:val="0"/>
                                                                          <w:marBottom w:val="0"/>
                                                                          <w:divBdr>
                                                                            <w:top w:val="none" w:sz="0" w:space="0" w:color="auto"/>
                                                                            <w:left w:val="none" w:sz="0" w:space="0" w:color="auto"/>
                                                                            <w:bottom w:val="none" w:sz="0" w:space="0" w:color="auto"/>
                                                                            <w:right w:val="none" w:sz="0" w:space="0" w:color="auto"/>
                                                                          </w:divBdr>
                                                                          <w:divsChild>
                                                                            <w:div w:id="856848223">
                                                                              <w:marLeft w:val="0"/>
                                                                              <w:marRight w:val="0"/>
                                                                              <w:marTop w:val="0"/>
                                                                              <w:marBottom w:val="0"/>
                                                                              <w:divBdr>
                                                                                <w:top w:val="none" w:sz="0" w:space="0" w:color="auto"/>
                                                                                <w:left w:val="none" w:sz="0" w:space="0" w:color="auto"/>
                                                                                <w:bottom w:val="none" w:sz="0" w:space="0" w:color="auto"/>
                                                                                <w:right w:val="none" w:sz="0" w:space="0" w:color="auto"/>
                                                                              </w:divBdr>
                                                                              <w:divsChild>
                                                                                <w:div w:id="624434816">
                                                                                  <w:marLeft w:val="0"/>
                                                                                  <w:marRight w:val="0"/>
                                                                                  <w:marTop w:val="0"/>
                                                                                  <w:marBottom w:val="0"/>
                                                                                  <w:divBdr>
                                                                                    <w:top w:val="none" w:sz="0" w:space="0" w:color="auto"/>
                                                                                    <w:left w:val="none" w:sz="0" w:space="0" w:color="auto"/>
                                                                                    <w:bottom w:val="none" w:sz="0" w:space="0" w:color="auto"/>
                                                                                    <w:right w:val="none" w:sz="0" w:space="0" w:color="auto"/>
                                                                                  </w:divBdr>
                                                                                  <w:divsChild>
                                                                                    <w:div w:id="2132744881">
                                                                                      <w:marLeft w:val="0"/>
                                                                                      <w:marRight w:val="0"/>
                                                                                      <w:marTop w:val="0"/>
                                                                                      <w:marBottom w:val="0"/>
                                                                                      <w:divBdr>
                                                                                        <w:top w:val="none" w:sz="0" w:space="0" w:color="auto"/>
                                                                                        <w:left w:val="none" w:sz="0" w:space="0" w:color="auto"/>
                                                                                        <w:bottom w:val="none" w:sz="0" w:space="0" w:color="auto"/>
                                                                                        <w:right w:val="none" w:sz="0" w:space="0" w:color="auto"/>
                                                                                      </w:divBdr>
                                                                                    </w:div>
                                                                                    <w:div w:id="2135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135644">
      <w:bodyDiv w:val="1"/>
      <w:marLeft w:val="0"/>
      <w:marRight w:val="0"/>
      <w:marTop w:val="0"/>
      <w:marBottom w:val="0"/>
      <w:divBdr>
        <w:top w:val="none" w:sz="0" w:space="0" w:color="auto"/>
        <w:left w:val="none" w:sz="0" w:space="0" w:color="auto"/>
        <w:bottom w:val="none" w:sz="0" w:space="0" w:color="auto"/>
        <w:right w:val="none" w:sz="0" w:space="0" w:color="auto"/>
      </w:divBdr>
    </w:div>
    <w:div w:id="940992410">
      <w:bodyDiv w:val="1"/>
      <w:marLeft w:val="0"/>
      <w:marRight w:val="0"/>
      <w:marTop w:val="0"/>
      <w:marBottom w:val="0"/>
      <w:divBdr>
        <w:top w:val="none" w:sz="0" w:space="0" w:color="auto"/>
        <w:left w:val="none" w:sz="0" w:space="0" w:color="auto"/>
        <w:bottom w:val="none" w:sz="0" w:space="0" w:color="auto"/>
        <w:right w:val="none" w:sz="0" w:space="0" w:color="auto"/>
      </w:divBdr>
    </w:div>
    <w:div w:id="1033847652">
      <w:bodyDiv w:val="1"/>
      <w:marLeft w:val="0"/>
      <w:marRight w:val="0"/>
      <w:marTop w:val="0"/>
      <w:marBottom w:val="0"/>
      <w:divBdr>
        <w:top w:val="none" w:sz="0" w:space="0" w:color="auto"/>
        <w:left w:val="none" w:sz="0" w:space="0" w:color="auto"/>
        <w:bottom w:val="none" w:sz="0" w:space="0" w:color="auto"/>
        <w:right w:val="none" w:sz="0" w:space="0" w:color="auto"/>
      </w:divBdr>
      <w:divsChild>
        <w:div w:id="421336000">
          <w:marLeft w:val="0"/>
          <w:marRight w:val="0"/>
          <w:marTop w:val="0"/>
          <w:marBottom w:val="0"/>
          <w:divBdr>
            <w:top w:val="none" w:sz="0" w:space="0" w:color="auto"/>
            <w:left w:val="none" w:sz="0" w:space="0" w:color="auto"/>
            <w:bottom w:val="none" w:sz="0" w:space="0" w:color="auto"/>
            <w:right w:val="none" w:sz="0" w:space="0" w:color="auto"/>
          </w:divBdr>
          <w:divsChild>
            <w:div w:id="154103816">
              <w:marLeft w:val="0"/>
              <w:marRight w:val="0"/>
              <w:marTop w:val="0"/>
              <w:marBottom w:val="0"/>
              <w:divBdr>
                <w:top w:val="none" w:sz="0" w:space="0" w:color="auto"/>
                <w:left w:val="none" w:sz="0" w:space="0" w:color="auto"/>
                <w:bottom w:val="none" w:sz="0" w:space="0" w:color="auto"/>
                <w:right w:val="none" w:sz="0" w:space="0" w:color="auto"/>
              </w:divBdr>
              <w:divsChild>
                <w:div w:id="38752405">
                  <w:marLeft w:val="0"/>
                  <w:marRight w:val="0"/>
                  <w:marTop w:val="0"/>
                  <w:marBottom w:val="0"/>
                  <w:divBdr>
                    <w:top w:val="none" w:sz="0" w:space="0" w:color="auto"/>
                    <w:left w:val="none" w:sz="0" w:space="0" w:color="auto"/>
                    <w:bottom w:val="none" w:sz="0" w:space="0" w:color="auto"/>
                    <w:right w:val="none" w:sz="0" w:space="0" w:color="auto"/>
                  </w:divBdr>
                  <w:divsChild>
                    <w:div w:id="140273488">
                      <w:marLeft w:val="0"/>
                      <w:marRight w:val="0"/>
                      <w:marTop w:val="0"/>
                      <w:marBottom w:val="150"/>
                      <w:divBdr>
                        <w:top w:val="none" w:sz="0" w:space="0" w:color="auto"/>
                        <w:left w:val="none" w:sz="0" w:space="0" w:color="auto"/>
                        <w:bottom w:val="none" w:sz="0" w:space="0" w:color="auto"/>
                        <w:right w:val="none" w:sz="0" w:space="0" w:color="auto"/>
                      </w:divBdr>
                      <w:divsChild>
                        <w:div w:id="966014269">
                          <w:marLeft w:val="0"/>
                          <w:marRight w:val="0"/>
                          <w:marTop w:val="0"/>
                          <w:marBottom w:val="0"/>
                          <w:divBdr>
                            <w:top w:val="none" w:sz="0" w:space="0" w:color="auto"/>
                            <w:left w:val="none" w:sz="0" w:space="0" w:color="auto"/>
                            <w:bottom w:val="none" w:sz="0" w:space="0" w:color="auto"/>
                            <w:right w:val="none" w:sz="0" w:space="0" w:color="auto"/>
                          </w:divBdr>
                          <w:divsChild>
                            <w:div w:id="1364407061">
                              <w:marLeft w:val="0"/>
                              <w:marRight w:val="0"/>
                              <w:marTop w:val="0"/>
                              <w:marBottom w:val="0"/>
                              <w:divBdr>
                                <w:top w:val="none" w:sz="0" w:space="0" w:color="auto"/>
                                <w:left w:val="none" w:sz="0" w:space="0" w:color="auto"/>
                                <w:bottom w:val="none" w:sz="0" w:space="0" w:color="auto"/>
                                <w:right w:val="none" w:sz="0" w:space="0" w:color="auto"/>
                              </w:divBdr>
                              <w:divsChild>
                                <w:div w:id="285083774">
                                  <w:marLeft w:val="0"/>
                                  <w:marRight w:val="0"/>
                                  <w:marTop w:val="0"/>
                                  <w:marBottom w:val="0"/>
                                  <w:divBdr>
                                    <w:top w:val="none" w:sz="0" w:space="0" w:color="auto"/>
                                    <w:left w:val="none" w:sz="0" w:space="0" w:color="auto"/>
                                    <w:bottom w:val="none" w:sz="0" w:space="0" w:color="auto"/>
                                    <w:right w:val="none" w:sz="0" w:space="0" w:color="auto"/>
                                  </w:divBdr>
                                  <w:divsChild>
                                    <w:div w:id="3489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49782">
      <w:bodyDiv w:val="1"/>
      <w:marLeft w:val="0"/>
      <w:marRight w:val="0"/>
      <w:marTop w:val="0"/>
      <w:marBottom w:val="0"/>
      <w:divBdr>
        <w:top w:val="none" w:sz="0" w:space="0" w:color="auto"/>
        <w:left w:val="none" w:sz="0" w:space="0" w:color="auto"/>
        <w:bottom w:val="none" w:sz="0" w:space="0" w:color="auto"/>
        <w:right w:val="none" w:sz="0" w:space="0" w:color="auto"/>
      </w:divBdr>
    </w:div>
    <w:div w:id="1066563090">
      <w:bodyDiv w:val="1"/>
      <w:marLeft w:val="0"/>
      <w:marRight w:val="0"/>
      <w:marTop w:val="0"/>
      <w:marBottom w:val="0"/>
      <w:divBdr>
        <w:top w:val="none" w:sz="0" w:space="0" w:color="auto"/>
        <w:left w:val="none" w:sz="0" w:space="0" w:color="auto"/>
        <w:bottom w:val="none" w:sz="0" w:space="0" w:color="auto"/>
        <w:right w:val="none" w:sz="0" w:space="0" w:color="auto"/>
      </w:divBdr>
    </w:div>
    <w:div w:id="1079867175">
      <w:bodyDiv w:val="1"/>
      <w:marLeft w:val="0"/>
      <w:marRight w:val="0"/>
      <w:marTop w:val="0"/>
      <w:marBottom w:val="0"/>
      <w:divBdr>
        <w:top w:val="none" w:sz="0" w:space="0" w:color="auto"/>
        <w:left w:val="none" w:sz="0" w:space="0" w:color="auto"/>
        <w:bottom w:val="none" w:sz="0" w:space="0" w:color="auto"/>
        <w:right w:val="none" w:sz="0" w:space="0" w:color="auto"/>
      </w:divBdr>
    </w:div>
    <w:div w:id="1229917435">
      <w:bodyDiv w:val="1"/>
      <w:marLeft w:val="0"/>
      <w:marRight w:val="0"/>
      <w:marTop w:val="0"/>
      <w:marBottom w:val="0"/>
      <w:divBdr>
        <w:top w:val="none" w:sz="0" w:space="0" w:color="auto"/>
        <w:left w:val="none" w:sz="0" w:space="0" w:color="auto"/>
        <w:bottom w:val="none" w:sz="0" w:space="0" w:color="auto"/>
        <w:right w:val="none" w:sz="0" w:space="0" w:color="auto"/>
      </w:divBdr>
    </w:div>
    <w:div w:id="1310014339">
      <w:bodyDiv w:val="1"/>
      <w:marLeft w:val="0"/>
      <w:marRight w:val="0"/>
      <w:marTop w:val="0"/>
      <w:marBottom w:val="0"/>
      <w:divBdr>
        <w:top w:val="none" w:sz="0" w:space="0" w:color="auto"/>
        <w:left w:val="none" w:sz="0" w:space="0" w:color="auto"/>
        <w:bottom w:val="none" w:sz="0" w:space="0" w:color="auto"/>
        <w:right w:val="none" w:sz="0" w:space="0" w:color="auto"/>
      </w:divBdr>
    </w:div>
    <w:div w:id="1371494699">
      <w:bodyDiv w:val="1"/>
      <w:marLeft w:val="0"/>
      <w:marRight w:val="0"/>
      <w:marTop w:val="0"/>
      <w:marBottom w:val="0"/>
      <w:divBdr>
        <w:top w:val="none" w:sz="0" w:space="0" w:color="auto"/>
        <w:left w:val="none" w:sz="0" w:space="0" w:color="auto"/>
        <w:bottom w:val="none" w:sz="0" w:space="0" w:color="auto"/>
        <w:right w:val="none" w:sz="0" w:space="0" w:color="auto"/>
      </w:divBdr>
    </w:div>
    <w:div w:id="1374647431">
      <w:bodyDiv w:val="1"/>
      <w:marLeft w:val="0"/>
      <w:marRight w:val="0"/>
      <w:marTop w:val="0"/>
      <w:marBottom w:val="0"/>
      <w:divBdr>
        <w:top w:val="none" w:sz="0" w:space="0" w:color="auto"/>
        <w:left w:val="none" w:sz="0" w:space="0" w:color="auto"/>
        <w:bottom w:val="none" w:sz="0" w:space="0" w:color="auto"/>
        <w:right w:val="none" w:sz="0" w:space="0" w:color="auto"/>
      </w:divBdr>
    </w:div>
    <w:div w:id="1410616634">
      <w:bodyDiv w:val="1"/>
      <w:marLeft w:val="0"/>
      <w:marRight w:val="0"/>
      <w:marTop w:val="0"/>
      <w:marBottom w:val="0"/>
      <w:divBdr>
        <w:top w:val="none" w:sz="0" w:space="0" w:color="auto"/>
        <w:left w:val="none" w:sz="0" w:space="0" w:color="auto"/>
        <w:bottom w:val="none" w:sz="0" w:space="0" w:color="auto"/>
        <w:right w:val="none" w:sz="0" w:space="0" w:color="auto"/>
      </w:divBdr>
    </w:div>
    <w:div w:id="1452896036">
      <w:bodyDiv w:val="1"/>
      <w:marLeft w:val="0"/>
      <w:marRight w:val="0"/>
      <w:marTop w:val="0"/>
      <w:marBottom w:val="0"/>
      <w:divBdr>
        <w:top w:val="none" w:sz="0" w:space="0" w:color="auto"/>
        <w:left w:val="none" w:sz="0" w:space="0" w:color="auto"/>
        <w:bottom w:val="none" w:sz="0" w:space="0" w:color="auto"/>
        <w:right w:val="none" w:sz="0" w:space="0" w:color="auto"/>
      </w:divBdr>
    </w:div>
    <w:div w:id="1510440513">
      <w:bodyDiv w:val="1"/>
      <w:marLeft w:val="0"/>
      <w:marRight w:val="0"/>
      <w:marTop w:val="0"/>
      <w:marBottom w:val="0"/>
      <w:divBdr>
        <w:top w:val="none" w:sz="0" w:space="0" w:color="auto"/>
        <w:left w:val="none" w:sz="0" w:space="0" w:color="auto"/>
        <w:bottom w:val="none" w:sz="0" w:space="0" w:color="auto"/>
        <w:right w:val="none" w:sz="0" w:space="0" w:color="auto"/>
      </w:divBdr>
    </w:div>
    <w:div w:id="1604457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4756">
          <w:marLeft w:val="0"/>
          <w:marRight w:val="0"/>
          <w:marTop w:val="0"/>
          <w:marBottom w:val="0"/>
          <w:divBdr>
            <w:top w:val="none" w:sz="0" w:space="0" w:color="auto"/>
            <w:left w:val="none" w:sz="0" w:space="0" w:color="auto"/>
            <w:bottom w:val="none" w:sz="0" w:space="0" w:color="auto"/>
            <w:right w:val="none" w:sz="0" w:space="0" w:color="auto"/>
          </w:divBdr>
        </w:div>
        <w:div w:id="1220633259">
          <w:marLeft w:val="0"/>
          <w:marRight w:val="0"/>
          <w:marTop w:val="0"/>
          <w:marBottom w:val="0"/>
          <w:divBdr>
            <w:top w:val="none" w:sz="0" w:space="0" w:color="auto"/>
            <w:left w:val="none" w:sz="0" w:space="0" w:color="auto"/>
            <w:bottom w:val="none" w:sz="0" w:space="0" w:color="auto"/>
            <w:right w:val="none" w:sz="0" w:space="0" w:color="auto"/>
          </w:divBdr>
        </w:div>
      </w:divsChild>
    </w:div>
    <w:div w:id="1618027817">
      <w:bodyDiv w:val="1"/>
      <w:marLeft w:val="0"/>
      <w:marRight w:val="0"/>
      <w:marTop w:val="0"/>
      <w:marBottom w:val="0"/>
      <w:divBdr>
        <w:top w:val="none" w:sz="0" w:space="0" w:color="auto"/>
        <w:left w:val="none" w:sz="0" w:space="0" w:color="auto"/>
        <w:bottom w:val="none" w:sz="0" w:space="0" w:color="auto"/>
        <w:right w:val="none" w:sz="0" w:space="0" w:color="auto"/>
      </w:divBdr>
    </w:div>
    <w:div w:id="1650786526">
      <w:bodyDiv w:val="1"/>
      <w:marLeft w:val="0"/>
      <w:marRight w:val="0"/>
      <w:marTop w:val="0"/>
      <w:marBottom w:val="0"/>
      <w:divBdr>
        <w:top w:val="none" w:sz="0" w:space="0" w:color="auto"/>
        <w:left w:val="none" w:sz="0" w:space="0" w:color="auto"/>
        <w:bottom w:val="none" w:sz="0" w:space="0" w:color="auto"/>
        <w:right w:val="none" w:sz="0" w:space="0" w:color="auto"/>
      </w:divBdr>
    </w:div>
    <w:div w:id="1685980015">
      <w:bodyDiv w:val="1"/>
      <w:marLeft w:val="0"/>
      <w:marRight w:val="0"/>
      <w:marTop w:val="0"/>
      <w:marBottom w:val="0"/>
      <w:divBdr>
        <w:top w:val="none" w:sz="0" w:space="0" w:color="auto"/>
        <w:left w:val="none" w:sz="0" w:space="0" w:color="auto"/>
        <w:bottom w:val="none" w:sz="0" w:space="0" w:color="auto"/>
        <w:right w:val="none" w:sz="0" w:space="0" w:color="auto"/>
      </w:divBdr>
    </w:div>
    <w:div w:id="1791316303">
      <w:bodyDiv w:val="1"/>
      <w:marLeft w:val="0"/>
      <w:marRight w:val="0"/>
      <w:marTop w:val="0"/>
      <w:marBottom w:val="0"/>
      <w:divBdr>
        <w:top w:val="none" w:sz="0" w:space="0" w:color="auto"/>
        <w:left w:val="none" w:sz="0" w:space="0" w:color="auto"/>
        <w:bottom w:val="none" w:sz="0" w:space="0" w:color="auto"/>
        <w:right w:val="none" w:sz="0" w:space="0" w:color="auto"/>
      </w:divBdr>
    </w:div>
    <w:div w:id="1798797004">
      <w:bodyDiv w:val="1"/>
      <w:marLeft w:val="0"/>
      <w:marRight w:val="0"/>
      <w:marTop w:val="0"/>
      <w:marBottom w:val="0"/>
      <w:divBdr>
        <w:top w:val="none" w:sz="0" w:space="0" w:color="auto"/>
        <w:left w:val="none" w:sz="0" w:space="0" w:color="auto"/>
        <w:bottom w:val="none" w:sz="0" w:space="0" w:color="auto"/>
        <w:right w:val="none" w:sz="0" w:space="0" w:color="auto"/>
      </w:divBdr>
    </w:div>
    <w:div w:id="1803188580">
      <w:bodyDiv w:val="1"/>
      <w:marLeft w:val="0"/>
      <w:marRight w:val="0"/>
      <w:marTop w:val="0"/>
      <w:marBottom w:val="0"/>
      <w:divBdr>
        <w:top w:val="none" w:sz="0" w:space="0" w:color="auto"/>
        <w:left w:val="none" w:sz="0" w:space="0" w:color="auto"/>
        <w:bottom w:val="none" w:sz="0" w:space="0" w:color="auto"/>
        <w:right w:val="none" w:sz="0" w:space="0" w:color="auto"/>
      </w:divBdr>
    </w:div>
    <w:div w:id="1837500122">
      <w:bodyDiv w:val="1"/>
      <w:marLeft w:val="0"/>
      <w:marRight w:val="0"/>
      <w:marTop w:val="0"/>
      <w:marBottom w:val="0"/>
      <w:divBdr>
        <w:top w:val="none" w:sz="0" w:space="0" w:color="auto"/>
        <w:left w:val="none" w:sz="0" w:space="0" w:color="auto"/>
        <w:bottom w:val="none" w:sz="0" w:space="0" w:color="auto"/>
        <w:right w:val="none" w:sz="0" w:space="0" w:color="auto"/>
      </w:divBdr>
    </w:div>
    <w:div w:id="1867986559">
      <w:bodyDiv w:val="1"/>
      <w:marLeft w:val="0"/>
      <w:marRight w:val="0"/>
      <w:marTop w:val="0"/>
      <w:marBottom w:val="0"/>
      <w:divBdr>
        <w:top w:val="none" w:sz="0" w:space="0" w:color="auto"/>
        <w:left w:val="none" w:sz="0" w:space="0" w:color="auto"/>
        <w:bottom w:val="none" w:sz="0" w:space="0" w:color="auto"/>
        <w:right w:val="none" w:sz="0" w:space="0" w:color="auto"/>
      </w:divBdr>
    </w:div>
    <w:div w:id="1868910305">
      <w:bodyDiv w:val="1"/>
      <w:marLeft w:val="0"/>
      <w:marRight w:val="0"/>
      <w:marTop w:val="0"/>
      <w:marBottom w:val="0"/>
      <w:divBdr>
        <w:top w:val="none" w:sz="0" w:space="0" w:color="auto"/>
        <w:left w:val="none" w:sz="0" w:space="0" w:color="auto"/>
        <w:bottom w:val="none" w:sz="0" w:space="0" w:color="auto"/>
        <w:right w:val="none" w:sz="0" w:space="0" w:color="auto"/>
      </w:divBdr>
    </w:div>
    <w:div w:id="1914928235">
      <w:bodyDiv w:val="1"/>
      <w:marLeft w:val="0"/>
      <w:marRight w:val="0"/>
      <w:marTop w:val="0"/>
      <w:marBottom w:val="0"/>
      <w:divBdr>
        <w:top w:val="none" w:sz="0" w:space="0" w:color="auto"/>
        <w:left w:val="none" w:sz="0" w:space="0" w:color="auto"/>
        <w:bottom w:val="none" w:sz="0" w:space="0" w:color="auto"/>
        <w:right w:val="none" w:sz="0" w:space="0" w:color="auto"/>
      </w:divBdr>
    </w:div>
    <w:div w:id="2000576511">
      <w:bodyDiv w:val="1"/>
      <w:marLeft w:val="0"/>
      <w:marRight w:val="0"/>
      <w:marTop w:val="0"/>
      <w:marBottom w:val="0"/>
      <w:divBdr>
        <w:top w:val="none" w:sz="0" w:space="0" w:color="auto"/>
        <w:left w:val="none" w:sz="0" w:space="0" w:color="auto"/>
        <w:bottom w:val="none" w:sz="0" w:space="0" w:color="auto"/>
        <w:right w:val="none" w:sz="0" w:space="0" w:color="auto"/>
      </w:divBdr>
    </w:div>
    <w:div w:id="2049186439">
      <w:bodyDiv w:val="1"/>
      <w:marLeft w:val="0"/>
      <w:marRight w:val="0"/>
      <w:marTop w:val="0"/>
      <w:marBottom w:val="0"/>
      <w:divBdr>
        <w:top w:val="none" w:sz="0" w:space="0" w:color="auto"/>
        <w:left w:val="none" w:sz="0" w:space="0" w:color="auto"/>
        <w:bottom w:val="none" w:sz="0" w:space="0" w:color="auto"/>
        <w:right w:val="none" w:sz="0" w:space="0" w:color="auto"/>
      </w:divBdr>
      <w:divsChild>
        <w:div w:id="168718633">
          <w:marLeft w:val="0"/>
          <w:marRight w:val="0"/>
          <w:marTop w:val="0"/>
          <w:marBottom w:val="0"/>
          <w:divBdr>
            <w:top w:val="none" w:sz="0" w:space="0" w:color="auto"/>
            <w:left w:val="none" w:sz="0" w:space="0" w:color="auto"/>
            <w:bottom w:val="none" w:sz="0" w:space="0" w:color="auto"/>
            <w:right w:val="none" w:sz="0" w:space="0" w:color="auto"/>
          </w:divBdr>
        </w:div>
        <w:div w:id="1533767471">
          <w:marLeft w:val="0"/>
          <w:marRight w:val="0"/>
          <w:marTop w:val="0"/>
          <w:marBottom w:val="0"/>
          <w:divBdr>
            <w:top w:val="none" w:sz="0" w:space="0" w:color="auto"/>
            <w:left w:val="none" w:sz="0" w:space="0" w:color="auto"/>
            <w:bottom w:val="none" w:sz="0" w:space="0" w:color="auto"/>
            <w:right w:val="none" w:sz="0" w:space="0" w:color="auto"/>
          </w:divBdr>
        </w:div>
      </w:divsChild>
    </w:div>
    <w:div w:id="2061660816">
      <w:bodyDiv w:val="1"/>
      <w:marLeft w:val="0"/>
      <w:marRight w:val="0"/>
      <w:marTop w:val="0"/>
      <w:marBottom w:val="0"/>
      <w:divBdr>
        <w:top w:val="none" w:sz="0" w:space="0" w:color="auto"/>
        <w:left w:val="none" w:sz="0" w:space="0" w:color="auto"/>
        <w:bottom w:val="none" w:sz="0" w:space="0" w:color="auto"/>
        <w:right w:val="none" w:sz="0" w:space="0" w:color="auto"/>
      </w:divBdr>
      <w:divsChild>
        <w:div w:id="130907867">
          <w:marLeft w:val="0"/>
          <w:marRight w:val="0"/>
          <w:marTop w:val="0"/>
          <w:marBottom w:val="0"/>
          <w:divBdr>
            <w:top w:val="none" w:sz="0" w:space="0" w:color="auto"/>
            <w:left w:val="none" w:sz="0" w:space="0" w:color="auto"/>
            <w:bottom w:val="none" w:sz="0" w:space="0" w:color="auto"/>
            <w:right w:val="none" w:sz="0" w:space="0" w:color="auto"/>
          </w:divBdr>
          <w:divsChild>
            <w:div w:id="782385026">
              <w:marLeft w:val="0"/>
              <w:marRight w:val="0"/>
              <w:marTop w:val="0"/>
              <w:marBottom w:val="0"/>
              <w:divBdr>
                <w:top w:val="none" w:sz="0" w:space="0" w:color="auto"/>
                <w:left w:val="none" w:sz="0" w:space="0" w:color="auto"/>
                <w:bottom w:val="none" w:sz="0" w:space="0" w:color="auto"/>
                <w:right w:val="none" w:sz="0" w:space="0" w:color="auto"/>
              </w:divBdr>
              <w:divsChild>
                <w:div w:id="962736539">
                  <w:marLeft w:val="0"/>
                  <w:marRight w:val="0"/>
                  <w:marTop w:val="0"/>
                  <w:marBottom w:val="0"/>
                  <w:divBdr>
                    <w:top w:val="none" w:sz="0" w:space="0" w:color="auto"/>
                    <w:left w:val="none" w:sz="0" w:space="0" w:color="auto"/>
                    <w:bottom w:val="none" w:sz="0" w:space="0" w:color="auto"/>
                    <w:right w:val="none" w:sz="0" w:space="0" w:color="auto"/>
                  </w:divBdr>
                  <w:divsChild>
                    <w:div w:id="1527056306">
                      <w:marLeft w:val="0"/>
                      <w:marRight w:val="0"/>
                      <w:marTop w:val="0"/>
                      <w:marBottom w:val="150"/>
                      <w:divBdr>
                        <w:top w:val="none" w:sz="0" w:space="0" w:color="auto"/>
                        <w:left w:val="none" w:sz="0" w:space="0" w:color="auto"/>
                        <w:bottom w:val="none" w:sz="0" w:space="0" w:color="auto"/>
                        <w:right w:val="none" w:sz="0" w:space="0" w:color="auto"/>
                      </w:divBdr>
                      <w:divsChild>
                        <w:div w:id="1791389469">
                          <w:marLeft w:val="0"/>
                          <w:marRight w:val="0"/>
                          <w:marTop w:val="0"/>
                          <w:marBottom w:val="0"/>
                          <w:divBdr>
                            <w:top w:val="none" w:sz="0" w:space="0" w:color="auto"/>
                            <w:left w:val="none" w:sz="0" w:space="0" w:color="auto"/>
                            <w:bottom w:val="none" w:sz="0" w:space="0" w:color="auto"/>
                            <w:right w:val="none" w:sz="0" w:space="0" w:color="auto"/>
                          </w:divBdr>
                          <w:divsChild>
                            <w:div w:id="1651709015">
                              <w:marLeft w:val="0"/>
                              <w:marRight w:val="0"/>
                              <w:marTop w:val="0"/>
                              <w:marBottom w:val="0"/>
                              <w:divBdr>
                                <w:top w:val="none" w:sz="0" w:space="0" w:color="auto"/>
                                <w:left w:val="none" w:sz="0" w:space="0" w:color="auto"/>
                                <w:bottom w:val="none" w:sz="0" w:space="0" w:color="auto"/>
                                <w:right w:val="none" w:sz="0" w:space="0" w:color="auto"/>
                              </w:divBdr>
                              <w:divsChild>
                                <w:div w:id="144585744">
                                  <w:marLeft w:val="0"/>
                                  <w:marRight w:val="0"/>
                                  <w:marTop w:val="0"/>
                                  <w:marBottom w:val="0"/>
                                  <w:divBdr>
                                    <w:top w:val="none" w:sz="0" w:space="0" w:color="auto"/>
                                    <w:left w:val="none" w:sz="0" w:space="0" w:color="auto"/>
                                    <w:bottom w:val="none" w:sz="0" w:space="0" w:color="auto"/>
                                    <w:right w:val="none" w:sz="0" w:space="0" w:color="auto"/>
                                  </w:divBdr>
                                  <w:divsChild>
                                    <w:div w:id="7695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2155">
      <w:bodyDiv w:val="1"/>
      <w:marLeft w:val="0"/>
      <w:marRight w:val="0"/>
      <w:marTop w:val="0"/>
      <w:marBottom w:val="0"/>
      <w:divBdr>
        <w:top w:val="none" w:sz="0" w:space="0" w:color="auto"/>
        <w:left w:val="none" w:sz="0" w:space="0" w:color="auto"/>
        <w:bottom w:val="none" w:sz="0" w:space="0" w:color="auto"/>
        <w:right w:val="none" w:sz="0" w:space="0" w:color="auto"/>
      </w:divBdr>
    </w:div>
    <w:div w:id="213794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l.coupek@psas.cz"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chal.palinkas@actlegal-rh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4D5ECE-B74B-431A-B375-7BD3194853D3}">
  <we:reference id="a4f645c4-dfcd-49f7-84b1-ecbce49040a8"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9505A-3AFF-4942-BF35-957E6E849F31}">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307</ns0:TotalTime>
  <ns0:Pages>32</ns0:Pages>
  <ns0:Words>9608</ns0:Words>
  <ns0:Characters>60726</ns0:Characters>
  <ns0:Application>Microsoft Office Word</ns0:Application>
  <ns0:DocSecurity>0</ns0:DocSecurity>
  <ns0:Lines>1124</ns0:Lines>
  <ns0:Paragraphs>388</ns0:Paragraphs>
  <ns0:ScaleCrop>false</ns0:ScaleCrop>
  <ns0:HeadingPairs>
    <ns1:vector size="4" baseType="variant">
      <ns1:variant>
        <ns1:lpstr>Title</ns1:lpstr>
      </ns1:variant>
      <ns1:variant>
        <ns1:i4>1</ns1:i4>
      </ns1:variant>
      <ns1:variant>
        <ns1:lpstr>Název</ns1:lpstr>
      </ns1:variant>
      <ns1:variant>
        <ns1:i4>1</ns1:i4>
      </ns1:variant>
    </ns1:vector>
  </ns0:HeadingPairs>
  <ns0:TitlesOfParts>
    <ns1:vector size="2" baseType="lpstr">
      <ns1:lpstr/>
      <ns1:lpstr/>
    </ns1:vector>
  </ns0:TitlesOfParts>
  <ns0:Company/>
  <ns0:LinksUpToDate>false</ns0:LinksUpToDate>
  <ns0:CharactersWithSpaces>69946</ns0:CharactersWithSpaces>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creator/>
  <ns0:lastModifiedBy/>
  <ns0:revision>17</ns0:revision>
  <ns0:lastPrinted>2022-05-27T08:31:00Z</ns0:lastPrinted>
  <ns2:created xsi:type="dcterms:W3CDTF">2022-05-23T15:05:00Z</ns2:created>
  <ns2:modified xsi:type="dcterms:W3CDTF">2026-01-20T16:19:00Z</ns2:modified>
</ns0:coreProperties>
</file>